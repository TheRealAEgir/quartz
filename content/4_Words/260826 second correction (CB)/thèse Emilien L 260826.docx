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Arial" w:eastAsiaTheme="minorHAnsi" w:hAnsi="Arial" w:cstheme="minorBidi"/>
          <w:color w:val="auto"/>
          <w:sz w:val="24"/>
          <w:szCs w:val="22"/>
          <w:lang w:val="fr-FR" w:eastAsia="en-US"/>
        </w:rPr>
        <w:id w:val="-62027721"/>
        <w:docPartObj>
          <w:docPartGallery w:val="Table of Contents"/>
          <w:docPartUnique/>
        </w:docPartObj>
      </w:sdtPr>
      <w:sdtEndPr>
        <w:rPr>
          <w:b/>
          <w:bCs/>
        </w:rPr>
      </w:sdtEndPr>
      <w:sdtContent>
        <w:p w14:paraId="038C129C" w14:textId="1BD965E8" w:rsidR="00B359EA" w:rsidRDefault="00B359EA">
          <w:pPr>
            <w:pStyle w:val="En-ttedetabledesmatires"/>
          </w:pPr>
          <w:r>
            <w:rPr>
              <w:lang w:val="fr-FR"/>
            </w:rPr>
            <w:t>Table des matières</w:t>
          </w:r>
        </w:p>
        <w:p w14:paraId="760885E2" w14:textId="15758BAF" w:rsidR="00B1264C" w:rsidRDefault="00B359EA">
          <w:pPr>
            <w:pStyle w:val="TM1"/>
            <w:tabs>
              <w:tab w:val="right" w:leader="dot" w:pos="9062"/>
            </w:tabs>
            <w:rPr>
              <w:ins w:id="0" w:author="LALOY Emilien" w:date="2026-08-20T16:56:00Z"/>
              <w:rFonts w:asciiTheme="minorHAnsi" w:eastAsiaTheme="minorEastAsia" w:hAnsiTheme="minorHAnsi"/>
              <w:noProof/>
              <w:lang w:eastAsia="en-GB"/>
            </w:rPr>
          </w:pPr>
          <w:r>
            <w:fldChar w:fldCharType="begin"/>
          </w:r>
          <w:r>
            <w:instrText xml:space="preserve"> TOC \o "1-3" \h \z \u </w:instrText>
          </w:r>
          <w:r>
            <w:fldChar w:fldCharType="separate"/>
          </w:r>
          <w:ins w:id="1" w:author="LALOY Emilien" w:date="2026-08-20T16:56:00Z">
            <w:r w:rsidR="00B1264C" w:rsidRPr="00321CEA">
              <w:rPr>
                <w:rStyle w:val="Lienhypertexte"/>
                <w:noProof/>
              </w:rPr>
              <w:fldChar w:fldCharType="begin"/>
            </w:r>
            <w:r w:rsidR="00B1264C" w:rsidRPr="00321CEA">
              <w:rPr>
                <w:rStyle w:val="Lienhypertexte"/>
                <w:noProof/>
              </w:rPr>
              <w:instrText xml:space="preserve"> </w:instrText>
            </w:r>
            <w:r w:rsidR="00B1264C">
              <w:rPr>
                <w:noProof/>
              </w:rPr>
              <w:instrText>HYPERLINK \l "_Toc238137456"</w:instrText>
            </w:r>
            <w:r w:rsidR="00B1264C" w:rsidRPr="00321CEA">
              <w:rPr>
                <w:rStyle w:val="Lienhypertexte"/>
                <w:noProof/>
              </w:rPr>
              <w:instrText xml:space="preserve"> </w:instrText>
            </w:r>
            <w:r w:rsidR="00B1264C" w:rsidRPr="00321CEA">
              <w:rPr>
                <w:rStyle w:val="Lienhypertexte"/>
                <w:noProof/>
              </w:rPr>
              <w:fldChar w:fldCharType="separate"/>
            </w:r>
            <w:r w:rsidR="00B1264C" w:rsidRPr="00321CEA">
              <w:rPr>
                <w:rStyle w:val="Lienhypertexte"/>
                <w:rFonts w:eastAsia="Times New Roman"/>
                <w:noProof/>
                <w:lang w:val="fr-FR" w:eastAsia="en-GB"/>
              </w:rPr>
              <w:t>Préface - La réponse immunitaire adaptative</w:t>
            </w:r>
            <w:r w:rsidR="00B1264C">
              <w:rPr>
                <w:noProof/>
                <w:webHidden/>
              </w:rPr>
              <w:tab/>
            </w:r>
            <w:r w:rsidR="00B1264C">
              <w:rPr>
                <w:noProof/>
                <w:webHidden/>
              </w:rPr>
              <w:fldChar w:fldCharType="begin"/>
            </w:r>
            <w:r w:rsidR="00B1264C">
              <w:rPr>
                <w:noProof/>
                <w:webHidden/>
              </w:rPr>
              <w:instrText xml:space="preserve"> PAGEREF _Toc238137456 \h </w:instrText>
            </w:r>
          </w:ins>
          <w:r w:rsidR="00B1264C">
            <w:rPr>
              <w:noProof/>
              <w:webHidden/>
            </w:rPr>
          </w:r>
          <w:r w:rsidR="00B1264C">
            <w:rPr>
              <w:noProof/>
              <w:webHidden/>
            </w:rPr>
            <w:fldChar w:fldCharType="separate"/>
          </w:r>
          <w:ins w:id="2" w:author="LALOY Emilien" w:date="2026-08-20T16:56:00Z">
            <w:r w:rsidR="00B1264C">
              <w:rPr>
                <w:noProof/>
                <w:webHidden/>
              </w:rPr>
              <w:t>4</w:t>
            </w:r>
            <w:r w:rsidR="00B1264C">
              <w:rPr>
                <w:noProof/>
                <w:webHidden/>
              </w:rPr>
              <w:fldChar w:fldCharType="end"/>
            </w:r>
            <w:r w:rsidR="00B1264C" w:rsidRPr="00321CEA">
              <w:rPr>
                <w:rStyle w:val="Lienhypertexte"/>
                <w:noProof/>
              </w:rPr>
              <w:fldChar w:fldCharType="end"/>
            </w:r>
          </w:ins>
        </w:p>
        <w:p w14:paraId="400514B4" w14:textId="660E66D2" w:rsidR="00B1264C" w:rsidRDefault="00B1264C">
          <w:pPr>
            <w:pStyle w:val="TM2"/>
            <w:tabs>
              <w:tab w:val="right" w:leader="dot" w:pos="9062"/>
            </w:tabs>
            <w:rPr>
              <w:ins w:id="3" w:author="LALOY Emilien" w:date="2026-08-20T16:56:00Z"/>
              <w:rFonts w:asciiTheme="minorHAnsi" w:eastAsiaTheme="minorEastAsia" w:hAnsiTheme="minorHAnsi"/>
              <w:noProof/>
              <w:lang w:eastAsia="en-GB"/>
            </w:rPr>
          </w:pPr>
          <w:ins w:id="4"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"_Toc238137457"</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0. Le système immunitaire</w:t>
            </w:r>
            <w:r>
              <w:rPr>
                <w:noProof/>
                <w:webHidden/>
              </w:rPr>
              <w:tab/>
            </w:r>
            <w:r>
              <w:rPr>
                <w:noProof/>
                <w:webHidden/>
              </w:rPr>
              <w:fldChar w:fldCharType="begin"/>
            </w:r>
            <w:r>
              <w:rPr>
                <w:noProof/>
                <w:webHidden/>
              </w:rPr>
              <w:instrText xml:space="preserve"> PAGEREF _Toc238137457 \h </w:instrText>
            </w:r>
          </w:ins>
          <w:r>
            <w:rPr>
              <w:noProof/>
              <w:webHidden/>
            </w:rPr>
          </w:r>
          <w:r>
            <w:rPr>
              <w:noProof/>
              <w:webHidden/>
            </w:rPr>
            <w:fldChar w:fldCharType="separate"/>
          </w:r>
          <w:ins w:id="5" w:author="LALOY Emilien" w:date="2026-08-20T16:56:00Z">
            <w:r>
              <w:rPr>
                <w:noProof/>
                <w:webHidden/>
              </w:rPr>
              <w:t>4</w:t>
            </w:r>
            <w:r>
              <w:rPr>
                <w:noProof/>
                <w:webHidden/>
              </w:rPr>
              <w:fldChar w:fldCharType="end"/>
            </w:r>
            <w:r w:rsidRPr="00321CEA">
              <w:rPr>
                <w:rStyle w:val="Lienhypertexte"/>
                <w:noProof/>
              </w:rPr>
              <w:fldChar w:fldCharType="end"/>
            </w:r>
          </w:ins>
        </w:p>
        <w:p w14:paraId="1DF822EC" w14:textId="1A99500A" w:rsidR="00B1264C" w:rsidRDefault="00B1264C">
          <w:pPr>
            <w:pStyle w:val="TM2"/>
            <w:tabs>
              <w:tab w:val="right" w:leader="dot" w:pos="9062"/>
            </w:tabs>
            <w:rPr>
              <w:ins w:id="6" w:author="LALOY Emilien" w:date="2026-08-20T16:56:00Z"/>
              <w:rFonts w:asciiTheme="minorHAnsi" w:eastAsiaTheme="minorEastAsia" w:hAnsiTheme="minorHAnsi"/>
              <w:noProof/>
              <w:lang w:eastAsia="en-GB"/>
            </w:rPr>
          </w:pPr>
          <w:ins w:id="7"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"_Toc238137458"</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0.1 Le système immunitaire inné</w:t>
            </w:r>
            <w:r>
              <w:rPr>
                <w:noProof/>
                <w:webHidden/>
              </w:rPr>
              <w:tab/>
            </w:r>
            <w:r>
              <w:rPr>
                <w:noProof/>
                <w:webHidden/>
              </w:rPr>
              <w:fldChar w:fldCharType="begin"/>
            </w:r>
            <w:r>
              <w:rPr>
                <w:noProof/>
                <w:webHidden/>
              </w:rPr>
              <w:instrText xml:space="preserve"> PAGEREF _Toc238137458 \h </w:instrText>
            </w:r>
          </w:ins>
          <w:r>
            <w:rPr>
              <w:noProof/>
              <w:webHidden/>
            </w:rPr>
          </w:r>
          <w:r>
            <w:rPr>
              <w:noProof/>
              <w:webHidden/>
            </w:rPr>
            <w:fldChar w:fldCharType="separate"/>
          </w:r>
          <w:ins w:id="8" w:author="LALOY Emilien" w:date="2026-08-20T16:56:00Z">
            <w:r>
              <w:rPr>
                <w:noProof/>
                <w:webHidden/>
              </w:rPr>
              <w:t>4</w:t>
            </w:r>
            <w:r>
              <w:rPr>
                <w:noProof/>
                <w:webHidden/>
              </w:rPr>
              <w:fldChar w:fldCharType="end"/>
            </w:r>
            <w:r w:rsidRPr="00321CEA">
              <w:rPr>
                <w:rStyle w:val="Lienhypertexte"/>
                <w:noProof/>
              </w:rPr>
              <w:fldChar w:fldCharType="end"/>
            </w:r>
          </w:ins>
        </w:p>
        <w:p w14:paraId="53606FEE" w14:textId="3F0FA15C" w:rsidR="00B1264C" w:rsidRDefault="00B1264C">
          <w:pPr>
            <w:pStyle w:val="TM2"/>
            <w:tabs>
              <w:tab w:val="right" w:leader="dot" w:pos="9062"/>
            </w:tabs>
            <w:rPr>
              <w:ins w:id="9" w:author="LALOY Emilien" w:date="2026-08-20T16:56:00Z"/>
              <w:rFonts w:asciiTheme="minorHAnsi" w:eastAsiaTheme="minorEastAsia" w:hAnsiTheme="minorHAnsi"/>
              <w:noProof/>
              <w:lang w:eastAsia="en-GB"/>
            </w:rPr>
          </w:pPr>
          <w:ins w:id="10"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"_Toc238137459"</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0.2. Le système immunitaire adaptatif</w:t>
            </w:r>
            <w:r>
              <w:rPr>
                <w:noProof/>
                <w:webHidden/>
              </w:rPr>
              <w:tab/>
            </w:r>
            <w:r>
              <w:rPr>
                <w:noProof/>
                <w:webHidden/>
              </w:rPr>
              <w:fldChar w:fldCharType="begin"/>
            </w:r>
            <w:r>
              <w:rPr>
                <w:noProof/>
                <w:webHidden/>
              </w:rPr>
              <w:instrText xml:space="preserve"> PAGEREF _Toc238137459 \h </w:instrText>
            </w:r>
          </w:ins>
          <w:r>
            <w:rPr>
              <w:noProof/>
              <w:webHidden/>
            </w:rPr>
          </w:r>
          <w:r>
            <w:rPr>
              <w:noProof/>
              <w:webHidden/>
            </w:rPr>
            <w:fldChar w:fldCharType="separate"/>
          </w:r>
          <w:ins w:id="11" w:author="LALOY Emilien" w:date="2026-08-20T16:56:00Z">
            <w:r>
              <w:rPr>
                <w:noProof/>
                <w:webHidden/>
              </w:rPr>
              <w:t>5</w:t>
            </w:r>
            <w:r>
              <w:rPr>
                <w:noProof/>
                <w:webHidden/>
              </w:rPr>
              <w:fldChar w:fldCharType="end"/>
            </w:r>
            <w:r w:rsidRPr="00321CEA">
              <w:rPr>
                <w:rStyle w:val="Lienhypertexte"/>
                <w:noProof/>
              </w:rPr>
              <w:fldChar w:fldCharType="end"/>
            </w:r>
          </w:ins>
        </w:p>
        <w:p w14:paraId="35B2E024" w14:textId="13760399" w:rsidR="00B1264C" w:rsidRDefault="00B1264C">
          <w:pPr>
            <w:pStyle w:val="TM2"/>
            <w:tabs>
              <w:tab w:val="right" w:leader="dot" w:pos="9062"/>
            </w:tabs>
            <w:rPr>
              <w:ins w:id="12" w:author="LALOY Emilien" w:date="2026-08-20T16:56:00Z"/>
              <w:rFonts w:asciiTheme="minorHAnsi" w:eastAsiaTheme="minorEastAsia" w:hAnsiTheme="minorHAnsi"/>
              <w:noProof/>
              <w:lang w:eastAsia="en-GB"/>
            </w:rPr>
          </w:pPr>
          <w:ins w:id="13"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"_Toc238137460"</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0.2.1 La génération des lymphocytes</w:t>
            </w:r>
            <w:r>
              <w:rPr>
                <w:noProof/>
                <w:webHidden/>
              </w:rPr>
              <w:tab/>
            </w:r>
            <w:r>
              <w:rPr>
                <w:noProof/>
                <w:webHidden/>
              </w:rPr>
              <w:fldChar w:fldCharType="begin"/>
            </w:r>
            <w:r>
              <w:rPr>
                <w:noProof/>
                <w:webHidden/>
              </w:rPr>
              <w:instrText xml:space="preserve"> PAGEREF _Toc238137460 \h </w:instrText>
            </w:r>
          </w:ins>
          <w:r>
            <w:rPr>
              <w:noProof/>
              <w:webHidden/>
            </w:rPr>
          </w:r>
          <w:r>
            <w:rPr>
              <w:noProof/>
              <w:webHidden/>
            </w:rPr>
            <w:fldChar w:fldCharType="separate"/>
          </w:r>
          <w:ins w:id="14" w:author="LALOY Emilien" w:date="2026-08-20T16:56:00Z">
            <w:r>
              <w:rPr>
                <w:noProof/>
                <w:webHidden/>
              </w:rPr>
              <w:t>6</w:t>
            </w:r>
            <w:r>
              <w:rPr>
                <w:noProof/>
                <w:webHidden/>
              </w:rPr>
              <w:fldChar w:fldCharType="end"/>
            </w:r>
            <w:r w:rsidRPr="00321CEA">
              <w:rPr>
                <w:rStyle w:val="Lienhypertexte"/>
                <w:noProof/>
              </w:rPr>
              <w:fldChar w:fldCharType="end"/>
            </w:r>
          </w:ins>
        </w:p>
        <w:p w14:paraId="2A4DA763" w14:textId="27D43652" w:rsidR="00B1264C" w:rsidRDefault="00B1264C">
          <w:pPr>
            <w:pStyle w:val="TM2"/>
            <w:tabs>
              <w:tab w:val="right" w:leader="dot" w:pos="9062"/>
            </w:tabs>
            <w:rPr>
              <w:ins w:id="15" w:author="LALOY Emilien" w:date="2026-08-20T16:56:00Z"/>
              <w:rFonts w:asciiTheme="minorHAnsi" w:eastAsiaTheme="minorEastAsia" w:hAnsiTheme="minorHAnsi"/>
              <w:noProof/>
              <w:lang w:eastAsia="en-GB"/>
            </w:rPr>
          </w:pPr>
          <w:ins w:id="16"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"_Toc238137461"</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0.2.2 Activation des lymphocytes T</w:t>
            </w:r>
            <w:r>
              <w:rPr>
                <w:noProof/>
                <w:webHidden/>
              </w:rPr>
              <w:tab/>
            </w:r>
            <w:r>
              <w:rPr>
                <w:noProof/>
                <w:webHidden/>
              </w:rPr>
              <w:fldChar w:fldCharType="begin"/>
            </w:r>
            <w:r>
              <w:rPr>
                <w:noProof/>
                <w:webHidden/>
              </w:rPr>
              <w:instrText xml:space="preserve"> PAGEREF _Toc238137461 \h </w:instrText>
            </w:r>
          </w:ins>
          <w:r>
            <w:rPr>
              <w:noProof/>
              <w:webHidden/>
            </w:rPr>
          </w:r>
          <w:r>
            <w:rPr>
              <w:noProof/>
              <w:webHidden/>
            </w:rPr>
            <w:fldChar w:fldCharType="separate"/>
          </w:r>
          <w:ins w:id="17" w:author="LALOY Emilien" w:date="2026-08-20T16:56:00Z">
            <w:r>
              <w:rPr>
                <w:noProof/>
                <w:webHidden/>
              </w:rPr>
              <w:t>6</w:t>
            </w:r>
            <w:r>
              <w:rPr>
                <w:noProof/>
                <w:webHidden/>
              </w:rPr>
              <w:fldChar w:fldCharType="end"/>
            </w:r>
            <w:r w:rsidRPr="00321CEA">
              <w:rPr>
                <w:rStyle w:val="Lienhypertexte"/>
                <w:noProof/>
              </w:rPr>
              <w:fldChar w:fldCharType="end"/>
            </w:r>
          </w:ins>
        </w:p>
        <w:p w14:paraId="001B406F" w14:textId="24CA351F" w:rsidR="00B1264C" w:rsidRDefault="00B1264C">
          <w:pPr>
            <w:pStyle w:val="TM2"/>
            <w:tabs>
              <w:tab w:val="right" w:leader="dot" w:pos="9062"/>
            </w:tabs>
            <w:rPr>
              <w:ins w:id="18" w:author="LALOY Emilien" w:date="2026-08-20T16:56:00Z"/>
              <w:rFonts w:asciiTheme="minorHAnsi" w:eastAsiaTheme="minorEastAsia" w:hAnsiTheme="minorHAnsi"/>
              <w:noProof/>
              <w:lang w:eastAsia="en-GB"/>
            </w:rPr>
          </w:pPr>
          <w:ins w:id="19"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"_Toc238137462"</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0.2.3 Mode d'action des lymphocytes T</w:t>
            </w:r>
            <w:r>
              <w:rPr>
                <w:noProof/>
                <w:webHidden/>
              </w:rPr>
              <w:tab/>
            </w:r>
            <w:r>
              <w:rPr>
                <w:noProof/>
                <w:webHidden/>
              </w:rPr>
              <w:fldChar w:fldCharType="begin"/>
            </w:r>
            <w:r>
              <w:rPr>
                <w:noProof/>
                <w:webHidden/>
              </w:rPr>
              <w:instrText xml:space="preserve"> PAGEREF _Toc238137462 \h </w:instrText>
            </w:r>
          </w:ins>
          <w:r>
            <w:rPr>
              <w:noProof/>
              <w:webHidden/>
            </w:rPr>
          </w:r>
          <w:r>
            <w:rPr>
              <w:noProof/>
              <w:webHidden/>
            </w:rPr>
            <w:fldChar w:fldCharType="separate"/>
          </w:r>
          <w:ins w:id="20" w:author="LALOY Emilien" w:date="2026-08-20T16:56:00Z">
            <w:r>
              <w:rPr>
                <w:noProof/>
                <w:webHidden/>
              </w:rPr>
              <w:t>8</w:t>
            </w:r>
            <w:r>
              <w:rPr>
                <w:noProof/>
                <w:webHidden/>
              </w:rPr>
              <w:fldChar w:fldCharType="end"/>
            </w:r>
            <w:r w:rsidRPr="00321CEA">
              <w:rPr>
                <w:rStyle w:val="Lienhypertexte"/>
                <w:noProof/>
              </w:rPr>
              <w:fldChar w:fldCharType="end"/>
            </w:r>
          </w:ins>
        </w:p>
        <w:p w14:paraId="30839008" w14:textId="7D35A962" w:rsidR="00B1264C" w:rsidRDefault="00B1264C">
          <w:pPr>
            <w:pStyle w:val="TM2"/>
            <w:tabs>
              <w:tab w:val="right" w:leader="dot" w:pos="9062"/>
            </w:tabs>
            <w:rPr>
              <w:ins w:id="21" w:author="LALOY Emilien" w:date="2026-08-20T16:56:00Z"/>
              <w:rFonts w:asciiTheme="minorHAnsi" w:eastAsiaTheme="minorEastAsia" w:hAnsiTheme="minorHAnsi"/>
              <w:noProof/>
              <w:lang w:eastAsia="en-GB"/>
            </w:rPr>
          </w:pPr>
          <w:ins w:id="22"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"_Toc238137463"</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0.2.4 La mémoire immunitaire</w:t>
            </w:r>
            <w:r>
              <w:rPr>
                <w:noProof/>
                <w:webHidden/>
              </w:rPr>
              <w:tab/>
            </w:r>
            <w:r>
              <w:rPr>
                <w:noProof/>
                <w:webHidden/>
              </w:rPr>
              <w:fldChar w:fldCharType="begin"/>
            </w:r>
            <w:r>
              <w:rPr>
                <w:noProof/>
                <w:webHidden/>
              </w:rPr>
              <w:instrText xml:space="preserve"> PAGEREF _Toc238137463 \h </w:instrText>
            </w:r>
          </w:ins>
          <w:r>
            <w:rPr>
              <w:noProof/>
              <w:webHidden/>
            </w:rPr>
          </w:r>
          <w:r>
            <w:rPr>
              <w:noProof/>
              <w:webHidden/>
            </w:rPr>
            <w:fldChar w:fldCharType="separate"/>
          </w:r>
          <w:ins w:id="23" w:author="LALOY Emilien" w:date="2026-08-20T16:56:00Z">
            <w:r>
              <w:rPr>
                <w:noProof/>
                <w:webHidden/>
              </w:rPr>
              <w:t>8</w:t>
            </w:r>
            <w:r>
              <w:rPr>
                <w:noProof/>
                <w:webHidden/>
              </w:rPr>
              <w:fldChar w:fldCharType="end"/>
            </w:r>
            <w:r w:rsidRPr="00321CEA">
              <w:rPr>
                <w:rStyle w:val="Lienhypertexte"/>
                <w:noProof/>
              </w:rPr>
              <w:fldChar w:fldCharType="end"/>
            </w:r>
          </w:ins>
        </w:p>
        <w:p w14:paraId="4239551B" w14:textId="1A7B60EA" w:rsidR="00B1264C" w:rsidRDefault="00B1264C">
          <w:pPr>
            <w:pStyle w:val="TM2"/>
            <w:tabs>
              <w:tab w:val="right" w:leader="dot" w:pos="9062"/>
            </w:tabs>
            <w:rPr>
              <w:ins w:id="24" w:author="LALOY Emilien" w:date="2026-08-20T16:56:00Z"/>
              <w:rFonts w:asciiTheme="minorHAnsi" w:eastAsiaTheme="minorEastAsia" w:hAnsiTheme="minorHAnsi"/>
              <w:noProof/>
              <w:lang w:eastAsia="en-GB"/>
            </w:rPr>
          </w:pPr>
          <w:ins w:id="25"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"_Toc238137464"</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0.2.5 Inhibition de la réponse immunitaire</w:t>
            </w:r>
            <w:r>
              <w:rPr>
                <w:noProof/>
                <w:webHidden/>
              </w:rPr>
              <w:tab/>
            </w:r>
            <w:r>
              <w:rPr>
                <w:noProof/>
                <w:webHidden/>
              </w:rPr>
              <w:fldChar w:fldCharType="begin"/>
            </w:r>
            <w:r>
              <w:rPr>
                <w:noProof/>
                <w:webHidden/>
              </w:rPr>
              <w:instrText xml:space="preserve"> PAGEREF _Toc238137464 \h </w:instrText>
            </w:r>
          </w:ins>
          <w:r>
            <w:rPr>
              <w:noProof/>
              <w:webHidden/>
            </w:rPr>
          </w:r>
          <w:r>
            <w:rPr>
              <w:noProof/>
              <w:webHidden/>
            </w:rPr>
            <w:fldChar w:fldCharType="separate"/>
          </w:r>
          <w:ins w:id="26" w:author="LALOY Emilien" w:date="2026-08-20T16:56:00Z">
            <w:r>
              <w:rPr>
                <w:noProof/>
                <w:webHidden/>
              </w:rPr>
              <w:t>9</w:t>
            </w:r>
            <w:r>
              <w:rPr>
                <w:noProof/>
                <w:webHidden/>
              </w:rPr>
              <w:fldChar w:fldCharType="end"/>
            </w:r>
            <w:r w:rsidRPr="00321CEA">
              <w:rPr>
                <w:rStyle w:val="Lienhypertexte"/>
                <w:noProof/>
              </w:rPr>
              <w:fldChar w:fldCharType="end"/>
            </w:r>
          </w:ins>
        </w:p>
        <w:p w14:paraId="2C82B8A3" w14:textId="2A439C57" w:rsidR="00B1264C" w:rsidRDefault="00B1264C">
          <w:pPr>
            <w:pStyle w:val="TM2"/>
            <w:tabs>
              <w:tab w:val="right" w:leader="dot" w:pos="9062"/>
            </w:tabs>
            <w:rPr>
              <w:ins w:id="27" w:author="LALOY Emilien" w:date="2026-08-20T16:56:00Z"/>
              <w:rFonts w:asciiTheme="minorHAnsi" w:eastAsiaTheme="minorEastAsia" w:hAnsiTheme="minorHAnsi"/>
              <w:noProof/>
              <w:lang w:eastAsia="en-GB"/>
            </w:rPr>
          </w:pPr>
          <w:ins w:id="28"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"_Toc238137465"</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0.2.6 L'immunosurveillance des cancers</w:t>
            </w:r>
            <w:r>
              <w:rPr>
                <w:noProof/>
                <w:webHidden/>
              </w:rPr>
              <w:tab/>
            </w:r>
            <w:r>
              <w:rPr>
                <w:noProof/>
                <w:webHidden/>
              </w:rPr>
              <w:fldChar w:fldCharType="begin"/>
            </w:r>
            <w:r>
              <w:rPr>
                <w:noProof/>
                <w:webHidden/>
              </w:rPr>
              <w:instrText xml:space="preserve"> PAGEREF _Toc238137465 \h </w:instrText>
            </w:r>
          </w:ins>
          <w:r>
            <w:rPr>
              <w:noProof/>
              <w:webHidden/>
            </w:rPr>
          </w:r>
          <w:r>
            <w:rPr>
              <w:noProof/>
              <w:webHidden/>
            </w:rPr>
            <w:fldChar w:fldCharType="separate"/>
          </w:r>
          <w:ins w:id="29" w:author="LALOY Emilien" w:date="2026-08-20T16:56:00Z">
            <w:r>
              <w:rPr>
                <w:noProof/>
                <w:webHidden/>
              </w:rPr>
              <w:t>9</w:t>
            </w:r>
            <w:r>
              <w:rPr>
                <w:noProof/>
                <w:webHidden/>
              </w:rPr>
              <w:fldChar w:fldCharType="end"/>
            </w:r>
            <w:r w:rsidRPr="00321CEA">
              <w:rPr>
                <w:rStyle w:val="Lienhypertexte"/>
                <w:noProof/>
              </w:rPr>
              <w:fldChar w:fldCharType="end"/>
            </w:r>
          </w:ins>
        </w:p>
        <w:p w14:paraId="2DF21829" w14:textId="7E1CEAE6" w:rsidR="00B1264C" w:rsidRDefault="00B1264C">
          <w:pPr>
            <w:pStyle w:val="TM1"/>
            <w:tabs>
              <w:tab w:val="right" w:leader="dot" w:pos="9062"/>
            </w:tabs>
            <w:rPr>
              <w:ins w:id="30" w:author="LALOY Emilien" w:date="2026-08-20T16:56:00Z"/>
              <w:rFonts w:asciiTheme="minorHAnsi" w:eastAsiaTheme="minorEastAsia" w:hAnsiTheme="minorHAnsi"/>
              <w:noProof/>
              <w:lang w:eastAsia="en-GB"/>
            </w:rPr>
          </w:pPr>
          <w:ins w:id="31"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"_Toc238137466"</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1. La réponse immunitaire adaptative mémoire</w:t>
            </w:r>
            <w:r>
              <w:rPr>
                <w:noProof/>
                <w:webHidden/>
              </w:rPr>
              <w:tab/>
            </w:r>
            <w:r>
              <w:rPr>
                <w:noProof/>
                <w:webHidden/>
              </w:rPr>
              <w:fldChar w:fldCharType="begin"/>
            </w:r>
            <w:r>
              <w:rPr>
                <w:noProof/>
                <w:webHidden/>
              </w:rPr>
              <w:instrText xml:space="preserve"> PAGEREF _Toc238137466 \h </w:instrText>
            </w:r>
          </w:ins>
          <w:r>
            <w:rPr>
              <w:noProof/>
              <w:webHidden/>
            </w:rPr>
          </w:r>
          <w:r>
            <w:rPr>
              <w:noProof/>
              <w:webHidden/>
            </w:rPr>
            <w:fldChar w:fldCharType="separate"/>
          </w:r>
          <w:ins w:id="32" w:author="LALOY Emilien" w:date="2026-08-20T16:56:00Z">
            <w:r>
              <w:rPr>
                <w:noProof/>
                <w:webHidden/>
              </w:rPr>
              <w:t>12</w:t>
            </w:r>
            <w:r>
              <w:rPr>
                <w:noProof/>
                <w:webHidden/>
              </w:rPr>
              <w:fldChar w:fldCharType="end"/>
            </w:r>
            <w:r w:rsidRPr="00321CEA">
              <w:rPr>
                <w:rStyle w:val="Lienhypertexte"/>
                <w:noProof/>
              </w:rPr>
              <w:fldChar w:fldCharType="end"/>
            </w:r>
          </w:ins>
        </w:p>
        <w:p w14:paraId="3B95B9A8" w14:textId="1F8704E2" w:rsidR="00B1264C" w:rsidRDefault="00B1264C">
          <w:pPr>
            <w:pStyle w:val="TM2"/>
            <w:tabs>
              <w:tab w:val="right" w:leader="dot" w:pos="9062"/>
            </w:tabs>
            <w:rPr>
              <w:ins w:id="33" w:author="LALOY Emilien" w:date="2026-08-20T16:56:00Z"/>
              <w:rFonts w:asciiTheme="minorHAnsi" w:eastAsiaTheme="minorEastAsia" w:hAnsiTheme="minorHAnsi"/>
              <w:noProof/>
              <w:lang w:eastAsia="en-GB"/>
            </w:rPr>
          </w:pPr>
          <w:ins w:id="34"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"_Toc238137467"</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1.1 Différenciation des lymphocytes T en lymphocyte T effecteur ou mémoire</w:t>
            </w:r>
            <w:r>
              <w:rPr>
                <w:noProof/>
                <w:webHidden/>
              </w:rPr>
              <w:tab/>
            </w:r>
            <w:r>
              <w:rPr>
                <w:noProof/>
                <w:webHidden/>
              </w:rPr>
              <w:fldChar w:fldCharType="begin"/>
            </w:r>
            <w:r>
              <w:rPr>
                <w:noProof/>
                <w:webHidden/>
              </w:rPr>
              <w:instrText xml:space="preserve"> PAGEREF _Toc238137467 \h </w:instrText>
            </w:r>
          </w:ins>
          <w:r>
            <w:rPr>
              <w:noProof/>
              <w:webHidden/>
            </w:rPr>
          </w:r>
          <w:r>
            <w:rPr>
              <w:noProof/>
              <w:webHidden/>
            </w:rPr>
            <w:fldChar w:fldCharType="separate"/>
          </w:r>
          <w:ins w:id="35" w:author="LALOY Emilien" w:date="2026-08-20T16:56:00Z">
            <w:r>
              <w:rPr>
                <w:noProof/>
                <w:webHidden/>
              </w:rPr>
              <w:t>12</w:t>
            </w:r>
            <w:r>
              <w:rPr>
                <w:noProof/>
                <w:webHidden/>
              </w:rPr>
              <w:fldChar w:fldCharType="end"/>
            </w:r>
            <w:r w:rsidRPr="00321CEA">
              <w:rPr>
                <w:rStyle w:val="Lienhypertexte"/>
                <w:noProof/>
              </w:rPr>
              <w:fldChar w:fldCharType="end"/>
            </w:r>
          </w:ins>
        </w:p>
        <w:p w14:paraId="7A0036EC" w14:textId="535889EB" w:rsidR="00B1264C" w:rsidRDefault="00B1264C">
          <w:pPr>
            <w:pStyle w:val="TM3"/>
            <w:tabs>
              <w:tab w:val="right" w:leader="dot" w:pos="9062"/>
            </w:tabs>
            <w:rPr>
              <w:ins w:id="36" w:author="LALOY Emilien" w:date="2026-08-20T16:56:00Z"/>
              <w:rFonts w:asciiTheme="minorHAnsi" w:eastAsiaTheme="minorEastAsia" w:hAnsiTheme="minorHAnsi"/>
              <w:noProof/>
              <w:lang w:eastAsia="en-GB"/>
            </w:rPr>
          </w:pPr>
          <w:ins w:id="37"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"_Toc238137468"</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1.1.1 Descendance des lymphocytes T naïfs</w:t>
            </w:r>
            <w:r>
              <w:rPr>
                <w:noProof/>
                <w:webHidden/>
              </w:rPr>
              <w:tab/>
            </w:r>
            <w:r>
              <w:rPr>
                <w:noProof/>
                <w:webHidden/>
              </w:rPr>
              <w:fldChar w:fldCharType="begin"/>
            </w:r>
            <w:r>
              <w:rPr>
                <w:noProof/>
                <w:webHidden/>
              </w:rPr>
              <w:instrText xml:space="preserve"> PAGEREF _Toc238137468 \h </w:instrText>
            </w:r>
          </w:ins>
          <w:r>
            <w:rPr>
              <w:noProof/>
              <w:webHidden/>
            </w:rPr>
          </w:r>
          <w:r>
            <w:rPr>
              <w:noProof/>
              <w:webHidden/>
            </w:rPr>
            <w:fldChar w:fldCharType="separate"/>
          </w:r>
          <w:ins w:id="38" w:author="LALOY Emilien" w:date="2026-08-20T16:56:00Z">
            <w:r>
              <w:rPr>
                <w:noProof/>
                <w:webHidden/>
              </w:rPr>
              <w:t>12</w:t>
            </w:r>
            <w:r>
              <w:rPr>
                <w:noProof/>
                <w:webHidden/>
              </w:rPr>
              <w:fldChar w:fldCharType="end"/>
            </w:r>
            <w:r w:rsidRPr="00321CEA">
              <w:rPr>
                <w:rStyle w:val="Lienhypertexte"/>
                <w:noProof/>
              </w:rPr>
              <w:fldChar w:fldCharType="end"/>
            </w:r>
          </w:ins>
        </w:p>
        <w:p w14:paraId="7547F437" w14:textId="1DDE7163" w:rsidR="00B1264C" w:rsidRDefault="00B1264C">
          <w:pPr>
            <w:pStyle w:val="TM3"/>
            <w:tabs>
              <w:tab w:val="right" w:leader="dot" w:pos="9062"/>
            </w:tabs>
            <w:rPr>
              <w:ins w:id="39" w:author="LALOY Emilien" w:date="2026-08-20T16:56:00Z"/>
              <w:rFonts w:asciiTheme="minorHAnsi" w:eastAsiaTheme="minorEastAsia" w:hAnsiTheme="minorHAnsi"/>
              <w:noProof/>
              <w:lang w:eastAsia="en-GB"/>
            </w:rPr>
          </w:pPr>
          <w:ins w:id="40"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"_Toc238137469"</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1.1.2 Précurseurs des lymphocytes T effecteurs et mémoires</w:t>
            </w:r>
            <w:r>
              <w:rPr>
                <w:noProof/>
                <w:webHidden/>
              </w:rPr>
              <w:tab/>
            </w:r>
            <w:r>
              <w:rPr>
                <w:noProof/>
                <w:webHidden/>
              </w:rPr>
              <w:fldChar w:fldCharType="begin"/>
            </w:r>
            <w:r>
              <w:rPr>
                <w:noProof/>
                <w:webHidden/>
              </w:rPr>
              <w:instrText xml:space="preserve"> PAGEREF _Toc238137469 \h </w:instrText>
            </w:r>
          </w:ins>
          <w:r>
            <w:rPr>
              <w:noProof/>
              <w:webHidden/>
            </w:rPr>
          </w:r>
          <w:r>
            <w:rPr>
              <w:noProof/>
              <w:webHidden/>
            </w:rPr>
            <w:fldChar w:fldCharType="separate"/>
          </w:r>
          <w:ins w:id="41" w:author="LALOY Emilien" w:date="2026-08-20T16:56:00Z">
            <w:r>
              <w:rPr>
                <w:noProof/>
                <w:webHidden/>
              </w:rPr>
              <w:t>14</w:t>
            </w:r>
            <w:r>
              <w:rPr>
                <w:noProof/>
                <w:webHidden/>
              </w:rPr>
              <w:fldChar w:fldCharType="end"/>
            </w:r>
            <w:r w:rsidRPr="00321CEA">
              <w:rPr>
                <w:rStyle w:val="Lienhypertexte"/>
                <w:noProof/>
              </w:rPr>
              <w:fldChar w:fldCharType="end"/>
            </w:r>
          </w:ins>
        </w:p>
        <w:p w14:paraId="6470E52E" w14:textId="2A4ADA27" w:rsidR="00B1264C" w:rsidRDefault="00B1264C">
          <w:pPr>
            <w:pStyle w:val="TM3"/>
            <w:tabs>
              <w:tab w:val="right" w:leader="dot" w:pos="9062"/>
            </w:tabs>
            <w:rPr>
              <w:ins w:id="42" w:author="LALOY Emilien" w:date="2026-08-20T16:56:00Z"/>
              <w:rFonts w:asciiTheme="minorHAnsi" w:eastAsiaTheme="minorEastAsia" w:hAnsiTheme="minorHAnsi"/>
              <w:noProof/>
              <w:lang w:eastAsia="en-GB"/>
            </w:rPr>
          </w:pPr>
          <w:ins w:id="43"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"_Toc238137470"</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1.1.3 Signaux moléculaires responsables de la différenciation des lymphocytes en lymphocytes T effecteurs et mémoires</w:t>
            </w:r>
            <w:r>
              <w:rPr>
                <w:noProof/>
                <w:webHidden/>
              </w:rPr>
              <w:tab/>
            </w:r>
            <w:r>
              <w:rPr>
                <w:noProof/>
                <w:webHidden/>
              </w:rPr>
              <w:fldChar w:fldCharType="begin"/>
            </w:r>
            <w:r>
              <w:rPr>
                <w:noProof/>
                <w:webHidden/>
              </w:rPr>
              <w:instrText xml:space="preserve"> PAGEREF _Toc238137470 \h </w:instrText>
            </w:r>
          </w:ins>
          <w:r>
            <w:rPr>
              <w:noProof/>
              <w:webHidden/>
            </w:rPr>
          </w:r>
          <w:r>
            <w:rPr>
              <w:noProof/>
              <w:webHidden/>
            </w:rPr>
            <w:fldChar w:fldCharType="separate"/>
          </w:r>
          <w:ins w:id="44" w:author="LALOY Emilien" w:date="2026-08-20T16:56:00Z">
            <w:r>
              <w:rPr>
                <w:noProof/>
                <w:webHidden/>
              </w:rPr>
              <w:t>15</w:t>
            </w:r>
            <w:r>
              <w:rPr>
                <w:noProof/>
                <w:webHidden/>
              </w:rPr>
              <w:fldChar w:fldCharType="end"/>
            </w:r>
            <w:r w:rsidRPr="00321CEA">
              <w:rPr>
                <w:rStyle w:val="Lienhypertexte"/>
                <w:noProof/>
              </w:rPr>
              <w:fldChar w:fldCharType="end"/>
            </w:r>
          </w:ins>
        </w:p>
        <w:p w14:paraId="5A14F1A6" w14:textId="33F10159" w:rsidR="00B1264C" w:rsidRDefault="00B1264C">
          <w:pPr>
            <w:pStyle w:val="TM3"/>
            <w:tabs>
              <w:tab w:val="right" w:leader="dot" w:pos="9062"/>
            </w:tabs>
            <w:rPr>
              <w:ins w:id="45" w:author="LALOY Emilien" w:date="2026-08-20T16:56:00Z"/>
              <w:rFonts w:asciiTheme="minorHAnsi" w:eastAsiaTheme="minorEastAsia" w:hAnsiTheme="minorHAnsi"/>
              <w:noProof/>
              <w:lang w:eastAsia="en-GB"/>
            </w:rPr>
          </w:pPr>
          <w:ins w:id="46"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"_Toc238137471"</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1.1.4 Persistance des lymphocytes T dans l'organisme</w:t>
            </w:r>
            <w:r>
              <w:rPr>
                <w:noProof/>
                <w:webHidden/>
              </w:rPr>
              <w:tab/>
            </w:r>
            <w:r>
              <w:rPr>
                <w:noProof/>
                <w:webHidden/>
              </w:rPr>
              <w:fldChar w:fldCharType="begin"/>
            </w:r>
            <w:r>
              <w:rPr>
                <w:noProof/>
                <w:webHidden/>
              </w:rPr>
              <w:instrText xml:space="preserve"> PAGEREF _Toc238137471 \h </w:instrText>
            </w:r>
          </w:ins>
          <w:r>
            <w:rPr>
              <w:noProof/>
              <w:webHidden/>
            </w:rPr>
          </w:r>
          <w:r>
            <w:rPr>
              <w:noProof/>
              <w:webHidden/>
            </w:rPr>
            <w:fldChar w:fldCharType="separate"/>
          </w:r>
          <w:ins w:id="47" w:author="LALOY Emilien" w:date="2026-08-20T16:56:00Z">
            <w:r>
              <w:rPr>
                <w:noProof/>
                <w:webHidden/>
              </w:rPr>
              <w:t>17</w:t>
            </w:r>
            <w:r>
              <w:rPr>
                <w:noProof/>
                <w:webHidden/>
              </w:rPr>
              <w:fldChar w:fldCharType="end"/>
            </w:r>
            <w:r w:rsidRPr="00321CEA">
              <w:rPr>
                <w:rStyle w:val="Lienhypertexte"/>
                <w:noProof/>
              </w:rPr>
              <w:fldChar w:fldCharType="end"/>
            </w:r>
          </w:ins>
        </w:p>
        <w:p w14:paraId="70874245" w14:textId="2D1C5368" w:rsidR="00B1264C" w:rsidRDefault="00B1264C">
          <w:pPr>
            <w:pStyle w:val="TM2"/>
            <w:tabs>
              <w:tab w:val="right" w:leader="dot" w:pos="9062"/>
            </w:tabs>
            <w:rPr>
              <w:ins w:id="48" w:author="LALOY Emilien" w:date="2026-08-20T16:56:00Z"/>
              <w:rFonts w:asciiTheme="minorHAnsi" w:eastAsiaTheme="minorEastAsia" w:hAnsiTheme="minorHAnsi"/>
              <w:noProof/>
              <w:lang w:eastAsia="en-GB"/>
            </w:rPr>
          </w:pPr>
          <w:ins w:id="49"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"_Toc238137472"</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1.2 Hétérogénéité des lymphocytes T mémoires et mécanisme d'action</w:t>
            </w:r>
            <w:r>
              <w:rPr>
                <w:noProof/>
                <w:webHidden/>
              </w:rPr>
              <w:tab/>
            </w:r>
            <w:r>
              <w:rPr>
                <w:noProof/>
                <w:webHidden/>
              </w:rPr>
              <w:fldChar w:fldCharType="begin"/>
            </w:r>
            <w:r>
              <w:rPr>
                <w:noProof/>
                <w:webHidden/>
              </w:rPr>
              <w:instrText xml:space="preserve"> PAGEREF _Toc238137472 \h </w:instrText>
            </w:r>
          </w:ins>
          <w:r>
            <w:rPr>
              <w:noProof/>
              <w:webHidden/>
            </w:rPr>
          </w:r>
          <w:r>
            <w:rPr>
              <w:noProof/>
              <w:webHidden/>
            </w:rPr>
            <w:fldChar w:fldCharType="separate"/>
          </w:r>
          <w:ins w:id="50" w:author="LALOY Emilien" w:date="2026-08-20T16:56:00Z">
            <w:r>
              <w:rPr>
                <w:noProof/>
                <w:webHidden/>
              </w:rPr>
              <w:t>20</w:t>
            </w:r>
            <w:r>
              <w:rPr>
                <w:noProof/>
                <w:webHidden/>
              </w:rPr>
              <w:fldChar w:fldCharType="end"/>
            </w:r>
            <w:r w:rsidRPr="00321CEA">
              <w:rPr>
                <w:rStyle w:val="Lienhypertexte"/>
                <w:noProof/>
              </w:rPr>
              <w:fldChar w:fldCharType="end"/>
            </w:r>
          </w:ins>
        </w:p>
        <w:p w14:paraId="10065086" w14:textId="6F465FB9" w:rsidR="00B1264C" w:rsidRDefault="00B1264C">
          <w:pPr>
            <w:pStyle w:val="TM3"/>
            <w:tabs>
              <w:tab w:val="right" w:leader="dot" w:pos="9062"/>
            </w:tabs>
            <w:rPr>
              <w:ins w:id="51" w:author="LALOY Emilien" w:date="2026-08-20T16:56:00Z"/>
              <w:rFonts w:asciiTheme="minorHAnsi" w:eastAsiaTheme="minorEastAsia" w:hAnsiTheme="minorHAnsi"/>
              <w:noProof/>
              <w:lang w:eastAsia="en-GB"/>
            </w:rPr>
          </w:pPr>
          <w:ins w:id="52"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"_Toc238137473"</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cs="Arial"/>
                <w:noProof/>
                <w:lang w:val="fr-FR"/>
              </w:rPr>
              <w:t>1.2.1 Les lymphocytes T centraux mémoires</w:t>
            </w:r>
            <w:r>
              <w:rPr>
                <w:noProof/>
                <w:webHidden/>
              </w:rPr>
              <w:tab/>
            </w:r>
            <w:r>
              <w:rPr>
                <w:noProof/>
                <w:webHidden/>
              </w:rPr>
              <w:fldChar w:fldCharType="begin"/>
            </w:r>
            <w:r>
              <w:rPr>
                <w:noProof/>
                <w:webHidden/>
              </w:rPr>
              <w:instrText xml:space="preserve"> PAGEREF _Toc238137473 \h </w:instrText>
            </w:r>
          </w:ins>
          <w:r>
            <w:rPr>
              <w:noProof/>
              <w:webHidden/>
            </w:rPr>
          </w:r>
          <w:r>
            <w:rPr>
              <w:noProof/>
              <w:webHidden/>
            </w:rPr>
            <w:fldChar w:fldCharType="separate"/>
          </w:r>
          <w:ins w:id="53" w:author="LALOY Emilien" w:date="2026-08-20T16:56:00Z">
            <w:r>
              <w:rPr>
                <w:noProof/>
                <w:webHidden/>
              </w:rPr>
              <w:t>21</w:t>
            </w:r>
            <w:r>
              <w:rPr>
                <w:noProof/>
                <w:webHidden/>
              </w:rPr>
              <w:fldChar w:fldCharType="end"/>
            </w:r>
            <w:r w:rsidRPr="00321CEA">
              <w:rPr>
                <w:rStyle w:val="Lienhypertexte"/>
                <w:noProof/>
              </w:rPr>
              <w:fldChar w:fldCharType="end"/>
            </w:r>
          </w:ins>
        </w:p>
        <w:p w14:paraId="5D4BD71B" w14:textId="64413FC7" w:rsidR="00B1264C" w:rsidRDefault="00B1264C">
          <w:pPr>
            <w:pStyle w:val="TM3"/>
            <w:tabs>
              <w:tab w:val="right" w:leader="dot" w:pos="9062"/>
            </w:tabs>
            <w:rPr>
              <w:ins w:id="54" w:author="LALOY Emilien" w:date="2026-08-20T16:56:00Z"/>
              <w:rFonts w:asciiTheme="minorHAnsi" w:eastAsiaTheme="minorEastAsia" w:hAnsiTheme="minorHAnsi"/>
              <w:noProof/>
              <w:lang w:eastAsia="en-GB"/>
            </w:rPr>
          </w:pPr>
          <w:ins w:id="55"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"_Toc238137474"</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cs="Arial"/>
                <w:noProof/>
                <w:lang w:val="fr-FR"/>
              </w:rPr>
              <w:t>1.2.2 Les lymphocytes T effecteurs mémoires</w:t>
            </w:r>
            <w:r>
              <w:rPr>
                <w:noProof/>
                <w:webHidden/>
              </w:rPr>
              <w:tab/>
            </w:r>
            <w:r>
              <w:rPr>
                <w:noProof/>
                <w:webHidden/>
              </w:rPr>
              <w:fldChar w:fldCharType="begin"/>
            </w:r>
            <w:r>
              <w:rPr>
                <w:noProof/>
                <w:webHidden/>
              </w:rPr>
              <w:instrText xml:space="preserve"> PAGEREF _Toc238137474 \h </w:instrText>
            </w:r>
          </w:ins>
          <w:r>
            <w:rPr>
              <w:noProof/>
              <w:webHidden/>
            </w:rPr>
          </w:r>
          <w:r>
            <w:rPr>
              <w:noProof/>
              <w:webHidden/>
            </w:rPr>
            <w:fldChar w:fldCharType="separate"/>
          </w:r>
          <w:ins w:id="56" w:author="LALOY Emilien" w:date="2026-08-20T16:56:00Z">
            <w:r>
              <w:rPr>
                <w:noProof/>
                <w:webHidden/>
              </w:rPr>
              <w:t>21</w:t>
            </w:r>
            <w:r>
              <w:rPr>
                <w:noProof/>
                <w:webHidden/>
              </w:rPr>
              <w:fldChar w:fldCharType="end"/>
            </w:r>
            <w:r w:rsidRPr="00321CEA">
              <w:rPr>
                <w:rStyle w:val="Lienhypertexte"/>
                <w:noProof/>
              </w:rPr>
              <w:fldChar w:fldCharType="end"/>
            </w:r>
          </w:ins>
        </w:p>
        <w:p w14:paraId="41880A04" w14:textId="35FA0DC8" w:rsidR="00B1264C" w:rsidRDefault="00B1264C">
          <w:pPr>
            <w:pStyle w:val="TM3"/>
            <w:tabs>
              <w:tab w:val="right" w:leader="dot" w:pos="9062"/>
            </w:tabs>
            <w:rPr>
              <w:ins w:id="57" w:author="LALOY Emilien" w:date="2026-08-20T16:56:00Z"/>
              <w:rFonts w:asciiTheme="minorHAnsi" w:eastAsiaTheme="minorEastAsia" w:hAnsiTheme="minorHAnsi"/>
              <w:noProof/>
              <w:lang w:eastAsia="en-GB"/>
            </w:rPr>
          </w:pPr>
          <w:ins w:id="58"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"_Toc238137475"</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cs="Arial"/>
                <w:noProof/>
                <w:lang w:val="fr-FR"/>
              </w:rPr>
              <w:t>1.2.3 Les lymphocytes T résidents mémoires</w:t>
            </w:r>
            <w:r>
              <w:rPr>
                <w:noProof/>
                <w:webHidden/>
              </w:rPr>
              <w:tab/>
            </w:r>
            <w:r>
              <w:rPr>
                <w:noProof/>
                <w:webHidden/>
              </w:rPr>
              <w:fldChar w:fldCharType="begin"/>
            </w:r>
            <w:r>
              <w:rPr>
                <w:noProof/>
                <w:webHidden/>
              </w:rPr>
              <w:instrText xml:space="preserve"> PAGEREF _Toc238137475 \h </w:instrText>
            </w:r>
          </w:ins>
          <w:r>
            <w:rPr>
              <w:noProof/>
              <w:webHidden/>
            </w:rPr>
          </w:r>
          <w:r>
            <w:rPr>
              <w:noProof/>
              <w:webHidden/>
            </w:rPr>
            <w:fldChar w:fldCharType="separate"/>
          </w:r>
          <w:ins w:id="59" w:author="LALOY Emilien" w:date="2026-08-20T16:56:00Z">
            <w:r>
              <w:rPr>
                <w:noProof/>
                <w:webHidden/>
              </w:rPr>
              <w:t>21</w:t>
            </w:r>
            <w:r>
              <w:rPr>
                <w:noProof/>
                <w:webHidden/>
              </w:rPr>
              <w:fldChar w:fldCharType="end"/>
            </w:r>
            <w:r w:rsidRPr="00321CEA">
              <w:rPr>
                <w:rStyle w:val="Lienhypertexte"/>
                <w:noProof/>
              </w:rPr>
              <w:fldChar w:fldCharType="end"/>
            </w:r>
          </w:ins>
        </w:p>
        <w:p w14:paraId="1AF501D0" w14:textId="7485525B" w:rsidR="00B1264C" w:rsidRDefault="00B1264C">
          <w:pPr>
            <w:pStyle w:val="TM3"/>
            <w:tabs>
              <w:tab w:val="right" w:leader="dot" w:pos="9062"/>
            </w:tabs>
            <w:rPr>
              <w:ins w:id="60" w:author="LALOY Emilien" w:date="2026-08-20T16:56:00Z"/>
              <w:rFonts w:asciiTheme="minorHAnsi" w:eastAsiaTheme="minorEastAsia" w:hAnsiTheme="minorHAnsi"/>
              <w:noProof/>
              <w:lang w:eastAsia="en-GB"/>
            </w:rPr>
          </w:pPr>
          <w:ins w:id="61"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"_Toc238137476"</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cs="Arial"/>
                <w:noProof/>
                <w:lang w:val="fr-FR"/>
              </w:rPr>
              <w:t>1.2.4 Autres populations de lymphocytes T mémoires (Tscm...)</w:t>
            </w:r>
            <w:r>
              <w:rPr>
                <w:noProof/>
                <w:webHidden/>
              </w:rPr>
              <w:tab/>
            </w:r>
            <w:r>
              <w:rPr>
                <w:noProof/>
                <w:webHidden/>
              </w:rPr>
              <w:fldChar w:fldCharType="begin"/>
            </w:r>
            <w:r>
              <w:rPr>
                <w:noProof/>
                <w:webHidden/>
              </w:rPr>
              <w:instrText xml:space="preserve"> PAGEREF _Toc238137476 \h </w:instrText>
            </w:r>
          </w:ins>
          <w:r>
            <w:rPr>
              <w:noProof/>
              <w:webHidden/>
            </w:rPr>
          </w:r>
          <w:r>
            <w:rPr>
              <w:noProof/>
              <w:webHidden/>
            </w:rPr>
            <w:fldChar w:fldCharType="separate"/>
          </w:r>
          <w:ins w:id="62" w:author="LALOY Emilien" w:date="2026-08-20T16:56:00Z">
            <w:r>
              <w:rPr>
                <w:noProof/>
                <w:webHidden/>
              </w:rPr>
              <w:t>22</w:t>
            </w:r>
            <w:r>
              <w:rPr>
                <w:noProof/>
                <w:webHidden/>
              </w:rPr>
              <w:fldChar w:fldCharType="end"/>
            </w:r>
            <w:r w:rsidRPr="00321CEA">
              <w:rPr>
                <w:rStyle w:val="Lienhypertexte"/>
                <w:noProof/>
              </w:rPr>
              <w:fldChar w:fldCharType="end"/>
            </w:r>
          </w:ins>
        </w:p>
        <w:p w14:paraId="4453518B" w14:textId="73FD8B1F" w:rsidR="00B1264C" w:rsidRDefault="00B1264C">
          <w:pPr>
            <w:pStyle w:val="TM3"/>
            <w:tabs>
              <w:tab w:val="right" w:leader="dot" w:pos="9062"/>
            </w:tabs>
            <w:rPr>
              <w:ins w:id="63" w:author="LALOY Emilien" w:date="2026-08-20T16:56:00Z"/>
              <w:rFonts w:asciiTheme="minorHAnsi" w:eastAsiaTheme="minorEastAsia" w:hAnsiTheme="minorHAnsi"/>
              <w:noProof/>
              <w:lang w:eastAsia="en-GB"/>
            </w:rPr>
          </w:pPr>
          <w:ins w:id="64"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"_Toc238137477"</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1.2.5 Trans-différenciation des populations de lymphocytes T mémoires</w:t>
            </w:r>
            <w:r>
              <w:rPr>
                <w:noProof/>
                <w:webHidden/>
              </w:rPr>
              <w:tab/>
            </w:r>
            <w:r>
              <w:rPr>
                <w:noProof/>
                <w:webHidden/>
              </w:rPr>
              <w:fldChar w:fldCharType="begin"/>
            </w:r>
            <w:r>
              <w:rPr>
                <w:noProof/>
                <w:webHidden/>
              </w:rPr>
              <w:instrText xml:space="preserve"> PAGEREF _Toc238137477 \h </w:instrText>
            </w:r>
          </w:ins>
          <w:r>
            <w:rPr>
              <w:noProof/>
              <w:webHidden/>
            </w:rPr>
          </w:r>
          <w:r>
            <w:rPr>
              <w:noProof/>
              <w:webHidden/>
            </w:rPr>
            <w:fldChar w:fldCharType="separate"/>
          </w:r>
          <w:ins w:id="65" w:author="LALOY Emilien" w:date="2026-08-20T16:56:00Z">
            <w:r>
              <w:rPr>
                <w:noProof/>
                <w:webHidden/>
              </w:rPr>
              <w:t>22</w:t>
            </w:r>
            <w:r>
              <w:rPr>
                <w:noProof/>
                <w:webHidden/>
              </w:rPr>
              <w:fldChar w:fldCharType="end"/>
            </w:r>
            <w:r w:rsidRPr="00321CEA">
              <w:rPr>
                <w:rStyle w:val="Lienhypertexte"/>
                <w:noProof/>
              </w:rPr>
              <w:fldChar w:fldCharType="end"/>
            </w:r>
          </w:ins>
        </w:p>
        <w:p w14:paraId="4B6C1830" w14:textId="10C5C124" w:rsidR="00B1264C" w:rsidRDefault="00B1264C">
          <w:pPr>
            <w:pStyle w:val="TM3"/>
            <w:tabs>
              <w:tab w:val="right" w:leader="dot" w:pos="9062"/>
            </w:tabs>
            <w:rPr>
              <w:ins w:id="66" w:author="LALOY Emilien" w:date="2026-08-20T16:56:00Z"/>
              <w:rFonts w:asciiTheme="minorHAnsi" w:eastAsiaTheme="minorEastAsia" w:hAnsiTheme="minorHAnsi"/>
              <w:noProof/>
              <w:lang w:eastAsia="en-GB"/>
            </w:rPr>
          </w:pPr>
          <w:ins w:id="67"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"_Toc238137478"</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eastAsia="en-GB"/>
              </w:rPr>
              <w:t>1.2.6 Consensus sur la nomenclature des lymphocytes</w:t>
            </w:r>
            <w:r>
              <w:rPr>
                <w:noProof/>
                <w:webHidden/>
              </w:rPr>
              <w:tab/>
            </w:r>
            <w:r>
              <w:rPr>
                <w:noProof/>
                <w:webHidden/>
              </w:rPr>
              <w:fldChar w:fldCharType="begin"/>
            </w:r>
            <w:r>
              <w:rPr>
                <w:noProof/>
                <w:webHidden/>
              </w:rPr>
              <w:instrText xml:space="preserve"> PAGEREF _Toc238137478 \h </w:instrText>
            </w:r>
          </w:ins>
          <w:r>
            <w:rPr>
              <w:noProof/>
              <w:webHidden/>
            </w:rPr>
          </w:r>
          <w:r>
            <w:rPr>
              <w:noProof/>
              <w:webHidden/>
            </w:rPr>
            <w:fldChar w:fldCharType="separate"/>
          </w:r>
          <w:ins w:id="68" w:author="LALOY Emilien" w:date="2026-08-20T16:56:00Z">
            <w:r>
              <w:rPr>
                <w:noProof/>
                <w:webHidden/>
              </w:rPr>
              <w:t>23</w:t>
            </w:r>
            <w:r>
              <w:rPr>
                <w:noProof/>
                <w:webHidden/>
              </w:rPr>
              <w:fldChar w:fldCharType="end"/>
            </w:r>
            <w:r w:rsidRPr="00321CEA">
              <w:rPr>
                <w:rStyle w:val="Lienhypertexte"/>
                <w:noProof/>
              </w:rPr>
              <w:fldChar w:fldCharType="end"/>
            </w:r>
          </w:ins>
        </w:p>
        <w:p w14:paraId="0CE8C959" w14:textId="448EA704" w:rsidR="00B1264C" w:rsidRDefault="00B1264C">
          <w:pPr>
            <w:pStyle w:val="TM2"/>
            <w:tabs>
              <w:tab w:val="right" w:leader="dot" w:pos="9062"/>
            </w:tabs>
            <w:rPr>
              <w:ins w:id="69" w:author="LALOY Emilien" w:date="2026-08-20T16:56:00Z"/>
              <w:rFonts w:asciiTheme="minorHAnsi" w:eastAsiaTheme="minorEastAsia" w:hAnsiTheme="minorHAnsi"/>
              <w:noProof/>
              <w:lang w:eastAsia="en-GB"/>
            </w:rPr>
          </w:pPr>
          <w:ins w:id="70"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"_Toc238137479"</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1.3 Dysfonction des lymphocytes T</w:t>
            </w:r>
            <w:r>
              <w:rPr>
                <w:noProof/>
                <w:webHidden/>
              </w:rPr>
              <w:tab/>
            </w:r>
            <w:r>
              <w:rPr>
                <w:noProof/>
                <w:webHidden/>
              </w:rPr>
              <w:fldChar w:fldCharType="begin"/>
            </w:r>
            <w:r>
              <w:rPr>
                <w:noProof/>
                <w:webHidden/>
              </w:rPr>
              <w:instrText xml:space="preserve"> PAGEREF _Toc238137479 \h </w:instrText>
            </w:r>
          </w:ins>
          <w:r>
            <w:rPr>
              <w:noProof/>
              <w:webHidden/>
            </w:rPr>
          </w:r>
          <w:r>
            <w:rPr>
              <w:noProof/>
              <w:webHidden/>
            </w:rPr>
            <w:fldChar w:fldCharType="separate"/>
          </w:r>
          <w:ins w:id="71" w:author="LALOY Emilien" w:date="2026-08-20T16:56:00Z">
            <w:r>
              <w:rPr>
                <w:noProof/>
                <w:webHidden/>
              </w:rPr>
              <w:t>24</w:t>
            </w:r>
            <w:r>
              <w:rPr>
                <w:noProof/>
                <w:webHidden/>
              </w:rPr>
              <w:fldChar w:fldCharType="end"/>
            </w:r>
            <w:r w:rsidRPr="00321CEA">
              <w:rPr>
                <w:rStyle w:val="Lienhypertexte"/>
                <w:noProof/>
              </w:rPr>
              <w:fldChar w:fldCharType="end"/>
            </w:r>
          </w:ins>
        </w:p>
        <w:p w14:paraId="598121FD" w14:textId="2F5F94A7" w:rsidR="00B1264C" w:rsidRDefault="00B1264C">
          <w:pPr>
            <w:pStyle w:val="TM3"/>
            <w:tabs>
              <w:tab w:val="right" w:leader="dot" w:pos="9062"/>
            </w:tabs>
            <w:rPr>
              <w:ins w:id="72" w:author="LALOY Emilien" w:date="2026-08-20T16:56:00Z"/>
              <w:rFonts w:asciiTheme="minorHAnsi" w:eastAsiaTheme="minorEastAsia" w:hAnsiTheme="minorHAnsi"/>
              <w:noProof/>
              <w:lang w:eastAsia="en-GB"/>
            </w:rPr>
          </w:pPr>
          <w:ins w:id="73"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"_Toc238137480"</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cs="Arial"/>
                <w:noProof/>
                <w:lang w:val="fr-FR"/>
              </w:rPr>
              <w:t>1.3.1 L'épuisement des lymphocytes T</w:t>
            </w:r>
            <w:r>
              <w:rPr>
                <w:noProof/>
                <w:webHidden/>
              </w:rPr>
              <w:tab/>
            </w:r>
            <w:r>
              <w:rPr>
                <w:noProof/>
                <w:webHidden/>
              </w:rPr>
              <w:fldChar w:fldCharType="begin"/>
            </w:r>
            <w:r>
              <w:rPr>
                <w:noProof/>
                <w:webHidden/>
              </w:rPr>
              <w:instrText xml:space="preserve"> PAGEREF _Toc238137480 \h </w:instrText>
            </w:r>
          </w:ins>
          <w:r>
            <w:rPr>
              <w:noProof/>
              <w:webHidden/>
            </w:rPr>
          </w:r>
          <w:r>
            <w:rPr>
              <w:noProof/>
              <w:webHidden/>
            </w:rPr>
            <w:fldChar w:fldCharType="separate"/>
          </w:r>
          <w:ins w:id="74" w:author="LALOY Emilien" w:date="2026-08-20T16:56:00Z">
            <w:r>
              <w:rPr>
                <w:noProof/>
                <w:webHidden/>
              </w:rPr>
              <w:t>24</w:t>
            </w:r>
            <w:r>
              <w:rPr>
                <w:noProof/>
                <w:webHidden/>
              </w:rPr>
              <w:fldChar w:fldCharType="end"/>
            </w:r>
            <w:r w:rsidRPr="00321CEA">
              <w:rPr>
                <w:rStyle w:val="Lienhypertexte"/>
                <w:noProof/>
              </w:rPr>
              <w:fldChar w:fldCharType="end"/>
            </w:r>
          </w:ins>
        </w:p>
        <w:p w14:paraId="4A01CBC3" w14:textId="12E2F75E" w:rsidR="00B1264C" w:rsidRDefault="00B1264C">
          <w:pPr>
            <w:pStyle w:val="TM3"/>
            <w:tabs>
              <w:tab w:val="right" w:leader="dot" w:pos="9062"/>
            </w:tabs>
            <w:rPr>
              <w:ins w:id="75" w:author="LALOY Emilien" w:date="2026-08-20T16:56:00Z"/>
              <w:rFonts w:asciiTheme="minorHAnsi" w:eastAsiaTheme="minorEastAsia" w:hAnsiTheme="minorHAnsi"/>
              <w:noProof/>
              <w:lang w:eastAsia="en-GB"/>
            </w:rPr>
          </w:pPr>
          <w:ins w:id="76"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"_Toc238137481"</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cs="Arial"/>
                <w:noProof/>
                <w:lang w:val="fr-FR"/>
              </w:rPr>
              <w:t>1.3.2 La sénescence des lymphocytes T</w:t>
            </w:r>
            <w:r>
              <w:rPr>
                <w:noProof/>
                <w:webHidden/>
              </w:rPr>
              <w:tab/>
            </w:r>
            <w:r>
              <w:rPr>
                <w:noProof/>
                <w:webHidden/>
              </w:rPr>
              <w:fldChar w:fldCharType="begin"/>
            </w:r>
            <w:r>
              <w:rPr>
                <w:noProof/>
                <w:webHidden/>
              </w:rPr>
              <w:instrText xml:space="preserve"> PAGEREF _Toc238137481 \h </w:instrText>
            </w:r>
          </w:ins>
          <w:r>
            <w:rPr>
              <w:noProof/>
              <w:webHidden/>
            </w:rPr>
          </w:r>
          <w:r>
            <w:rPr>
              <w:noProof/>
              <w:webHidden/>
            </w:rPr>
            <w:fldChar w:fldCharType="separate"/>
          </w:r>
          <w:ins w:id="77" w:author="LALOY Emilien" w:date="2026-08-20T16:56:00Z">
            <w:r>
              <w:rPr>
                <w:noProof/>
                <w:webHidden/>
              </w:rPr>
              <w:t>28</w:t>
            </w:r>
            <w:r>
              <w:rPr>
                <w:noProof/>
                <w:webHidden/>
              </w:rPr>
              <w:fldChar w:fldCharType="end"/>
            </w:r>
            <w:r w:rsidRPr="00321CEA">
              <w:rPr>
                <w:rStyle w:val="Lienhypertexte"/>
                <w:noProof/>
              </w:rPr>
              <w:fldChar w:fldCharType="end"/>
            </w:r>
          </w:ins>
        </w:p>
        <w:p w14:paraId="41F2E469" w14:textId="1B8431E7" w:rsidR="00B1264C" w:rsidRDefault="00B1264C">
          <w:pPr>
            <w:pStyle w:val="TM3"/>
            <w:tabs>
              <w:tab w:val="right" w:leader="dot" w:pos="9062"/>
            </w:tabs>
            <w:rPr>
              <w:ins w:id="78" w:author="LALOY Emilien" w:date="2026-08-20T16:56:00Z"/>
              <w:rFonts w:asciiTheme="minorHAnsi" w:eastAsiaTheme="minorEastAsia" w:hAnsiTheme="minorHAnsi"/>
              <w:noProof/>
              <w:lang w:eastAsia="en-GB"/>
            </w:rPr>
          </w:pPr>
          <w:ins w:id="79"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"_Toc238137482"</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cs="Arial"/>
                <w:noProof/>
                <w:lang w:val="fr-FR"/>
              </w:rPr>
              <w:t>1.3.3 L'anergie des lymphocytes T</w:t>
            </w:r>
            <w:r>
              <w:rPr>
                <w:noProof/>
                <w:webHidden/>
              </w:rPr>
              <w:tab/>
            </w:r>
            <w:r>
              <w:rPr>
                <w:noProof/>
                <w:webHidden/>
              </w:rPr>
              <w:fldChar w:fldCharType="begin"/>
            </w:r>
            <w:r>
              <w:rPr>
                <w:noProof/>
                <w:webHidden/>
              </w:rPr>
              <w:instrText xml:space="preserve"> PAGEREF _Toc238137482 \h </w:instrText>
            </w:r>
          </w:ins>
          <w:r>
            <w:rPr>
              <w:noProof/>
              <w:webHidden/>
            </w:rPr>
          </w:r>
          <w:r>
            <w:rPr>
              <w:noProof/>
              <w:webHidden/>
            </w:rPr>
            <w:fldChar w:fldCharType="separate"/>
          </w:r>
          <w:ins w:id="80" w:author="LALOY Emilien" w:date="2026-08-20T16:56:00Z">
            <w:r>
              <w:rPr>
                <w:noProof/>
                <w:webHidden/>
              </w:rPr>
              <w:t>29</w:t>
            </w:r>
            <w:r>
              <w:rPr>
                <w:noProof/>
                <w:webHidden/>
              </w:rPr>
              <w:fldChar w:fldCharType="end"/>
            </w:r>
            <w:r w:rsidRPr="00321CEA">
              <w:rPr>
                <w:rStyle w:val="Lienhypertexte"/>
                <w:noProof/>
              </w:rPr>
              <w:fldChar w:fldCharType="end"/>
            </w:r>
          </w:ins>
        </w:p>
        <w:p w14:paraId="1E31718E" w14:textId="38E9692A" w:rsidR="00B1264C" w:rsidRDefault="00B1264C">
          <w:pPr>
            <w:pStyle w:val="TM1"/>
            <w:tabs>
              <w:tab w:val="right" w:leader="dot" w:pos="9062"/>
            </w:tabs>
            <w:rPr>
              <w:ins w:id="81" w:author="LALOY Emilien" w:date="2026-08-20T16:56:00Z"/>
              <w:rFonts w:asciiTheme="minorHAnsi" w:eastAsiaTheme="minorEastAsia" w:hAnsiTheme="minorHAnsi"/>
              <w:noProof/>
              <w:lang w:eastAsia="en-GB"/>
            </w:rPr>
          </w:pPr>
          <w:ins w:id="82"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"_Toc238137483"</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2. Les lymphocytes T résidents mémoires</w:t>
            </w:r>
            <w:r>
              <w:rPr>
                <w:noProof/>
                <w:webHidden/>
              </w:rPr>
              <w:tab/>
            </w:r>
            <w:r>
              <w:rPr>
                <w:noProof/>
                <w:webHidden/>
              </w:rPr>
              <w:fldChar w:fldCharType="begin"/>
            </w:r>
            <w:r>
              <w:rPr>
                <w:noProof/>
                <w:webHidden/>
              </w:rPr>
              <w:instrText xml:space="preserve"> PAGEREF _Toc238137483 \h </w:instrText>
            </w:r>
          </w:ins>
          <w:r>
            <w:rPr>
              <w:noProof/>
              <w:webHidden/>
            </w:rPr>
          </w:r>
          <w:r>
            <w:rPr>
              <w:noProof/>
              <w:webHidden/>
            </w:rPr>
            <w:fldChar w:fldCharType="separate"/>
          </w:r>
          <w:ins w:id="83" w:author="LALOY Emilien" w:date="2026-08-20T16:56:00Z">
            <w:r>
              <w:rPr>
                <w:noProof/>
                <w:webHidden/>
              </w:rPr>
              <w:t>31</w:t>
            </w:r>
            <w:r>
              <w:rPr>
                <w:noProof/>
                <w:webHidden/>
              </w:rPr>
              <w:fldChar w:fldCharType="end"/>
            </w:r>
            <w:r w:rsidRPr="00321CEA">
              <w:rPr>
                <w:rStyle w:val="Lienhypertexte"/>
                <w:noProof/>
              </w:rPr>
              <w:fldChar w:fldCharType="end"/>
            </w:r>
          </w:ins>
        </w:p>
        <w:p w14:paraId="69DE0D28" w14:textId="5DCE68F5" w:rsidR="00B1264C" w:rsidRDefault="00B1264C">
          <w:pPr>
            <w:pStyle w:val="TM2"/>
            <w:tabs>
              <w:tab w:val="right" w:leader="dot" w:pos="9062"/>
            </w:tabs>
            <w:rPr>
              <w:ins w:id="84" w:author="LALOY Emilien" w:date="2026-08-20T16:56:00Z"/>
              <w:rFonts w:asciiTheme="minorHAnsi" w:eastAsiaTheme="minorEastAsia" w:hAnsiTheme="minorHAnsi"/>
              <w:noProof/>
              <w:lang w:eastAsia="en-GB"/>
            </w:rPr>
          </w:pPr>
          <w:ins w:id="85"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"_Toc238137484"</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2.1 Historique de découverte des lymphocytes T résidents mémoires</w:t>
            </w:r>
            <w:r>
              <w:rPr>
                <w:noProof/>
                <w:webHidden/>
              </w:rPr>
              <w:tab/>
            </w:r>
            <w:r>
              <w:rPr>
                <w:noProof/>
                <w:webHidden/>
              </w:rPr>
              <w:fldChar w:fldCharType="begin"/>
            </w:r>
            <w:r>
              <w:rPr>
                <w:noProof/>
                <w:webHidden/>
              </w:rPr>
              <w:instrText xml:space="preserve"> PAGEREF _Toc238137484 \h </w:instrText>
            </w:r>
          </w:ins>
          <w:r>
            <w:rPr>
              <w:noProof/>
              <w:webHidden/>
            </w:rPr>
          </w:r>
          <w:r>
            <w:rPr>
              <w:noProof/>
              <w:webHidden/>
            </w:rPr>
            <w:fldChar w:fldCharType="separate"/>
          </w:r>
          <w:ins w:id="86" w:author="LALOY Emilien" w:date="2026-08-20T16:56:00Z">
            <w:r>
              <w:rPr>
                <w:noProof/>
                <w:webHidden/>
              </w:rPr>
              <w:t>31</w:t>
            </w:r>
            <w:r>
              <w:rPr>
                <w:noProof/>
                <w:webHidden/>
              </w:rPr>
              <w:fldChar w:fldCharType="end"/>
            </w:r>
            <w:r w:rsidRPr="00321CEA">
              <w:rPr>
                <w:rStyle w:val="Lienhypertexte"/>
                <w:noProof/>
              </w:rPr>
              <w:fldChar w:fldCharType="end"/>
            </w:r>
          </w:ins>
        </w:p>
        <w:p w14:paraId="06AB96B2" w14:textId="783C8C3A" w:rsidR="00B1264C" w:rsidRDefault="00B1264C">
          <w:pPr>
            <w:pStyle w:val="TM2"/>
            <w:tabs>
              <w:tab w:val="right" w:leader="dot" w:pos="9062"/>
            </w:tabs>
            <w:rPr>
              <w:ins w:id="87" w:author="LALOY Emilien" w:date="2026-08-20T16:56:00Z"/>
              <w:rFonts w:asciiTheme="minorHAnsi" w:eastAsiaTheme="minorEastAsia" w:hAnsiTheme="minorHAnsi"/>
              <w:noProof/>
              <w:lang w:eastAsia="en-GB"/>
            </w:rPr>
          </w:pPr>
          <w:ins w:id="88"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"_Toc238137485"</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2.2 Phénotype des lymphocytes T résidents mémoires</w:t>
            </w:r>
            <w:r>
              <w:rPr>
                <w:noProof/>
                <w:webHidden/>
              </w:rPr>
              <w:tab/>
            </w:r>
            <w:r>
              <w:rPr>
                <w:noProof/>
                <w:webHidden/>
              </w:rPr>
              <w:fldChar w:fldCharType="begin"/>
            </w:r>
            <w:r>
              <w:rPr>
                <w:noProof/>
                <w:webHidden/>
              </w:rPr>
              <w:instrText xml:space="preserve"> PAGEREF _Toc238137485 \h </w:instrText>
            </w:r>
          </w:ins>
          <w:r>
            <w:rPr>
              <w:noProof/>
              <w:webHidden/>
            </w:rPr>
          </w:r>
          <w:r>
            <w:rPr>
              <w:noProof/>
              <w:webHidden/>
            </w:rPr>
            <w:fldChar w:fldCharType="separate"/>
          </w:r>
          <w:ins w:id="89" w:author="LALOY Emilien" w:date="2026-08-20T16:56:00Z">
            <w:r>
              <w:rPr>
                <w:noProof/>
                <w:webHidden/>
              </w:rPr>
              <w:t>33</w:t>
            </w:r>
            <w:r>
              <w:rPr>
                <w:noProof/>
                <w:webHidden/>
              </w:rPr>
              <w:fldChar w:fldCharType="end"/>
            </w:r>
            <w:r w:rsidRPr="00321CEA">
              <w:rPr>
                <w:rStyle w:val="Lienhypertexte"/>
                <w:noProof/>
              </w:rPr>
              <w:fldChar w:fldCharType="end"/>
            </w:r>
          </w:ins>
        </w:p>
        <w:p w14:paraId="7FC0D1FF" w14:textId="6D0C2B43" w:rsidR="00B1264C" w:rsidRDefault="00B1264C">
          <w:pPr>
            <w:pStyle w:val="TM3"/>
            <w:tabs>
              <w:tab w:val="right" w:leader="dot" w:pos="9062"/>
            </w:tabs>
            <w:rPr>
              <w:ins w:id="90" w:author="LALOY Emilien" w:date="2026-08-20T16:56:00Z"/>
              <w:rFonts w:asciiTheme="minorHAnsi" w:eastAsiaTheme="minorEastAsia" w:hAnsiTheme="minorHAnsi"/>
              <w:noProof/>
              <w:lang w:eastAsia="en-GB"/>
            </w:rPr>
          </w:pPr>
          <w:ins w:id="91"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"_Toc238137486"</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cs="Arial"/>
                <w:noProof/>
                <w:lang w:val="fr-FR"/>
              </w:rPr>
              <w:t>2.1.1 CD69 et CD103</w:t>
            </w:r>
            <w:r>
              <w:rPr>
                <w:noProof/>
                <w:webHidden/>
              </w:rPr>
              <w:tab/>
            </w:r>
            <w:r>
              <w:rPr>
                <w:noProof/>
                <w:webHidden/>
              </w:rPr>
              <w:fldChar w:fldCharType="begin"/>
            </w:r>
            <w:r>
              <w:rPr>
                <w:noProof/>
                <w:webHidden/>
              </w:rPr>
              <w:instrText xml:space="preserve"> PAGEREF _Toc238137486 \h </w:instrText>
            </w:r>
          </w:ins>
          <w:r>
            <w:rPr>
              <w:noProof/>
              <w:webHidden/>
            </w:rPr>
          </w:r>
          <w:r>
            <w:rPr>
              <w:noProof/>
              <w:webHidden/>
            </w:rPr>
            <w:fldChar w:fldCharType="separate"/>
          </w:r>
          <w:ins w:id="92" w:author="LALOY Emilien" w:date="2026-08-20T16:56:00Z">
            <w:r>
              <w:rPr>
                <w:noProof/>
                <w:webHidden/>
              </w:rPr>
              <w:t>33</w:t>
            </w:r>
            <w:r>
              <w:rPr>
                <w:noProof/>
                <w:webHidden/>
              </w:rPr>
              <w:fldChar w:fldCharType="end"/>
            </w:r>
            <w:r w:rsidRPr="00321CEA">
              <w:rPr>
                <w:rStyle w:val="Lienhypertexte"/>
                <w:noProof/>
              </w:rPr>
              <w:fldChar w:fldCharType="end"/>
            </w:r>
          </w:ins>
        </w:p>
        <w:p w14:paraId="234531B4" w14:textId="4E02E0B5" w:rsidR="00B1264C" w:rsidRDefault="00B1264C">
          <w:pPr>
            <w:pStyle w:val="TM3"/>
            <w:tabs>
              <w:tab w:val="right" w:leader="dot" w:pos="9062"/>
            </w:tabs>
            <w:rPr>
              <w:ins w:id="93" w:author="LALOY Emilien" w:date="2026-08-20T16:56:00Z"/>
              <w:rFonts w:asciiTheme="minorHAnsi" w:eastAsiaTheme="minorEastAsia" w:hAnsiTheme="minorHAnsi"/>
              <w:noProof/>
              <w:lang w:eastAsia="en-GB"/>
            </w:rPr>
          </w:pPr>
          <w:ins w:id="94"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"_Toc238137487"</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cs="Arial"/>
                <w:noProof/>
                <w:lang w:val="fr-FR"/>
              </w:rPr>
              <w:t>2.1.2 Expression des protéines permettant la résidence au sein des tissus périphériques</w:t>
            </w:r>
            <w:r>
              <w:rPr>
                <w:noProof/>
                <w:webHidden/>
              </w:rPr>
              <w:tab/>
            </w:r>
            <w:r>
              <w:rPr>
                <w:noProof/>
                <w:webHidden/>
              </w:rPr>
              <w:fldChar w:fldCharType="begin"/>
            </w:r>
            <w:r>
              <w:rPr>
                <w:noProof/>
                <w:webHidden/>
              </w:rPr>
              <w:instrText xml:space="preserve"> PAGEREF _Toc238137487 \h </w:instrText>
            </w:r>
          </w:ins>
          <w:r>
            <w:rPr>
              <w:noProof/>
              <w:webHidden/>
            </w:rPr>
          </w:r>
          <w:r>
            <w:rPr>
              <w:noProof/>
              <w:webHidden/>
            </w:rPr>
            <w:fldChar w:fldCharType="separate"/>
          </w:r>
          <w:ins w:id="95" w:author="LALOY Emilien" w:date="2026-08-20T16:56:00Z">
            <w:r>
              <w:rPr>
                <w:noProof/>
                <w:webHidden/>
              </w:rPr>
              <w:t>35</w:t>
            </w:r>
            <w:r>
              <w:rPr>
                <w:noProof/>
                <w:webHidden/>
              </w:rPr>
              <w:fldChar w:fldCharType="end"/>
            </w:r>
            <w:r w:rsidRPr="00321CEA">
              <w:rPr>
                <w:rStyle w:val="Lienhypertexte"/>
                <w:noProof/>
              </w:rPr>
              <w:fldChar w:fldCharType="end"/>
            </w:r>
          </w:ins>
        </w:p>
        <w:p w14:paraId="309088DA" w14:textId="55F32EDA" w:rsidR="00B1264C" w:rsidRDefault="00B1264C">
          <w:pPr>
            <w:pStyle w:val="TM3"/>
            <w:tabs>
              <w:tab w:val="right" w:leader="dot" w:pos="9062"/>
            </w:tabs>
            <w:rPr>
              <w:ins w:id="96" w:author="LALOY Emilien" w:date="2026-08-20T16:56:00Z"/>
              <w:rFonts w:asciiTheme="minorHAnsi" w:eastAsiaTheme="minorEastAsia" w:hAnsiTheme="minorHAnsi"/>
              <w:noProof/>
              <w:lang w:eastAsia="en-GB"/>
            </w:rPr>
          </w:pPr>
          <w:ins w:id="97"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"_Toc238137488"</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cs="Arial"/>
                <w:noProof/>
                <w:lang w:val="fr-FR"/>
              </w:rPr>
              <w:t>2.1.3 Répression des protéines permettant la sortie des tissus périphériques</w:t>
            </w:r>
            <w:r>
              <w:rPr>
                <w:noProof/>
                <w:webHidden/>
              </w:rPr>
              <w:tab/>
            </w:r>
            <w:r>
              <w:rPr>
                <w:noProof/>
                <w:webHidden/>
              </w:rPr>
              <w:fldChar w:fldCharType="begin"/>
            </w:r>
            <w:r>
              <w:rPr>
                <w:noProof/>
                <w:webHidden/>
              </w:rPr>
              <w:instrText xml:space="preserve"> PAGEREF _Toc238137488 \h </w:instrText>
            </w:r>
          </w:ins>
          <w:r>
            <w:rPr>
              <w:noProof/>
              <w:webHidden/>
            </w:rPr>
          </w:r>
          <w:r>
            <w:rPr>
              <w:noProof/>
              <w:webHidden/>
            </w:rPr>
            <w:fldChar w:fldCharType="separate"/>
          </w:r>
          <w:ins w:id="98" w:author="LALOY Emilien" w:date="2026-08-20T16:56:00Z">
            <w:r>
              <w:rPr>
                <w:noProof/>
                <w:webHidden/>
              </w:rPr>
              <w:t>35</w:t>
            </w:r>
            <w:r>
              <w:rPr>
                <w:noProof/>
                <w:webHidden/>
              </w:rPr>
              <w:fldChar w:fldCharType="end"/>
            </w:r>
            <w:r w:rsidRPr="00321CEA">
              <w:rPr>
                <w:rStyle w:val="Lienhypertexte"/>
                <w:noProof/>
              </w:rPr>
              <w:fldChar w:fldCharType="end"/>
            </w:r>
          </w:ins>
        </w:p>
        <w:p w14:paraId="33DEF175" w14:textId="5471E411" w:rsidR="00B1264C" w:rsidRDefault="00B1264C">
          <w:pPr>
            <w:pStyle w:val="TM3"/>
            <w:tabs>
              <w:tab w:val="right" w:leader="dot" w:pos="9062"/>
            </w:tabs>
            <w:rPr>
              <w:ins w:id="99" w:author="LALOY Emilien" w:date="2026-08-20T16:56:00Z"/>
              <w:rFonts w:asciiTheme="minorHAnsi" w:eastAsiaTheme="minorEastAsia" w:hAnsiTheme="minorHAnsi"/>
              <w:noProof/>
              <w:lang w:eastAsia="en-GB"/>
            </w:rPr>
          </w:pPr>
          <w:ins w:id="100"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"_Toc238137489"</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cs="Arial"/>
                <w:noProof/>
                <w:lang w:val="fr-FR"/>
              </w:rPr>
              <w:t>2.1.4 Phénotype effecteur</w:t>
            </w:r>
            <w:r>
              <w:rPr>
                <w:noProof/>
                <w:webHidden/>
              </w:rPr>
              <w:tab/>
            </w:r>
            <w:r>
              <w:rPr>
                <w:noProof/>
                <w:webHidden/>
              </w:rPr>
              <w:fldChar w:fldCharType="begin"/>
            </w:r>
            <w:r>
              <w:rPr>
                <w:noProof/>
                <w:webHidden/>
              </w:rPr>
              <w:instrText xml:space="preserve"> PAGEREF _Toc238137489 \h </w:instrText>
            </w:r>
          </w:ins>
          <w:r>
            <w:rPr>
              <w:noProof/>
              <w:webHidden/>
            </w:rPr>
          </w:r>
          <w:r>
            <w:rPr>
              <w:noProof/>
              <w:webHidden/>
            </w:rPr>
            <w:fldChar w:fldCharType="separate"/>
          </w:r>
          <w:ins w:id="101" w:author="LALOY Emilien" w:date="2026-08-20T16:56:00Z">
            <w:r>
              <w:rPr>
                <w:noProof/>
                <w:webHidden/>
              </w:rPr>
              <w:t>36</w:t>
            </w:r>
            <w:r>
              <w:rPr>
                <w:noProof/>
                <w:webHidden/>
              </w:rPr>
              <w:fldChar w:fldCharType="end"/>
            </w:r>
            <w:r w:rsidRPr="00321CEA">
              <w:rPr>
                <w:rStyle w:val="Lienhypertexte"/>
                <w:noProof/>
              </w:rPr>
              <w:fldChar w:fldCharType="end"/>
            </w:r>
          </w:ins>
        </w:p>
        <w:p w14:paraId="0AE1DC51" w14:textId="19AAB5A5" w:rsidR="00B1264C" w:rsidRDefault="00B1264C">
          <w:pPr>
            <w:pStyle w:val="TM3"/>
            <w:tabs>
              <w:tab w:val="right" w:leader="dot" w:pos="9062"/>
            </w:tabs>
            <w:rPr>
              <w:ins w:id="102" w:author="LALOY Emilien" w:date="2026-08-20T16:56:00Z"/>
              <w:rFonts w:asciiTheme="minorHAnsi" w:eastAsiaTheme="minorEastAsia" w:hAnsiTheme="minorHAnsi"/>
              <w:noProof/>
              <w:lang w:eastAsia="en-GB"/>
            </w:rPr>
          </w:pPr>
          <w:ins w:id="103" w:author="LALOY Emilien" w:date="2026-08-20T16:56:00Z">
            <w:r w:rsidRPr="00321CEA">
              <w:rPr>
                <w:rStyle w:val="Lienhypertexte"/>
                <w:noProof/>
              </w:rPr>
              <w:lastRenderedPageBreak/>
              <w:fldChar w:fldCharType="begin"/>
            </w:r>
            <w:r w:rsidRPr="00321CEA">
              <w:rPr>
                <w:rStyle w:val="Lienhypertexte"/>
                <w:noProof/>
              </w:rPr>
              <w:instrText xml:space="preserve"> </w:instrText>
            </w:r>
            <w:r>
              <w:rPr>
                <w:noProof/>
              </w:rPr>
              <w:instrText>HYPERLINK \l "_Toc238137490"</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cs="Arial"/>
                <w:noProof/>
                <w:lang w:val="fr-FR"/>
              </w:rPr>
              <w:t>2.1.5 Expression de checkpoint immunitaires</w:t>
            </w:r>
            <w:r>
              <w:rPr>
                <w:noProof/>
                <w:webHidden/>
              </w:rPr>
              <w:tab/>
            </w:r>
            <w:r>
              <w:rPr>
                <w:noProof/>
                <w:webHidden/>
              </w:rPr>
              <w:fldChar w:fldCharType="begin"/>
            </w:r>
            <w:r>
              <w:rPr>
                <w:noProof/>
                <w:webHidden/>
              </w:rPr>
              <w:instrText xml:space="preserve"> PAGEREF _Toc238137490 \h </w:instrText>
            </w:r>
          </w:ins>
          <w:r>
            <w:rPr>
              <w:noProof/>
              <w:webHidden/>
            </w:rPr>
          </w:r>
          <w:r>
            <w:rPr>
              <w:noProof/>
              <w:webHidden/>
            </w:rPr>
            <w:fldChar w:fldCharType="separate"/>
          </w:r>
          <w:ins w:id="104" w:author="LALOY Emilien" w:date="2026-08-20T16:56:00Z">
            <w:r>
              <w:rPr>
                <w:noProof/>
                <w:webHidden/>
              </w:rPr>
              <w:t>37</w:t>
            </w:r>
            <w:r>
              <w:rPr>
                <w:noProof/>
                <w:webHidden/>
              </w:rPr>
              <w:fldChar w:fldCharType="end"/>
            </w:r>
            <w:r w:rsidRPr="00321CEA">
              <w:rPr>
                <w:rStyle w:val="Lienhypertexte"/>
                <w:noProof/>
              </w:rPr>
              <w:fldChar w:fldCharType="end"/>
            </w:r>
          </w:ins>
        </w:p>
        <w:p w14:paraId="15CDB57E" w14:textId="2DC9D85A" w:rsidR="00B1264C" w:rsidRDefault="00B1264C">
          <w:pPr>
            <w:pStyle w:val="TM3"/>
            <w:tabs>
              <w:tab w:val="right" w:leader="dot" w:pos="9062"/>
            </w:tabs>
            <w:rPr>
              <w:ins w:id="105" w:author="LALOY Emilien" w:date="2026-08-20T16:56:00Z"/>
              <w:rFonts w:asciiTheme="minorHAnsi" w:eastAsiaTheme="minorEastAsia" w:hAnsiTheme="minorHAnsi"/>
              <w:noProof/>
              <w:lang w:eastAsia="en-GB"/>
            </w:rPr>
          </w:pPr>
          <w:ins w:id="106"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"_Toc238137491"</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cs="Arial"/>
                <w:noProof/>
                <w:lang w:val="fr-FR"/>
              </w:rPr>
              <w:t>2.1.6 Facteurs de transcriptions</w:t>
            </w:r>
            <w:r>
              <w:rPr>
                <w:noProof/>
                <w:webHidden/>
              </w:rPr>
              <w:tab/>
            </w:r>
            <w:r>
              <w:rPr>
                <w:noProof/>
                <w:webHidden/>
              </w:rPr>
              <w:fldChar w:fldCharType="begin"/>
            </w:r>
            <w:r>
              <w:rPr>
                <w:noProof/>
                <w:webHidden/>
              </w:rPr>
              <w:instrText xml:space="preserve"> PAGEREF _Toc238137491 \h </w:instrText>
            </w:r>
          </w:ins>
          <w:r>
            <w:rPr>
              <w:noProof/>
              <w:webHidden/>
            </w:rPr>
          </w:r>
          <w:r>
            <w:rPr>
              <w:noProof/>
              <w:webHidden/>
            </w:rPr>
            <w:fldChar w:fldCharType="separate"/>
          </w:r>
          <w:ins w:id="107" w:author="LALOY Emilien" w:date="2026-08-20T16:56:00Z">
            <w:r>
              <w:rPr>
                <w:noProof/>
                <w:webHidden/>
              </w:rPr>
              <w:t>37</w:t>
            </w:r>
            <w:r>
              <w:rPr>
                <w:noProof/>
                <w:webHidden/>
              </w:rPr>
              <w:fldChar w:fldCharType="end"/>
            </w:r>
            <w:r w:rsidRPr="00321CEA">
              <w:rPr>
                <w:rStyle w:val="Lienhypertexte"/>
                <w:noProof/>
              </w:rPr>
              <w:fldChar w:fldCharType="end"/>
            </w:r>
          </w:ins>
        </w:p>
        <w:p w14:paraId="0FB860BE" w14:textId="2DD591B7" w:rsidR="00B1264C" w:rsidRDefault="00B1264C">
          <w:pPr>
            <w:pStyle w:val="TM3"/>
            <w:tabs>
              <w:tab w:val="right" w:leader="dot" w:pos="9062"/>
            </w:tabs>
            <w:rPr>
              <w:ins w:id="108" w:author="LALOY Emilien" w:date="2026-08-20T16:56:00Z"/>
              <w:rFonts w:asciiTheme="minorHAnsi" w:eastAsiaTheme="minorEastAsia" w:hAnsiTheme="minorHAnsi"/>
              <w:noProof/>
              <w:lang w:eastAsia="en-GB"/>
            </w:rPr>
          </w:pPr>
          <w:ins w:id="109"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"_Toc238137492"</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cs="Arial"/>
                <w:noProof/>
                <w:lang w:val="fr-FR"/>
              </w:rPr>
              <w:t>2.1.7 Autres</w:t>
            </w:r>
            <w:r>
              <w:rPr>
                <w:noProof/>
                <w:webHidden/>
              </w:rPr>
              <w:tab/>
            </w:r>
            <w:r>
              <w:rPr>
                <w:noProof/>
                <w:webHidden/>
              </w:rPr>
              <w:fldChar w:fldCharType="begin"/>
            </w:r>
            <w:r>
              <w:rPr>
                <w:noProof/>
                <w:webHidden/>
              </w:rPr>
              <w:instrText xml:space="preserve"> PAGEREF _Toc238137492 \h </w:instrText>
            </w:r>
          </w:ins>
          <w:r>
            <w:rPr>
              <w:noProof/>
              <w:webHidden/>
            </w:rPr>
          </w:r>
          <w:r>
            <w:rPr>
              <w:noProof/>
              <w:webHidden/>
            </w:rPr>
            <w:fldChar w:fldCharType="separate"/>
          </w:r>
          <w:ins w:id="110" w:author="LALOY Emilien" w:date="2026-08-20T16:56:00Z">
            <w:r>
              <w:rPr>
                <w:noProof/>
                <w:webHidden/>
              </w:rPr>
              <w:t>39</w:t>
            </w:r>
            <w:r>
              <w:rPr>
                <w:noProof/>
                <w:webHidden/>
              </w:rPr>
              <w:fldChar w:fldCharType="end"/>
            </w:r>
            <w:r w:rsidRPr="00321CEA">
              <w:rPr>
                <w:rStyle w:val="Lienhypertexte"/>
                <w:noProof/>
              </w:rPr>
              <w:fldChar w:fldCharType="end"/>
            </w:r>
          </w:ins>
        </w:p>
        <w:p w14:paraId="2F6414D1" w14:textId="3FB93EAF" w:rsidR="00B1264C" w:rsidRDefault="00B1264C">
          <w:pPr>
            <w:pStyle w:val="TM3"/>
            <w:tabs>
              <w:tab w:val="right" w:leader="dot" w:pos="9062"/>
            </w:tabs>
            <w:rPr>
              <w:ins w:id="111" w:author="LALOY Emilien" w:date="2026-08-20T16:56:00Z"/>
              <w:rFonts w:asciiTheme="minorHAnsi" w:eastAsiaTheme="minorEastAsia" w:hAnsiTheme="minorHAnsi"/>
              <w:noProof/>
              <w:lang w:eastAsia="en-GB"/>
            </w:rPr>
          </w:pPr>
          <w:ins w:id="112"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"_Toc238137493"</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cs="Arial"/>
                <w:noProof/>
                <w:lang w:val="fr-FR"/>
              </w:rPr>
              <w:t>2.1.9 Phénotype des lymphocytes T résidents mémoires CD4+</w:t>
            </w:r>
            <w:r>
              <w:rPr>
                <w:noProof/>
                <w:webHidden/>
              </w:rPr>
              <w:tab/>
            </w:r>
            <w:r>
              <w:rPr>
                <w:noProof/>
                <w:webHidden/>
              </w:rPr>
              <w:fldChar w:fldCharType="begin"/>
            </w:r>
            <w:r>
              <w:rPr>
                <w:noProof/>
                <w:webHidden/>
              </w:rPr>
              <w:instrText xml:space="preserve"> PAGEREF _Toc238137493 \h </w:instrText>
            </w:r>
          </w:ins>
          <w:r>
            <w:rPr>
              <w:noProof/>
              <w:webHidden/>
            </w:rPr>
          </w:r>
          <w:r>
            <w:rPr>
              <w:noProof/>
              <w:webHidden/>
            </w:rPr>
            <w:fldChar w:fldCharType="separate"/>
          </w:r>
          <w:ins w:id="113" w:author="LALOY Emilien" w:date="2026-08-20T16:56:00Z">
            <w:r>
              <w:rPr>
                <w:noProof/>
                <w:webHidden/>
              </w:rPr>
              <w:t>41</w:t>
            </w:r>
            <w:r>
              <w:rPr>
                <w:noProof/>
                <w:webHidden/>
              </w:rPr>
              <w:fldChar w:fldCharType="end"/>
            </w:r>
            <w:r w:rsidRPr="00321CEA">
              <w:rPr>
                <w:rStyle w:val="Lienhypertexte"/>
                <w:noProof/>
              </w:rPr>
              <w:fldChar w:fldCharType="end"/>
            </w:r>
          </w:ins>
        </w:p>
        <w:p w14:paraId="2D7F6DD1" w14:textId="3EEECE0B" w:rsidR="00B1264C" w:rsidRDefault="00B1264C">
          <w:pPr>
            <w:pStyle w:val="TM3"/>
            <w:tabs>
              <w:tab w:val="right" w:leader="dot" w:pos="9062"/>
            </w:tabs>
            <w:rPr>
              <w:ins w:id="114" w:author="LALOY Emilien" w:date="2026-08-20T16:56:00Z"/>
              <w:rFonts w:asciiTheme="minorHAnsi" w:eastAsiaTheme="minorEastAsia" w:hAnsiTheme="minorHAnsi"/>
              <w:noProof/>
              <w:lang w:eastAsia="en-GB"/>
            </w:rPr>
          </w:pPr>
          <w:ins w:id="115"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"_Toc238137494"</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2.1.10 Epigénétique des lymphocytes T résidents mémoires</w:t>
            </w:r>
            <w:r>
              <w:rPr>
                <w:noProof/>
                <w:webHidden/>
              </w:rPr>
              <w:tab/>
            </w:r>
            <w:r>
              <w:rPr>
                <w:noProof/>
                <w:webHidden/>
              </w:rPr>
              <w:fldChar w:fldCharType="begin"/>
            </w:r>
            <w:r>
              <w:rPr>
                <w:noProof/>
                <w:webHidden/>
              </w:rPr>
              <w:instrText xml:space="preserve"> PAGEREF _Toc238137494 \h </w:instrText>
            </w:r>
          </w:ins>
          <w:r>
            <w:rPr>
              <w:noProof/>
              <w:webHidden/>
            </w:rPr>
          </w:r>
          <w:r>
            <w:rPr>
              <w:noProof/>
              <w:webHidden/>
            </w:rPr>
            <w:fldChar w:fldCharType="separate"/>
          </w:r>
          <w:ins w:id="116" w:author="LALOY Emilien" w:date="2026-08-20T16:56:00Z">
            <w:r>
              <w:rPr>
                <w:noProof/>
                <w:webHidden/>
              </w:rPr>
              <w:t>42</w:t>
            </w:r>
            <w:r>
              <w:rPr>
                <w:noProof/>
                <w:webHidden/>
              </w:rPr>
              <w:fldChar w:fldCharType="end"/>
            </w:r>
            <w:r w:rsidRPr="00321CEA">
              <w:rPr>
                <w:rStyle w:val="Lienhypertexte"/>
                <w:noProof/>
              </w:rPr>
              <w:fldChar w:fldCharType="end"/>
            </w:r>
          </w:ins>
        </w:p>
        <w:p w14:paraId="0CA4C73E" w14:textId="358A3F9E" w:rsidR="00B1264C" w:rsidRDefault="00B1264C">
          <w:pPr>
            <w:pStyle w:val="TM2"/>
            <w:tabs>
              <w:tab w:val="right" w:leader="dot" w:pos="9062"/>
            </w:tabs>
            <w:rPr>
              <w:ins w:id="117" w:author="LALOY Emilien" w:date="2026-08-20T16:56:00Z"/>
              <w:rFonts w:asciiTheme="minorHAnsi" w:eastAsiaTheme="minorEastAsia" w:hAnsiTheme="minorHAnsi"/>
              <w:noProof/>
              <w:lang w:eastAsia="en-GB"/>
            </w:rPr>
          </w:pPr>
          <w:ins w:id="118"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"_Toc238137495"</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2.3 L’hétérogénéité des lymphocytes T résidents mémoires</w:t>
            </w:r>
            <w:r>
              <w:rPr>
                <w:noProof/>
                <w:webHidden/>
              </w:rPr>
              <w:tab/>
            </w:r>
            <w:r>
              <w:rPr>
                <w:noProof/>
                <w:webHidden/>
              </w:rPr>
              <w:fldChar w:fldCharType="begin"/>
            </w:r>
            <w:r>
              <w:rPr>
                <w:noProof/>
                <w:webHidden/>
              </w:rPr>
              <w:instrText xml:space="preserve"> PAGEREF _Toc238137495 \h </w:instrText>
            </w:r>
          </w:ins>
          <w:r>
            <w:rPr>
              <w:noProof/>
              <w:webHidden/>
            </w:rPr>
          </w:r>
          <w:r>
            <w:rPr>
              <w:noProof/>
              <w:webHidden/>
            </w:rPr>
            <w:fldChar w:fldCharType="separate"/>
          </w:r>
          <w:ins w:id="119" w:author="LALOY Emilien" w:date="2026-08-20T16:56:00Z">
            <w:r>
              <w:rPr>
                <w:noProof/>
                <w:webHidden/>
              </w:rPr>
              <w:t>44</w:t>
            </w:r>
            <w:r>
              <w:rPr>
                <w:noProof/>
                <w:webHidden/>
              </w:rPr>
              <w:fldChar w:fldCharType="end"/>
            </w:r>
            <w:r w:rsidRPr="00321CEA">
              <w:rPr>
                <w:rStyle w:val="Lienhypertexte"/>
                <w:noProof/>
              </w:rPr>
              <w:fldChar w:fldCharType="end"/>
            </w:r>
          </w:ins>
        </w:p>
        <w:p w14:paraId="287C409C" w14:textId="754B3391" w:rsidR="00B1264C" w:rsidRDefault="00B1264C">
          <w:pPr>
            <w:pStyle w:val="TM3"/>
            <w:tabs>
              <w:tab w:val="right" w:leader="dot" w:pos="9062"/>
            </w:tabs>
            <w:rPr>
              <w:ins w:id="120" w:author="LALOY Emilien" w:date="2026-08-20T16:56:00Z"/>
              <w:rFonts w:asciiTheme="minorHAnsi" w:eastAsiaTheme="minorEastAsia" w:hAnsiTheme="minorHAnsi"/>
              <w:noProof/>
              <w:lang w:eastAsia="en-GB"/>
            </w:rPr>
          </w:pPr>
          <w:ins w:id="121"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"_Toc238137496"</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cs="Arial"/>
                <w:noProof/>
                <w:lang w:val="fr-FR"/>
              </w:rPr>
              <w:t>2.2.1 Différences intra-tissus</w:t>
            </w:r>
            <w:r>
              <w:rPr>
                <w:noProof/>
                <w:webHidden/>
              </w:rPr>
              <w:tab/>
            </w:r>
            <w:r>
              <w:rPr>
                <w:noProof/>
                <w:webHidden/>
              </w:rPr>
              <w:fldChar w:fldCharType="begin"/>
            </w:r>
            <w:r>
              <w:rPr>
                <w:noProof/>
                <w:webHidden/>
              </w:rPr>
              <w:instrText xml:space="preserve"> PAGEREF _Toc238137496 \h </w:instrText>
            </w:r>
          </w:ins>
          <w:r>
            <w:rPr>
              <w:noProof/>
              <w:webHidden/>
            </w:rPr>
          </w:r>
          <w:r>
            <w:rPr>
              <w:noProof/>
              <w:webHidden/>
            </w:rPr>
            <w:fldChar w:fldCharType="separate"/>
          </w:r>
          <w:ins w:id="122" w:author="LALOY Emilien" w:date="2026-08-20T16:56:00Z">
            <w:r>
              <w:rPr>
                <w:noProof/>
                <w:webHidden/>
              </w:rPr>
              <w:t>44</w:t>
            </w:r>
            <w:r>
              <w:rPr>
                <w:noProof/>
                <w:webHidden/>
              </w:rPr>
              <w:fldChar w:fldCharType="end"/>
            </w:r>
            <w:r w:rsidRPr="00321CEA">
              <w:rPr>
                <w:rStyle w:val="Lienhypertexte"/>
                <w:noProof/>
              </w:rPr>
              <w:fldChar w:fldCharType="end"/>
            </w:r>
          </w:ins>
        </w:p>
        <w:p w14:paraId="41C76528" w14:textId="03C9BDBD" w:rsidR="00B1264C" w:rsidRDefault="00B1264C">
          <w:pPr>
            <w:pStyle w:val="TM3"/>
            <w:tabs>
              <w:tab w:val="right" w:leader="dot" w:pos="9062"/>
            </w:tabs>
            <w:rPr>
              <w:ins w:id="123" w:author="LALOY Emilien" w:date="2026-08-20T16:56:00Z"/>
              <w:rFonts w:asciiTheme="minorHAnsi" w:eastAsiaTheme="minorEastAsia" w:hAnsiTheme="minorHAnsi"/>
              <w:noProof/>
              <w:lang w:eastAsia="en-GB"/>
            </w:rPr>
          </w:pPr>
          <w:ins w:id="124"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"_Toc238137497"</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cs="Arial"/>
                <w:noProof/>
                <w:lang w:val="fr-FR"/>
              </w:rPr>
              <w:t>2.2.2 Différences inter-tissus</w:t>
            </w:r>
            <w:r>
              <w:rPr>
                <w:noProof/>
                <w:webHidden/>
              </w:rPr>
              <w:tab/>
            </w:r>
            <w:r>
              <w:rPr>
                <w:noProof/>
                <w:webHidden/>
              </w:rPr>
              <w:fldChar w:fldCharType="begin"/>
            </w:r>
            <w:r>
              <w:rPr>
                <w:noProof/>
                <w:webHidden/>
              </w:rPr>
              <w:instrText xml:space="preserve"> PAGEREF _Toc238137497 \h </w:instrText>
            </w:r>
          </w:ins>
          <w:r>
            <w:rPr>
              <w:noProof/>
              <w:webHidden/>
            </w:rPr>
          </w:r>
          <w:r>
            <w:rPr>
              <w:noProof/>
              <w:webHidden/>
            </w:rPr>
            <w:fldChar w:fldCharType="separate"/>
          </w:r>
          <w:ins w:id="125" w:author="LALOY Emilien" w:date="2026-08-20T16:56:00Z">
            <w:r>
              <w:rPr>
                <w:noProof/>
                <w:webHidden/>
              </w:rPr>
              <w:t>47</w:t>
            </w:r>
            <w:r>
              <w:rPr>
                <w:noProof/>
                <w:webHidden/>
              </w:rPr>
              <w:fldChar w:fldCharType="end"/>
            </w:r>
            <w:r w:rsidRPr="00321CEA">
              <w:rPr>
                <w:rStyle w:val="Lienhypertexte"/>
                <w:noProof/>
              </w:rPr>
              <w:fldChar w:fldCharType="end"/>
            </w:r>
          </w:ins>
        </w:p>
        <w:p w14:paraId="19808A1F" w14:textId="34068595" w:rsidR="00B1264C" w:rsidRDefault="00B1264C">
          <w:pPr>
            <w:pStyle w:val="TM3"/>
            <w:tabs>
              <w:tab w:val="right" w:leader="dot" w:pos="9062"/>
            </w:tabs>
            <w:rPr>
              <w:ins w:id="126" w:author="LALOY Emilien" w:date="2026-08-20T16:56:00Z"/>
              <w:rFonts w:asciiTheme="minorHAnsi" w:eastAsiaTheme="minorEastAsia" w:hAnsiTheme="minorHAnsi"/>
              <w:noProof/>
              <w:lang w:eastAsia="en-GB"/>
            </w:rPr>
          </w:pPr>
          <w:ins w:id="127"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"_Toc238137498"</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cs="Arial"/>
                <w:noProof/>
                <w:lang w:val="fr-FR"/>
              </w:rPr>
              <w:t>2.2.3 Autres</w:t>
            </w:r>
            <w:r>
              <w:rPr>
                <w:noProof/>
                <w:webHidden/>
              </w:rPr>
              <w:tab/>
            </w:r>
            <w:r>
              <w:rPr>
                <w:noProof/>
                <w:webHidden/>
              </w:rPr>
              <w:fldChar w:fldCharType="begin"/>
            </w:r>
            <w:r>
              <w:rPr>
                <w:noProof/>
                <w:webHidden/>
              </w:rPr>
              <w:instrText xml:space="preserve"> PAGEREF _Toc238137498 \h </w:instrText>
            </w:r>
          </w:ins>
          <w:r>
            <w:rPr>
              <w:noProof/>
              <w:webHidden/>
            </w:rPr>
          </w:r>
          <w:r>
            <w:rPr>
              <w:noProof/>
              <w:webHidden/>
            </w:rPr>
            <w:fldChar w:fldCharType="separate"/>
          </w:r>
          <w:ins w:id="128" w:author="LALOY Emilien" w:date="2026-08-20T16:56:00Z">
            <w:r>
              <w:rPr>
                <w:noProof/>
                <w:webHidden/>
              </w:rPr>
              <w:t>49</w:t>
            </w:r>
            <w:r>
              <w:rPr>
                <w:noProof/>
                <w:webHidden/>
              </w:rPr>
              <w:fldChar w:fldCharType="end"/>
            </w:r>
            <w:r w:rsidRPr="00321CEA">
              <w:rPr>
                <w:rStyle w:val="Lienhypertexte"/>
                <w:noProof/>
              </w:rPr>
              <w:fldChar w:fldCharType="end"/>
            </w:r>
          </w:ins>
        </w:p>
        <w:p w14:paraId="733F91E3" w14:textId="2B38A569" w:rsidR="00B1264C" w:rsidRDefault="00B1264C">
          <w:pPr>
            <w:pStyle w:val="TM2"/>
            <w:tabs>
              <w:tab w:val="right" w:leader="dot" w:pos="9062"/>
            </w:tabs>
            <w:rPr>
              <w:ins w:id="129" w:author="LALOY Emilien" w:date="2026-08-20T16:56:00Z"/>
              <w:rFonts w:asciiTheme="minorHAnsi" w:eastAsiaTheme="minorEastAsia" w:hAnsiTheme="minorHAnsi"/>
              <w:noProof/>
              <w:lang w:eastAsia="en-GB"/>
            </w:rPr>
          </w:pPr>
          <w:ins w:id="130"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"_Toc238137499"</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2.3 Caractéristiques des lymphocytes T résidents mémoires</w:t>
            </w:r>
            <w:r>
              <w:rPr>
                <w:noProof/>
                <w:webHidden/>
              </w:rPr>
              <w:tab/>
            </w:r>
            <w:r>
              <w:rPr>
                <w:noProof/>
                <w:webHidden/>
              </w:rPr>
              <w:fldChar w:fldCharType="begin"/>
            </w:r>
            <w:r>
              <w:rPr>
                <w:noProof/>
                <w:webHidden/>
              </w:rPr>
              <w:instrText xml:space="preserve"> PAGEREF _Toc238137499 \h </w:instrText>
            </w:r>
          </w:ins>
          <w:r>
            <w:rPr>
              <w:noProof/>
              <w:webHidden/>
            </w:rPr>
          </w:r>
          <w:r>
            <w:rPr>
              <w:noProof/>
              <w:webHidden/>
            </w:rPr>
            <w:fldChar w:fldCharType="separate"/>
          </w:r>
          <w:ins w:id="131" w:author="LALOY Emilien" w:date="2026-08-20T16:56:00Z">
            <w:r>
              <w:rPr>
                <w:noProof/>
                <w:webHidden/>
              </w:rPr>
              <w:t>50</w:t>
            </w:r>
            <w:r>
              <w:rPr>
                <w:noProof/>
                <w:webHidden/>
              </w:rPr>
              <w:fldChar w:fldCharType="end"/>
            </w:r>
            <w:r w:rsidRPr="00321CEA">
              <w:rPr>
                <w:rStyle w:val="Lienhypertexte"/>
                <w:noProof/>
              </w:rPr>
              <w:fldChar w:fldCharType="end"/>
            </w:r>
          </w:ins>
        </w:p>
        <w:p w14:paraId="68CCAE5E" w14:textId="6C1D982C" w:rsidR="00B1264C" w:rsidRDefault="00B1264C">
          <w:pPr>
            <w:pStyle w:val="TM3"/>
            <w:tabs>
              <w:tab w:val="right" w:leader="dot" w:pos="9062"/>
            </w:tabs>
            <w:rPr>
              <w:ins w:id="132" w:author="LALOY Emilien" w:date="2026-08-20T16:56:00Z"/>
              <w:rFonts w:asciiTheme="minorHAnsi" w:eastAsiaTheme="minorEastAsia" w:hAnsiTheme="minorHAnsi"/>
              <w:noProof/>
              <w:lang w:eastAsia="en-GB"/>
            </w:rPr>
          </w:pPr>
          <w:ins w:id="133"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"_Toc238137500"</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2.3.1 Organes contenant des TRM</w:t>
            </w:r>
            <w:r>
              <w:rPr>
                <w:noProof/>
                <w:webHidden/>
              </w:rPr>
              <w:tab/>
            </w:r>
            <w:r>
              <w:rPr>
                <w:noProof/>
                <w:webHidden/>
              </w:rPr>
              <w:fldChar w:fldCharType="begin"/>
            </w:r>
            <w:r>
              <w:rPr>
                <w:noProof/>
                <w:webHidden/>
              </w:rPr>
              <w:instrText xml:space="preserve"> PAGEREF _Toc238137500 \h </w:instrText>
            </w:r>
          </w:ins>
          <w:r>
            <w:rPr>
              <w:noProof/>
              <w:webHidden/>
            </w:rPr>
          </w:r>
          <w:r>
            <w:rPr>
              <w:noProof/>
              <w:webHidden/>
            </w:rPr>
            <w:fldChar w:fldCharType="separate"/>
          </w:r>
          <w:ins w:id="134" w:author="LALOY Emilien" w:date="2026-08-20T16:56:00Z">
            <w:r>
              <w:rPr>
                <w:noProof/>
                <w:webHidden/>
              </w:rPr>
              <w:t>50</w:t>
            </w:r>
            <w:r>
              <w:rPr>
                <w:noProof/>
                <w:webHidden/>
              </w:rPr>
              <w:fldChar w:fldCharType="end"/>
            </w:r>
            <w:r w:rsidRPr="00321CEA">
              <w:rPr>
                <w:rStyle w:val="Lienhypertexte"/>
                <w:noProof/>
              </w:rPr>
              <w:fldChar w:fldCharType="end"/>
            </w:r>
          </w:ins>
        </w:p>
        <w:p w14:paraId="0F4A4490" w14:textId="3B26520A" w:rsidR="00B1264C" w:rsidRDefault="00B1264C">
          <w:pPr>
            <w:pStyle w:val="TM3"/>
            <w:tabs>
              <w:tab w:val="right" w:leader="dot" w:pos="9062"/>
            </w:tabs>
            <w:rPr>
              <w:ins w:id="135" w:author="LALOY Emilien" w:date="2026-08-20T16:56:00Z"/>
              <w:rFonts w:asciiTheme="minorHAnsi" w:eastAsiaTheme="minorEastAsia" w:hAnsiTheme="minorHAnsi"/>
              <w:noProof/>
              <w:lang w:eastAsia="en-GB"/>
            </w:rPr>
          </w:pPr>
          <w:ins w:id="136"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"_Toc238137501"</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2.3.2 Localisation intra-organe des TRM</w:t>
            </w:r>
            <w:r>
              <w:rPr>
                <w:noProof/>
                <w:webHidden/>
              </w:rPr>
              <w:tab/>
            </w:r>
            <w:r>
              <w:rPr>
                <w:noProof/>
                <w:webHidden/>
              </w:rPr>
              <w:fldChar w:fldCharType="begin"/>
            </w:r>
            <w:r>
              <w:rPr>
                <w:noProof/>
                <w:webHidden/>
              </w:rPr>
              <w:instrText xml:space="preserve"> PAGEREF _Toc238137501 \h </w:instrText>
            </w:r>
          </w:ins>
          <w:r>
            <w:rPr>
              <w:noProof/>
              <w:webHidden/>
            </w:rPr>
          </w:r>
          <w:r>
            <w:rPr>
              <w:noProof/>
              <w:webHidden/>
            </w:rPr>
            <w:fldChar w:fldCharType="separate"/>
          </w:r>
          <w:ins w:id="137" w:author="LALOY Emilien" w:date="2026-08-20T16:56:00Z">
            <w:r>
              <w:rPr>
                <w:noProof/>
                <w:webHidden/>
              </w:rPr>
              <w:t>50</w:t>
            </w:r>
            <w:r>
              <w:rPr>
                <w:noProof/>
                <w:webHidden/>
              </w:rPr>
              <w:fldChar w:fldCharType="end"/>
            </w:r>
            <w:r w:rsidRPr="00321CEA">
              <w:rPr>
                <w:rStyle w:val="Lienhypertexte"/>
                <w:noProof/>
              </w:rPr>
              <w:fldChar w:fldCharType="end"/>
            </w:r>
          </w:ins>
        </w:p>
        <w:p w14:paraId="2F34F7D2" w14:textId="2689D3D9" w:rsidR="00B1264C" w:rsidRDefault="00B1264C">
          <w:pPr>
            <w:pStyle w:val="TM3"/>
            <w:tabs>
              <w:tab w:val="right" w:leader="dot" w:pos="9062"/>
            </w:tabs>
            <w:rPr>
              <w:ins w:id="138" w:author="LALOY Emilien" w:date="2026-08-20T16:56:00Z"/>
              <w:rFonts w:asciiTheme="minorHAnsi" w:eastAsiaTheme="minorEastAsia" w:hAnsiTheme="minorHAnsi"/>
              <w:noProof/>
              <w:lang w:eastAsia="en-GB"/>
            </w:rPr>
          </w:pPr>
          <w:ins w:id="139"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"_Toc238137502"</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2.3.3 Homing des TRM</w:t>
            </w:r>
            <w:r>
              <w:rPr>
                <w:noProof/>
                <w:webHidden/>
              </w:rPr>
              <w:tab/>
            </w:r>
            <w:r>
              <w:rPr>
                <w:noProof/>
                <w:webHidden/>
              </w:rPr>
              <w:fldChar w:fldCharType="begin"/>
            </w:r>
            <w:r>
              <w:rPr>
                <w:noProof/>
                <w:webHidden/>
              </w:rPr>
              <w:instrText xml:space="preserve"> PAGEREF _Toc238137502 \h </w:instrText>
            </w:r>
          </w:ins>
          <w:r>
            <w:rPr>
              <w:noProof/>
              <w:webHidden/>
            </w:rPr>
          </w:r>
          <w:r>
            <w:rPr>
              <w:noProof/>
              <w:webHidden/>
            </w:rPr>
            <w:fldChar w:fldCharType="separate"/>
          </w:r>
          <w:ins w:id="140" w:author="LALOY Emilien" w:date="2026-08-20T16:56:00Z">
            <w:r>
              <w:rPr>
                <w:noProof/>
                <w:webHidden/>
              </w:rPr>
              <w:t>51</w:t>
            </w:r>
            <w:r>
              <w:rPr>
                <w:noProof/>
                <w:webHidden/>
              </w:rPr>
              <w:fldChar w:fldCharType="end"/>
            </w:r>
            <w:r w:rsidRPr="00321CEA">
              <w:rPr>
                <w:rStyle w:val="Lienhypertexte"/>
                <w:noProof/>
              </w:rPr>
              <w:fldChar w:fldCharType="end"/>
            </w:r>
          </w:ins>
        </w:p>
        <w:p w14:paraId="1E13ECE9" w14:textId="4103E2D0" w:rsidR="00B1264C" w:rsidRDefault="00B1264C">
          <w:pPr>
            <w:pStyle w:val="TM3"/>
            <w:tabs>
              <w:tab w:val="right" w:leader="dot" w:pos="9062"/>
            </w:tabs>
            <w:rPr>
              <w:ins w:id="141" w:author="LALOY Emilien" w:date="2026-08-20T16:56:00Z"/>
              <w:rFonts w:asciiTheme="minorHAnsi" w:eastAsiaTheme="minorEastAsia" w:hAnsiTheme="minorHAnsi"/>
              <w:noProof/>
              <w:lang w:eastAsia="en-GB"/>
            </w:rPr>
          </w:pPr>
          <w:ins w:id="142"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"_Toc238137503"</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2.3.4 Morphologie et migration intra-tissu des TRM</w:t>
            </w:r>
            <w:r>
              <w:rPr>
                <w:noProof/>
                <w:webHidden/>
              </w:rPr>
              <w:tab/>
            </w:r>
            <w:r>
              <w:rPr>
                <w:noProof/>
                <w:webHidden/>
              </w:rPr>
              <w:fldChar w:fldCharType="begin"/>
            </w:r>
            <w:r>
              <w:rPr>
                <w:noProof/>
                <w:webHidden/>
              </w:rPr>
              <w:instrText xml:space="preserve"> PAGEREF _Toc238137503 \h </w:instrText>
            </w:r>
          </w:ins>
          <w:r>
            <w:rPr>
              <w:noProof/>
              <w:webHidden/>
            </w:rPr>
          </w:r>
          <w:r>
            <w:rPr>
              <w:noProof/>
              <w:webHidden/>
            </w:rPr>
            <w:fldChar w:fldCharType="separate"/>
          </w:r>
          <w:ins w:id="143" w:author="LALOY Emilien" w:date="2026-08-20T16:56:00Z">
            <w:r>
              <w:rPr>
                <w:noProof/>
                <w:webHidden/>
              </w:rPr>
              <w:t>53</w:t>
            </w:r>
            <w:r>
              <w:rPr>
                <w:noProof/>
                <w:webHidden/>
              </w:rPr>
              <w:fldChar w:fldCharType="end"/>
            </w:r>
            <w:r w:rsidRPr="00321CEA">
              <w:rPr>
                <w:rStyle w:val="Lienhypertexte"/>
                <w:noProof/>
              </w:rPr>
              <w:fldChar w:fldCharType="end"/>
            </w:r>
          </w:ins>
        </w:p>
        <w:p w14:paraId="7D747444" w14:textId="4E271E7B" w:rsidR="00B1264C" w:rsidRDefault="00B1264C">
          <w:pPr>
            <w:pStyle w:val="TM3"/>
            <w:tabs>
              <w:tab w:val="right" w:leader="dot" w:pos="9062"/>
            </w:tabs>
            <w:rPr>
              <w:ins w:id="144" w:author="LALOY Emilien" w:date="2026-08-20T16:56:00Z"/>
              <w:rFonts w:asciiTheme="minorHAnsi" w:eastAsiaTheme="minorEastAsia" w:hAnsiTheme="minorHAnsi"/>
              <w:noProof/>
              <w:lang w:eastAsia="en-GB"/>
            </w:rPr>
          </w:pPr>
          <w:ins w:id="145"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"_Toc238137504"</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2.3.5 Persistance des TRM dans les tissus</w:t>
            </w:r>
            <w:r>
              <w:rPr>
                <w:noProof/>
                <w:webHidden/>
              </w:rPr>
              <w:tab/>
            </w:r>
            <w:r>
              <w:rPr>
                <w:noProof/>
                <w:webHidden/>
              </w:rPr>
              <w:fldChar w:fldCharType="begin"/>
            </w:r>
            <w:r>
              <w:rPr>
                <w:noProof/>
                <w:webHidden/>
              </w:rPr>
              <w:instrText xml:space="preserve"> PAGEREF _Toc238137504 \h </w:instrText>
            </w:r>
          </w:ins>
          <w:r>
            <w:rPr>
              <w:noProof/>
              <w:webHidden/>
            </w:rPr>
          </w:r>
          <w:r>
            <w:rPr>
              <w:noProof/>
              <w:webHidden/>
            </w:rPr>
            <w:fldChar w:fldCharType="separate"/>
          </w:r>
          <w:ins w:id="146" w:author="LALOY Emilien" w:date="2026-08-20T16:56:00Z">
            <w:r>
              <w:rPr>
                <w:noProof/>
                <w:webHidden/>
              </w:rPr>
              <w:t>54</w:t>
            </w:r>
            <w:r>
              <w:rPr>
                <w:noProof/>
                <w:webHidden/>
              </w:rPr>
              <w:fldChar w:fldCharType="end"/>
            </w:r>
            <w:r w:rsidRPr="00321CEA">
              <w:rPr>
                <w:rStyle w:val="Lienhypertexte"/>
                <w:noProof/>
              </w:rPr>
              <w:fldChar w:fldCharType="end"/>
            </w:r>
          </w:ins>
        </w:p>
        <w:p w14:paraId="779D5BCC" w14:textId="6FC12B9F" w:rsidR="00B1264C" w:rsidRDefault="00B1264C">
          <w:pPr>
            <w:pStyle w:val="TM3"/>
            <w:tabs>
              <w:tab w:val="right" w:leader="dot" w:pos="9062"/>
            </w:tabs>
            <w:rPr>
              <w:ins w:id="147" w:author="LALOY Emilien" w:date="2026-08-20T16:56:00Z"/>
              <w:rFonts w:asciiTheme="minorHAnsi" w:eastAsiaTheme="minorEastAsia" w:hAnsiTheme="minorHAnsi"/>
              <w:noProof/>
              <w:lang w:eastAsia="en-GB"/>
            </w:rPr>
          </w:pPr>
          <w:ins w:id="148"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"_Toc238137505"</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2.3.6 Prolifération homéostatique</w:t>
            </w:r>
            <w:r>
              <w:rPr>
                <w:noProof/>
                <w:webHidden/>
              </w:rPr>
              <w:tab/>
            </w:r>
            <w:r>
              <w:rPr>
                <w:noProof/>
                <w:webHidden/>
              </w:rPr>
              <w:fldChar w:fldCharType="begin"/>
            </w:r>
            <w:r>
              <w:rPr>
                <w:noProof/>
                <w:webHidden/>
              </w:rPr>
              <w:instrText xml:space="preserve"> PAGEREF _Toc238137505 \h </w:instrText>
            </w:r>
          </w:ins>
          <w:r>
            <w:rPr>
              <w:noProof/>
              <w:webHidden/>
            </w:rPr>
          </w:r>
          <w:r>
            <w:rPr>
              <w:noProof/>
              <w:webHidden/>
            </w:rPr>
            <w:fldChar w:fldCharType="separate"/>
          </w:r>
          <w:ins w:id="149" w:author="LALOY Emilien" w:date="2026-08-20T16:56:00Z">
            <w:r>
              <w:rPr>
                <w:noProof/>
                <w:webHidden/>
              </w:rPr>
              <w:t>57</w:t>
            </w:r>
            <w:r>
              <w:rPr>
                <w:noProof/>
                <w:webHidden/>
              </w:rPr>
              <w:fldChar w:fldCharType="end"/>
            </w:r>
            <w:r w:rsidRPr="00321CEA">
              <w:rPr>
                <w:rStyle w:val="Lienhypertexte"/>
                <w:noProof/>
              </w:rPr>
              <w:fldChar w:fldCharType="end"/>
            </w:r>
          </w:ins>
        </w:p>
        <w:p w14:paraId="6AD78E21" w14:textId="0A45F2AE" w:rsidR="00B1264C" w:rsidRDefault="00B1264C">
          <w:pPr>
            <w:pStyle w:val="TM2"/>
            <w:tabs>
              <w:tab w:val="right" w:leader="dot" w:pos="9062"/>
            </w:tabs>
            <w:rPr>
              <w:ins w:id="150" w:author="LALOY Emilien" w:date="2026-08-20T16:56:00Z"/>
              <w:rFonts w:asciiTheme="minorHAnsi" w:eastAsiaTheme="minorEastAsia" w:hAnsiTheme="minorHAnsi"/>
              <w:noProof/>
              <w:lang w:eastAsia="en-GB"/>
            </w:rPr>
          </w:pPr>
          <w:ins w:id="151"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"_Toc238137506"</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2.4 La différenciation des lymphocytes T résidents mémoires</w:t>
            </w:r>
            <w:r>
              <w:rPr>
                <w:noProof/>
                <w:webHidden/>
              </w:rPr>
              <w:tab/>
            </w:r>
            <w:r>
              <w:rPr>
                <w:noProof/>
                <w:webHidden/>
              </w:rPr>
              <w:fldChar w:fldCharType="begin"/>
            </w:r>
            <w:r>
              <w:rPr>
                <w:noProof/>
                <w:webHidden/>
              </w:rPr>
              <w:instrText xml:space="preserve"> PAGEREF _Toc238137506 \h </w:instrText>
            </w:r>
          </w:ins>
          <w:r>
            <w:rPr>
              <w:noProof/>
              <w:webHidden/>
            </w:rPr>
          </w:r>
          <w:r>
            <w:rPr>
              <w:noProof/>
              <w:webHidden/>
            </w:rPr>
            <w:fldChar w:fldCharType="separate"/>
          </w:r>
          <w:ins w:id="152" w:author="LALOY Emilien" w:date="2026-08-20T16:56:00Z">
            <w:r>
              <w:rPr>
                <w:noProof/>
                <w:webHidden/>
              </w:rPr>
              <w:t>58</w:t>
            </w:r>
            <w:r>
              <w:rPr>
                <w:noProof/>
                <w:webHidden/>
              </w:rPr>
              <w:fldChar w:fldCharType="end"/>
            </w:r>
            <w:r w:rsidRPr="00321CEA">
              <w:rPr>
                <w:rStyle w:val="Lienhypertexte"/>
                <w:noProof/>
              </w:rPr>
              <w:fldChar w:fldCharType="end"/>
            </w:r>
          </w:ins>
        </w:p>
        <w:p w14:paraId="6A746CEA" w14:textId="6E87A773" w:rsidR="00B1264C" w:rsidRDefault="00B1264C">
          <w:pPr>
            <w:pStyle w:val="TM3"/>
            <w:tabs>
              <w:tab w:val="right" w:leader="dot" w:pos="9062"/>
            </w:tabs>
            <w:rPr>
              <w:ins w:id="153" w:author="LALOY Emilien" w:date="2026-08-20T16:56:00Z"/>
              <w:rFonts w:asciiTheme="minorHAnsi" w:eastAsiaTheme="minorEastAsia" w:hAnsiTheme="minorHAnsi"/>
              <w:noProof/>
              <w:lang w:eastAsia="en-GB"/>
            </w:rPr>
          </w:pPr>
          <w:ins w:id="154"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"_Toc238137507"</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2.4.1 Signaux externes responsables de la différenciation des TRM</w:t>
            </w:r>
            <w:r>
              <w:rPr>
                <w:noProof/>
                <w:webHidden/>
              </w:rPr>
              <w:tab/>
            </w:r>
            <w:r>
              <w:rPr>
                <w:noProof/>
                <w:webHidden/>
              </w:rPr>
              <w:fldChar w:fldCharType="begin"/>
            </w:r>
            <w:r>
              <w:rPr>
                <w:noProof/>
                <w:webHidden/>
              </w:rPr>
              <w:instrText xml:space="preserve"> PAGEREF _Toc238137507 \h </w:instrText>
            </w:r>
          </w:ins>
          <w:r>
            <w:rPr>
              <w:noProof/>
              <w:webHidden/>
            </w:rPr>
          </w:r>
          <w:r>
            <w:rPr>
              <w:noProof/>
              <w:webHidden/>
            </w:rPr>
            <w:fldChar w:fldCharType="separate"/>
          </w:r>
          <w:ins w:id="155" w:author="LALOY Emilien" w:date="2026-08-20T16:56:00Z">
            <w:r>
              <w:rPr>
                <w:noProof/>
                <w:webHidden/>
              </w:rPr>
              <w:t>58</w:t>
            </w:r>
            <w:r>
              <w:rPr>
                <w:noProof/>
                <w:webHidden/>
              </w:rPr>
              <w:fldChar w:fldCharType="end"/>
            </w:r>
            <w:r w:rsidRPr="00321CEA">
              <w:rPr>
                <w:rStyle w:val="Lienhypertexte"/>
                <w:noProof/>
              </w:rPr>
              <w:fldChar w:fldCharType="end"/>
            </w:r>
          </w:ins>
        </w:p>
        <w:p w14:paraId="0F8340A0" w14:textId="3DCA4391" w:rsidR="00B1264C" w:rsidRDefault="00B1264C">
          <w:pPr>
            <w:pStyle w:val="TM3"/>
            <w:tabs>
              <w:tab w:val="right" w:leader="dot" w:pos="9062"/>
            </w:tabs>
            <w:rPr>
              <w:ins w:id="156" w:author="LALOY Emilien" w:date="2026-08-20T16:56:00Z"/>
              <w:rFonts w:asciiTheme="minorHAnsi" w:eastAsiaTheme="minorEastAsia" w:hAnsiTheme="minorHAnsi"/>
              <w:noProof/>
              <w:lang w:eastAsia="en-GB"/>
            </w:rPr>
          </w:pPr>
          <w:ins w:id="157"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"_Toc238137508"</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2.4.1.3 Rôle de l'antigène</w:t>
            </w:r>
            <w:r>
              <w:rPr>
                <w:noProof/>
                <w:webHidden/>
              </w:rPr>
              <w:tab/>
            </w:r>
            <w:r>
              <w:rPr>
                <w:noProof/>
                <w:webHidden/>
              </w:rPr>
              <w:fldChar w:fldCharType="begin"/>
            </w:r>
            <w:r>
              <w:rPr>
                <w:noProof/>
                <w:webHidden/>
              </w:rPr>
              <w:instrText xml:space="preserve"> PAGEREF _Toc238137508 \h </w:instrText>
            </w:r>
          </w:ins>
          <w:r>
            <w:rPr>
              <w:noProof/>
              <w:webHidden/>
            </w:rPr>
          </w:r>
          <w:r>
            <w:rPr>
              <w:noProof/>
              <w:webHidden/>
            </w:rPr>
            <w:fldChar w:fldCharType="separate"/>
          </w:r>
          <w:ins w:id="158" w:author="LALOY Emilien" w:date="2026-08-20T16:56:00Z">
            <w:r>
              <w:rPr>
                <w:noProof/>
                <w:webHidden/>
              </w:rPr>
              <w:t>61</w:t>
            </w:r>
            <w:r>
              <w:rPr>
                <w:noProof/>
                <w:webHidden/>
              </w:rPr>
              <w:fldChar w:fldCharType="end"/>
            </w:r>
            <w:r w:rsidRPr="00321CEA">
              <w:rPr>
                <w:rStyle w:val="Lienhypertexte"/>
                <w:noProof/>
              </w:rPr>
              <w:fldChar w:fldCharType="end"/>
            </w:r>
          </w:ins>
        </w:p>
        <w:p w14:paraId="3952F804" w14:textId="5E177368" w:rsidR="00B1264C" w:rsidRDefault="00B1264C">
          <w:pPr>
            <w:pStyle w:val="TM3"/>
            <w:tabs>
              <w:tab w:val="right" w:leader="dot" w:pos="9062"/>
            </w:tabs>
            <w:rPr>
              <w:ins w:id="159" w:author="LALOY Emilien" w:date="2026-08-20T16:56:00Z"/>
              <w:rFonts w:asciiTheme="minorHAnsi" w:eastAsiaTheme="minorEastAsia" w:hAnsiTheme="minorHAnsi"/>
              <w:noProof/>
              <w:lang w:eastAsia="en-GB"/>
            </w:rPr>
          </w:pPr>
          <w:ins w:id="160"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"_Toc238137509"</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2.4.2 Rôle des facteurs de transcriptions</w:t>
            </w:r>
            <w:r>
              <w:rPr>
                <w:noProof/>
                <w:webHidden/>
              </w:rPr>
              <w:tab/>
            </w:r>
            <w:r>
              <w:rPr>
                <w:noProof/>
                <w:webHidden/>
              </w:rPr>
              <w:fldChar w:fldCharType="begin"/>
            </w:r>
            <w:r>
              <w:rPr>
                <w:noProof/>
                <w:webHidden/>
              </w:rPr>
              <w:instrText xml:space="preserve"> PAGEREF _Toc238137509 \h </w:instrText>
            </w:r>
          </w:ins>
          <w:r>
            <w:rPr>
              <w:noProof/>
              <w:webHidden/>
            </w:rPr>
          </w:r>
          <w:r>
            <w:rPr>
              <w:noProof/>
              <w:webHidden/>
            </w:rPr>
            <w:fldChar w:fldCharType="separate"/>
          </w:r>
          <w:ins w:id="161" w:author="LALOY Emilien" w:date="2026-08-20T16:56:00Z">
            <w:r>
              <w:rPr>
                <w:noProof/>
                <w:webHidden/>
              </w:rPr>
              <w:t>64</w:t>
            </w:r>
            <w:r>
              <w:rPr>
                <w:noProof/>
                <w:webHidden/>
              </w:rPr>
              <w:fldChar w:fldCharType="end"/>
            </w:r>
            <w:r w:rsidRPr="00321CEA">
              <w:rPr>
                <w:rStyle w:val="Lienhypertexte"/>
                <w:noProof/>
              </w:rPr>
              <w:fldChar w:fldCharType="end"/>
            </w:r>
          </w:ins>
        </w:p>
        <w:p w14:paraId="3F018CA4" w14:textId="3C4A7610" w:rsidR="00B1264C" w:rsidRDefault="00B1264C">
          <w:pPr>
            <w:pStyle w:val="TM3"/>
            <w:tabs>
              <w:tab w:val="right" w:leader="dot" w:pos="9062"/>
            </w:tabs>
            <w:rPr>
              <w:ins w:id="162" w:author="LALOY Emilien" w:date="2026-08-20T16:56:00Z"/>
              <w:rFonts w:asciiTheme="minorHAnsi" w:eastAsiaTheme="minorEastAsia" w:hAnsiTheme="minorHAnsi"/>
              <w:noProof/>
              <w:lang w:eastAsia="en-GB"/>
            </w:rPr>
          </w:pPr>
          <w:ins w:id="163"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"_Toc238137510"</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2.4.3 Rôle des autres types cellulaires dans la différenciation des TRM</w:t>
            </w:r>
            <w:r>
              <w:rPr>
                <w:noProof/>
                <w:webHidden/>
              </w:rPr>
              <w:tab/>
            </w:r>
            <w:r>
              <w:rPr>
                <w:noProof/>
                <w:webHidden/>
              </w:rPr>
              <w:fldChar w:fldCharType="begin"/>
            </w:r>
            <w:r>
              <w:rPr>
                <w:noProof/>
                <w:webHidden/>
              </w:rPr>
              <w:instrText xml:space="preserve"> PAGEREF _Toc238137510 \h </w:instrText>
            </w:r>
          </w:ins>
          <w:r>
            <w:rPr>
              <w:noProof/>
              <w:webHidden/>
            </w:rPr>
          </w:r>
          <w:r>
            <w:rPr>
              <w:noProof/>
              <w:webHidden/>
            </w:rPr>
            <w:fldChar w:fldCharType="separate"/>
          </w:r>
          <w:ins w:id="164" w:author="LALOY Emilien" w:date="2026-08-20T16:56:00Z">
            <w:r>
              <w:rPr>
                <w:noProof/>
                <w:webHidden/>
              </w:rPr>
              <w:t>69</w:t>
            </w:r>
            <w:r>
              <w:rPr>
                <w:noProof/>
                <w:webHidden/>
              </w:rPr>
              <w:fldChar w:fldCharType="end"/>
            </w:r>
            <w:r w:rsidRPr="00321CEA">
              <w:rPr>
                <w:rStyle w:val="Lienhypertexte"/>
                <w:noProof/>
              </w:rPr>
              <w:fldChar w:fldCharType="end"/>
            </w:r>
          </w:ins>
        </w:p>
        <w:p w14:paraId="397D4B97" w14:textId="45A4BD82" w:rsidR="00B1264C" w:rsidRDefault="00B1264C">
          <w:pPr>
            <w:pStyle w:val="TM3"/>
            <w:tabs>
              <w:tab w:val="right" w:leader="dot" w:pos="9062"/>
            </w:tabs>
            <w:rPr>
              <w:ins w:id="165" w:author="LALOY Emilien" w:date="2026-08-20T16:56:00Z"/>
              <w:rFonts w:asciiTheme="minorHAnsi" w:eastAsiaTheme="minorEastAsia" w:hAnsiTheme="minorHAnsi"/>
              <w:noProof/>
              <w:lang w:eastAsia="en-GB"/>
            </w:rPr>
          </w:pPr>
          <w:ins w:id="166"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"_Toc238137511"</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2.4.4 Différenciation en TRM : processus dynamique</w:t>
            </w:r>
            <w:r>
              <w:rPr>
                <w:noProof/>
                <w:webHidden/>
              </w:rPr>
              <w:tab/>
            </w:r>
            <w:r>
              <w:rPr>
                <w:noProof/>
                <w:webHidden/>
              </w:rPr>
              <w:fldChar w:fldCharType="begin"/>
            </w:r>
            <w:r>
              <w:rPr>
                <w:noProof/>
                <w:webHidden/>
              </w:rPr>
              <w:instrText xml:space="preserve"> PAGEREF _Toc238137511 \h </w:instrText>
            </w:r>
          </w:ins>
          <w:r>
            <w:rPr>
              <w:noProof/>
              <w:webHidden/>
            </w:rPr>
          </w:r>
          <w:r>
            <w:rPr>
              <w:noProof/>
              <w:webHidden/>
            </w:rPr>
            <w:fldChar w:fldCharType="separate"/>
          </w:r>
          <w:ins w:id="167" w:author="LALOY Emilien" w:date="2026-08-20T16:56:00Z">
            <w:r>
              <w:rPr>
                <w:noProof/>
                <w:webHidden/>
              </w:rPr>
              <w:t>73</w:t>
            </w:r>
            <w:r>
              <w:rPr>
                <w:noProof/>
                <w:webHidden/>
              </w:rPr>
              <w:fldChar w:fldCharType="end"/>
            </w:r>
            <w:r w:rsidRPr="00321CEA">
              <w:rPr>
                <w:rStyle w:val="Lienhypertexte"/>
                <w:noProof/>
              </w:rPr>
              <w:fldChar w:fldCharType="end"/>
            </w:r>
          </w:ins>
        </w:p>
        <w:p w14:paraId="16C9BBCC" w14:textId="66E34121" w:rsidR="00B1264C" w:rsidRDefault="00B1264C">
          <w:pPr>
            <w:pStyle w:val="TM2"/>
            <w:tabs>
              <w:tab w:val="right" w:leader="dot" w:pos="9062"/>
            </w:tabs>
            <w:rPr>
              <w:ins w:id="168" w:author="LALOY Emilien" w:date="2026-08-20T16:56:00Z"/>
              <w:rFonts w:asciiTheme="minorHAnsi" w:eastAsiaTheme="minorEastAsia" w:hAnsiTheme="minorHAnsi"/>
              <w:noProof/>
              <w:lang w:eastAsia="en-GB"/>
            </w:rPr>
          </w:pPr>
          <w:ins w:id="169"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"_Toc238137512"</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2.5 Précurseurs des lymphocytes T résidents mémoires</w:t>
            </w:r>
            <w:r>
              <w:rPr>
                <w:noProof/>
                <w:webHidden/>
              </w:rPr>
              <w:tab/>
            </w:r>
            <w:r>
              <w:rPr>
                <w:noProof/>
                <w:webHidden/>
              </w:rPr>
              <w:fldChar w:fldCharType="begin"/>
            </w:r>
            <w:r>
              <w:rPr>
                <w:noProof/>
                <w:webHidden/>
              </w:rPr>
              <w:instrText xml:space="preserve"> PAGEREF _Toc238137512 \h </w:instrText>
            </w:r>
          </w:ins>
          <w:r>
            <w:rPr>
              <w:noProof/>
              <w:webHidden/>
            </w:rPr>
          </w:r>
          <w:r>
            <w:rPr>
              <w:noProof/>
              <w:webHidden/>
            </w:rPr>
            <w:fldChar w:fldCharType="separate"/>
          </w:r>
          <w:ins w:id="170" w:author="LALOY Emilien" w:date="2026-08-20T16:56:00Z">
            <w:r>
              <w:rPr>
                <w:noProof/>
                <w:webHidden/>
              </w:rPr>
              <w:t>74</w:t>
            </w:r>
            <w:r>
              <w:rPr>
                <w:noProof/>
                <w:webHidden/>
              </w:rPr>
              <w:fldChar w:fldCharType="end"/>
            </w:r>
            <w:r w:rsidRPr="00321CEA">
              <w:rPr>
                <w:rStyle w:val="Lienhypertexte"/>
                <w:noProof/>
              </w:rPr>
              <w:fldChar w:fldCharType="end"/>
            </w:r>
          </w:ins>
        </w:p>
        <w:p w14:paraId="54362FB7" w14:textId="0E414CB1" w:rsidR="00B1264C" w:rsidRDefault="00B1264C">
          <w:pPr>
            <w:pStyle w:val="TM1"/>
            <w:tabs>
              <w:tab w:val="right" w:leader="dot" w:pos="9062"/>
            </w:tabs>
            <w:rPr>
              <w:ins w:id="171" w:author="LALOY Emilien" w:date="2026-08-20T16:56:00Z"/>
              <w:rFonts w:asciiTheme="minorHAnsi" w:eastAsiaTheme="minorEastAsia" w:hAnsiTheme="minorHAnsi"/>
              <w:noProof/>
              <w:lang w:eastAsia="en-GB"/>
            </w:rPr>
          </w:pPr>
          <w:ins w:id="172"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"_Toc238137513"</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3. Les lymphocytes T résidents mémoires dans les pathologies</w:t>
            </w:r>
            <w:r>
              <w:rPr>
                <w:noProof/>
                <w:webHidden/>
              </w:rPr>
              <w:tab/>
            </w:r>
            <w:r>
              <w:rPr>
                <w:noProof/>
                <w:webHidden/>
              </w:rPr>
              <w:fldChar w:fldCharType="begin"/>
            </w:r>
            <w:r>
              <w:rPr>
                <w:noProof/>
                <w:webHidden/>
              </w:rPr>
              <w:instrText xml:space="preserve"> PAGEREF _Toc238137513 \h </w:instrText>
            </w:r>
          </w:ins>
          <w:r>
            <w:rPr>
              <w:noProof/>
              <w:webHidden/>
            </w:rPr>
          </w:r>
          <w:r>
            <w:rPr>
              <w:noProof/>
              <w:webHidden/>
            </w:rPr>
            <w:fldChar w:fldCharType="separate"/>
          </w:r>
          <w:ins w:id="173" w:author="LALOY Emilien" w:date="2026-08-20T16:56:00Z">
            <w:r>
              <w:rPr>
                <w:noProof/>
                <w:webHidden/>
              </w:rPr>
              <w:t>76</w:t>
            </w:r>
            <w:r>
              <w:rPr>
                <w:noProof/>
                <w:webHidden/>
              </w:rPr>
              <w:fldChar w:fldCharType="end"/>
            </w:r>
            <w:r w:rsidRPr="00321CEA">
              <w:rPr>
                <w:rStyle w:val="Lienhypertexte"/>
                <w:noProof/>
              </w:rPr>
              <w:fldChar w:fldCharType="end"/>
            </w:r>
          </w:ins>
        </w:p>
        <w:p w14:paraId="3DD15892" w14:textId="790570C3" w:rsidR="00B1264C" w:rsidRDefault="00B1264C">
          <w:pPr>
            <w:pStyle w:val="TM2"/>
            <w:tabs>
              <w:tab w:val="right" w:leader="dot" w:pos="9062"/>
            </w:tabs>
            <w:rPr>
              <w:ins w:id="174" w:author="LALOY Emilien" w:date="2026-08-20T16:56:00Z"/>
              <w:rFonts w:asciiTheme="minorHAnsi" w:eastAsiaTheme="minorEastAsia" w:hAnsiTheme="minorHAnsi"/>
              <w:noProof/>
              <w:lang w:eastAsia="en-GB"/>
            </w:rPr>
          </w:pPr>
          <w:ins w:id="175"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"_Toc238137514"</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3.1 Mécanisme d'action des lymphocytes T résidents mémoires contre les infections</w:t>
            </w:r>
            <w:r>
              <w:rPr>
                <w:noProof/>
                <w:webHidden/>
              </w:rPr>
              <w:tab/>
            </w:r>
            <w:r>
              <w:rPr>
                <w:noProof/>
                <w:webHidden/>
              </w:rPr>
              <w:fldChar w:fldCharType="begin"/>
            </w:r>
            <w:r>
              <w:rPr>
                <w:noProof/>
                <w:webHidden/>
              </w:rPr>
              <w:instrText xml:space="preserve"> PAGEREF _Toc238137514 \h </w:instrText>
            </w:r>
          </w:ins>
          <w:r>
            <w:rPr>
              <w:noProof/>
              <w:webHidden/>
            </w:rPr>
          </w:r>
          <w:r>
            <w:rPr>
              <w:noProof/>
              <w:webHidden/>
            </w:rPr>
            <w:fldChar w:fldCharType="separate"/>
          </w:r>
          <w:ins w:id="176" w:author="LALOY Emilien" w:date="2026-08-20T16:56:00Z">
            <w:r>
              <w:rPr>
                <w:noProof/>
                <w:webHidden/>
              </w:rPr>
              <w:t>76</w:t>
            </w:r>
            <w:r>
              <w:rPr>
                <w:noProof/>
                <w:webHidden/>
              </w:rPr>
              <w:fldChar w:fldCharType="end"/>
            </w:r>
            <w:r w:rsidRPr="00321CEA">
              <w:rPr>
                <w:rStyle w:val="Lienhypertexte"/>
                <w:noProof/>
              </w:rPr>
              <w:fldChar w:fldCharType="end"/>
            </w:r>
          </w:ins>
        </w:p>
        <w:p w14:paraId="233FB1C2" w14:textId="6A617355" w:rsidR="00B1264C" w:rsidRDefault="00B1264C">
          <w:pPr>
            <w:pStyle w:val="TM3"/>
            <w:tabs>
              <w:tab w:val="right" w:leader="dot" w:pos="9062"/>
            </w:tabs>
            <w:rPr>
              <w:ins w:id="177" w:author="LALOY Emilien" w:date="2026-08-20T16:56:00Z"/>
              <w:rFonts w:asciiTheme="minorHAnsi" w:eastAsiaTheme="minorEastAsia" w:hAnsiTheme="minorHAnsi"/>
              <w:noProof/>
              <w:lang w:eastAsia="en-GB"/>
            </w:rPr>
          </w:pPr>
          <w:ins w:id="178"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"_Toc238137515"</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3.1.1 Mécanisme d'action des lymphocytes T résidents mémoires dans la réponse immunitaire</w:t>
            </w:r>
            <w:r>
              <w:rPr>
                <w:noProof/>
                <w:webHidden/>
              </w:rPr>
              <w:tab/>
            </w:r>
            <w:r>
              <w:rPr>
                <w:noProof/>
                <w:webHidden/>
              </w:rPr>
              <w:fldChar w:fldCharType="begin"/>
            </w:r>
            <w:r>
              <w:rPr>
                <w:noProof/>
                <w:webHidden/>
              </w:rPr>
              <w:instrText xml:space="preserve"> PAGEREF _Toc238137515 \h </w:instrText>
            </w:r>
          </w:ins>
          <w:r>
            <w:rPr>
              <w:noProof/>
              <w:webHidden/>
            </w:rPr>
          </w:r>
          <w:r>
            <w:rPr>
              <w:noProof/>
              <w:webHidden/>
            </w:rPr>
            <w:fldChar w:fldCharType="separate"/>
          </w:r>
          <w:ins w:id="179" w:author="LALOY Emilien" w:date="2026-08-20T16:56:00Z">
            <w:r>
              <w:rPr>
                <w:noProof/>
                <w:webHidden/>
              </w:rPr>
              <w:t>76</w:t>
            </w:r>
            <w:r>
              <w:rPr>
                <w:noProof/>
                <w:webHidden/>
              </w:rPr>
              <w:fldChar w:fldCharType="end"/>
            </w:r>
            <w:r w:rsidRPr="00321CEA">
              <w:rPr>
                <w:rStyle w:val="Lienhypertexte"/>
                <w:noProof/>
              </w:rPr>
              <w:fldChar w:fldCharType="end"/>
            </w:r>
          </w:ins>
        </w:p>
        <w:p w14:paraId="5D931559" w14:textId="69841CB3" w:rsidR="00B1264C" w:rsidRDefault="00B1264C">
          <w:pPr>
            <w:pStyle w:val="TM3"/>
            <w:tabs>
              <w:tab w:val="right" w:leader="dot" w:pos="9062"/>
            </w:tabs>
            <w:rPr>
              <w:ins w:id="180" w:author="LALOY Emilien" w:date="2026-08-20T16:56:00Z"/>
              <w:rFonts w:asciiTheme="minorHAnsi" w:eastAsiaTheme="minorEastAsia" w:hAnsiTheme="minorHAnsi"/>
              <w:noProof/>
              <w:lang w:eastAsia="en-GB"/>
            </w:rPr>
          </w:pPr>
          <w:ins w:id="181"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"_Toc238137516"</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3.1.2 Efficacité des lymphocytes T résidents mémoires dans le contrôle des infections</w:t>
            </w:r>
            <w:r>
              <w:rPr>
                <w:noProof/>
                <w:webHidden/>
              </w:rPr>
              <w:tab/>
            </w:r>
            <w:r>
              <w:rPr>
                <w:noProof/>
                <w:webHidden/>
              </w:rPr>
              <w:fldChar w:fldCharType="begin"/>
            </w:r>
            <w:r>
              <w:rPr>
                <w:noProof/>
                <w:webHidden/>
              </w:rPr>
              <w:instrText xml:space="preserve"> PAGEREF _Toc238137516 \h </w:instrText>
            </w:r>
          </w:ins>
          <w:r>
            <w:rPr>
              <w:noProof/>
              <w:webHidden/>
            </w:rPr>
          </w:r>
          <w:r>
            <w:rPr>
              <w:noProof/>
              <w:webHidden/>
            </w:rPr>
            <w:fldChar w:fldCharType="separate"/>
          </w:r>
          <w:ins w:id="182" w:author="LALOY Emilien" w:date="2026-08-20T16:56:00Z">
            <w:r>
              <w:rPr>
                <w:noProof/>
                <w:webHidden/>
              </w:rPr>
              <w:t>78</w:t>
            </w:r>
            <w:r>
              <w:rPr>
                <w:noProof/>
                <w:webHidden/>
              </w:rPr>
              <w:fldChar w:fldCharType="end"/>
            </w:r>
            <w:r w:rsidRPr="00321CEA">
              <w:rPr>
                <w:rStyle w:val="Lienhypertexte"/>
                <w:noProof/>
              </w:rPr>
              <w:fldChar w:fldCharType="end"/>
            </w:r>
          </w:ins>
        </w:p>
        <w:p w14:paraId="6EA6E82C" w14:textId="57D935C6" w:rsidR="00B1264C" w:rsidRDefault="00B1264C">
          <w:pPr>
            <w:pStyle w:val="TM3"/>
            <w:tabs>
              <w:tab w:val="right" w:leader="dot" w:pos="9062"/>
            </w:tabs>
            <w:rPr>
              <w:ins w:id="183" w:author="LALOY Emilien" w:date="2026-08-20T16:56:00Z"/>
              <w:rFonts w:asciiTheme="minorHAnsi" w:eastAsiaTheme="minorEastAsia" w:hAnsiTheme="minorHAnsi"/>
              <w:noProof/>
              <w:lang w:eastAsia="en-GB"/>
            </w:rPr>
          </w:pPr>
          <w:ins w:id="184"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"_Toc238137517"</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3.1.3 Recirculation des lymphocytes T résidents mémoires dans l'organisme : rôle de protection à distance ?</w:t>
            </w:r>
            <w:r>
              <w:rPr>
                <w:noProof/>
                <w:webHidden/>
              </w:rPr>
              <w:tab/>
            </w:r>
            <w:r>
              <w:rPr>
                <w:noProof/>
                <w:webHidden/>
              </w:rPr>
              <w:fldChar w:fldCharType="begin"/>
            </w:r>
            <w:r>
              <w:rPr>
                <w:noProof/>
                <w:webHidden/>
              </w:rPr>
              <w:instrText xml:space="preserve"> PAGEREF _Toc238137517 \h </w:instrText>
            </w:r>
          </w:ins>
          <w:r>
            <w:rPr>
              <w:noProof/>
              <w:webHidden/>
            </w:rPr>
          </w:r>
          <w:r>
            <w:rPr>
              <w:noProof/>
              <w:webHidden/>
            </w:rPr>
            <w:fldChar w:fldCharType="separate"/>
          </w:r>
          <w:ins w:id="185" w:author="LALOY Emilien" w:date="2026-08-20T16:56:00Z">
            <w:r>
              <w:rPr>
                <w:noProof/>
                <w:webHidden/>
              </w:rPr>
              <w:t>78</w:t>
            </w:r>
            <w:r>
              <w:rPr>
                <w:noProof/>
                <w:webHidden/>
              </w:rPr>
              <w:fldChar w:fldCharType="end"/>
            </w:r>
            <w:r w:rsidRPr="00321CEA">
              <w:rPr>
                <w:rStyle w:val="Lienhypertexte"/>
                <w:noProof/>
              </w:rPr>
              <w:fldChar w:fldCharType="end"/>
            </w:r>
          </w:ins>
        </w:p>
        <w:p w14:paraId="1425CEF5" w14:textId="0025AC29" w:rsidR="00B1264C" w:rsidRDefault="00B1264C">
          <w:pPr>
            <w:pStyle w:val="TM2"/>
            <w:tabs>
              <w:tab w:val="right" w:leader="dot" w:pos="9062"/>
            </w:tabs>
            <w:rPr>
              <w:ins w:id="186" w:author="LALOY Emilien" w:date="2026-08-20T16:56:00Z"/>
              <w:rFonts w:asciiTheme="minorHAnsi" w:eastAsiaTheme="minorEastAsia" w:hAnsiTheme="minorHAnsi"/>
              <w:noProof/>
              <w:lang w:eastAsia="en-GB"/>
            </w:rPr>
          </w:pPr>
          <w:ins w:id="187"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"_Toc238137518"</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3.2 Mécanisme d'action des lymphocytes T résidents mémoires contre les cancers</w:t>
            </w:r>
            <w:r>
              <w:rPr>
                <w:noProof/>
                <w:webHidden/>
              </w:rPr>
              <w:tab/>
            </w:r>
            <w:r>
              <w:rPr>
                <w:noProof/>
                <w:webHidden/>
              </w:rPr>
              <w:fldChar w:fldCharType="begin"/>
            </w:r>
            <w:r>
              <w:rPr>
                <w:noProof/>
                <w:webHidden/>
              </w:rPr>
              <w:instrText xml:space="preserve"> PAGEREF _Toc238137518 \h </w:instrText>
            </w:r>
          </w:ins>
          <w:r>
            <w:rPr>
              <w:noProof/>
              <w:webHidden/>
            </w:rPr>
          </w:r>
          <w:r>
            <w:rPr>
              <w:noProof/>
              <w:webHidden/>
            </w:rPr>
            <w:fldChar w:fldCharType="separate"/>
          </w:r>
          <w:ins w:id="188" w:author="LALOY Emilien" w:date="2026-08-20T16:56:00Z">
            <w:r>
              <w:rPr>
                <w:noProof/>
                <w:webHidden/>
              </w:rPr>
              <w:t>81</w:t>
            </w:r>
            <w:r>
              <w:rPr>
                <w:noProof/>
                <w:webHidden/>
              </w:rPr>
              <w:fldChar w:fldCharType="end"/>
            </w:r>
            <w:r w:rsidRPr="00321CEA">
              <w:rPr>
                <w:rStyle w:val="Lienhypertexte"/>
                <w:noProof/>
              </w:rPr>
              <w:fldChar w:fldCharType="end"/>
            </w:r>
          </w:ins>
        </w:p>
        <w:p w14:paraId="098140EF" w14:textId="2400F135" w:rsidR="00B1264C" w:rsidRDefault="00B1264C">
          <w:pPr>
            <w:pStyle w:val="TM3"/>
            <w:tabs>
              <w:tab w:val="right" w:leader="dot" w:pos="9062"/>
            </w:tabs>
            <w:rPr>
              <w:ins w:id="189" w:author="LALOY Emilien" w:date="2026-08-20T16:56:00Z"/>
              <w:rFonts w:asciiTheme="minorHAnsi" w:eastAsiaTheme="minorEastAsia" w:hAnsiTheme="minorHAnsi"/>
              <w:noProof/>
              <w:lang w:eastAsia="en-GB"/>
            </w:rPr>
          </w:pPr>
          <w:ins w:id="190"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"_Toc238137519"</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3.2.1 Phénotype des lymphocytes T résidents mémoires dans les cancers</w:t>
            </w:r>
            <w:r>
              <w:rPr>
                <w:noProof/>
                <w:webHidden/>
              </w:rPr>
              <w:tab/>
            </w:r>
            <w:r>
              <w:rPr>
                <w:noProof/>
                <w:webHidden/>
              </w:rPr>
              <w:fldChar w:fldCharType="begin"/>
            </w:r>
            <w:r>
              <w:rPr>
                <w:noProof/>
                <w:webHidden/>
              </w:rPr>
              <w:instrText xml:space="preserve"> PAGEREF _Toc238137519 \h </w:instrText>
            </w:r>
          </w:ins>
          <w:r>
            <w:rPr>
              <w:noProof/>
              <w:webHidden/>
            </w:rPr>
          </w:r>
          <w:r>
            <w:rPr>
              <w:noProof/>
              <w:webHidden/>
            </w:rPr>
            <w:fldChar w:fldCharType="separate"/>
          </w:r>
          <w:ins w:id="191" w:author="LALOY Emilien" w:date="2026-08-20T16:56:00Z">
            <w:r>
              <w:rPr>
                <w:noProof/>
                <w:webHidden/>
              </w:rPr>
              <w:t>81</w:t>
            </w:r>
            <w:r>
              <w:rPr>
                <w:noProof/>
                <w:webHidden/>
              </w:rPr>
              <w:fldChar w:fldCharType="end"/>
            </w:r>
            <w:r w:rsidRPr="00321CEA">
              <w:rPr>
                <w:rStyle w:val="Lienhypertexte"/>
                <w:noProof/>
              </w:rPr>
              <w:fldChar w:fldCharType="end"/>
            </w:r>
          </w:ins>
        </w:p>
        <w:p w14:paraId="3EA4BF94" w14:textId="3D6F56B7" w:rsidR="00B1264C" w:rsidRDefault="00B1264C">
          <w:pPr>
            <w:pStyle w:val="TM3"/>
            <w:tabs>
              <w:tab w:val="right" w:leader="dot" w:pos="9062"/>
            </w:tabs>
            <w:rPr>
              <w:ins w:id="192" w:author="LALOY Emilien" w:date="2026-08-20T16:56:00Z"/>
              <w:rFonts w:asciiTheme="minorHAnsi" w:eastAsiaTheme="minorEastAsia" w:hAnsiTheme="minorHAnsi"/>
              <w:noProof/>
              <w:lang w:eastAsia="en-GB"/>
            </w:rPr>
          </w:pPr>
          <w:ins w:id="193"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"_Toc238137520"</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cs="Arial"/>
                <w:noProof/>
                <w:lang w:val="fr-FR"/>
              </w:rPr>
              <w:t>3.2.2 Hétérogénéité des lymphocytes T résidents mémoires dans les cancers</w:t>
            </w:r>
            <w:r>
              <w:rPr>
                <w:noProof/>
                <w:webHidden/>
              </w:rPr>
              <w:tab/>
            </w:r>
            <w:r>
              <w:rPr>
                <w:noProof/>
                <w:webHidden/>
              </w:rPr>
              <w:fldChar w:fldCharType="begin"/>
            </w:r>
            <w:r>
              <w:rPr>
                <w:noProof/>
                <w:webHidden/>
              </w:rPr>
              <w:instrText xml:space="preserve"> PAGEREF _Toc238137520 \h </w:instrText>
            </w:r>
          </w:ins>
          <w:r>
            <w:rPr>
              <w:noProof/>
              <w:webHidden/>
            </w:rPr>
          </w:r>
          <w:r>
            <w:rPr>
              <w:noProof/>
              <w:webHidden/>
            </w:rPr>
            <w:fldChar w:fldCharType="separate"/>
          </w:r>
          <w:ins w:id="194" w:author="LALOY Emilien" w:date="2026-08-20T16:56:00Z">
            <w:r>
              <w:rPr>
                <w:noProof/>
                <w:webHidden/>
              </w:rPr>
              <w:t>83</w:t>
            </w:r>
            <w:r>
              <w:rPr>
                <w:noProof/>
                <w:webHidden/>
              </w:rPr>
              <w:fldChar w:fldCharType="end"/>
            </w:r>
            <w:r w:rsidRPr="00321CEA">
              <w:rPr>
                <w:rStyle w:val="Lienhypertexte"/>
                <w:noProof/>
              </w:rPr>
              <w:fldChar w:fldCharType="end"/>
            </w:r>
          </w:ins>
        </w:p>
        <w:p w14:paraId="515677CB" w14:textId="1E80DE57" w:rsidR="00B1264C" w:rsidRDefault="00B1264C">
          <w:pPr>
            <w:pStyle w:val="TM3"/>
            <w:tabs>
              <w:tab w:val="right" w:leader="dot" w:pos="9062"/>
            </w:tabs>
            <w:rPr>
              <w:ins w:id="195" w:author="LALOY Emilien" w:date="2026-08-20T16:56:00Z"/>
              <w:rFonts w:asciiTheme="minorHAnsi" w:eastAsiaTheme="minorEastAsia" w:hAnsiTheme="minorHAnsi"/>
              <w:noProof/>
              <w:lang w:eastAsia="en-GB"/>
            </w:rPr>
          </w:pPr>
          <w:ins w:id="196"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"_Toc238137521"</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3.2.3 Fonctionnement et modulation de l'efficacité des lymphocytes T résidents mémoires dans la réponse antitumorale</w:t>
            </w:r>
            <w:r>
              <w:rPr>
                <w:noProof/>
                <w:webHidden/>
              </w:rPr>
              <w:tab/>
            </w:r>
            <w:r>
              <w:rPr>
                <w:noProof/>
                <w:webHidden/>
              </w:rPr>
              <w:fldChar w:fldCharType="begin"/>
            </w:r>
            <w:r>
              <w:rPr>
                <w:noProof/>
                <w:webHidden/>
              </w:rPr>
              <w:instrText xml:space="preserve"> PAGEREF _Toc238137521 \h </w:instrText>
            </w:r>
          </w:ins>
          <w:r>
            <w:rPr>
              <w:noProof/>
              <w:webHidden/>
            </w:rPr>
          </w:r>
          <w:r>
            <w:rPr>
              <w:noProof/>
              <w:webHidden/>
            </w:rPr>
            <w:fldChar w:fldCharType="separate"/>
          </w:r>
          <w:ins w:id="197" w:author="LALOY Emilien" w:date="2026-08-20T16:56:00Z">
            <w:r>
              <w:rPr>
                <w:noProof/>
                <w:webHidden/>
              </w:rPr>
              <w:t>83</w:t>
            </w:r>
            <w:r>
              <w:rPr>
                <w:noProof/>
                <w:webHidden/>
              </w:rPr>
              <w:fldChar w:fldCharType="end"/>
            </w:r>
            <w:r w:rsidRPr="00321CEA">
              <w:rPr>
                <w:rStyle w:val="Lienhypertexte"/>
                <w:noProof/>
              </w:rPr>
              <w:fldChar w:fldCharType="end"/>
            </w:r>
          </w:ins>
        </w:p>
        <w:p w14:paraId="7D3E7737" w14:textId="5B7C611D" w:rsidR="00B1264C" w:rsidRDefault="00B1264C">
          <w:pPr>
            <w:pStyle w:val="TM3"/>
            <w:tabs>
              <w:tab w:val="right" w:leader="dot" w:pos="9062"/>
            </w:tabs>
            <w:rPr>
              <w:ins w:id="198" w:author="LALOY Emilien" w:date="2026-08-20T16:56:00Z"/>
              <w:rFonts w:asciiTheme="minorHAnsi" w:eastAsiaTheme="minorEastAsia" w:hAnsiTheme="minorHAnsi"/>
              <w:noProof/>
              <w:lang w:eastAsia="en-GB"/>
            </w:rPr>
          </w:pPr>
          <w:ins w:id="199"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"_Toc238137522"</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3.2.4 Spécificité antigénique des lymphocytes T infiltrants la tumeur</w:t>
            </w:r>
            <w:r>
              <w:rPr>
                <w:noProof/>
                <w:webHidden/>
              </w:rPr>
              <w:tab/>
            </w:r>
            <w:r>
              <w:rPr>
                <w:noProof/>
                <w:webHidden/>
              </w:rPr>
              <w:fldChar w:fldCharType="begin"/>
            </w:r>
            <w:r>
              <w:rPr>
                <w:noProof/>
                <w:webHidden/>
              </w:rPr>
              <w:instrText xml:space="preserve"> PAGEREF _Toc238137522 \h </w:instrText>
            </w:r>
          </w:ins>
          <w:r>
            <w:rPr>
              <w:noProof/>
              <w:webHidden/>
            </w:rPr>
          </w:r>
          <w:r>
            <w:rPr>
              <w:noProof/>
              <w:webHidden/>
            </w:rPr>
            <w:fldChar w:fldCharType="separate"/>
          </w:r>
          <w:ins w:id="200" w:author="LALOY Emilien" w:date="2026-08-20T16:56:00Z">
            <w:r>
              <w:rPr>
                <w:noProof/>
                <w:webHidden/>
              </w:rPr>
              <w:t>86</w:t>
            </w:r>
            <w:r>
              <w:rPr>
                <w:noProof/>
                <w:webHidden/>
              </w:rPr>
              <w:fldChar w:fldCharType="end"/>
            </w:r>
            <w:r w:rsidRPr="00321CEA">
              <w:rPr>
                <w:rStyle w:val="Lienhypertexte"/>
                <w:noProof/>
              </w:rPr>
              <w:fldChar w:fldCharType="end"/>
            </w:r>
          </w:ins>
        </w:p>
        <w:p w14:paraId="60707C54" w14:textId="2E8C2697" w:rsidR="00B1264C" w:rsidRDefault="00B1264C">
          <w:pPr>
            <w:pStyle w:val="TM3"/>
            <w:tabs>
              <w:tab w:val="right" w:leader="dot" w:pos="9062"/>
            </w:tabs>
            <w:rPr>
              <w:ins w:id="201" w:author="LALOY Emilien" w:date="2026-08-20T16:56:00Z"/>
              <w:rFonts w:asciiTheme="minorHAnsi" w:eastAsiaTheme="minorEastAsia" w:hAnsiTheme="minorHAnsi"/>
              <w:noProof/>
              <w:lang w:eastAsia="en-GB"/>
            </w:rPr>
          </w:pPr>
          <w:ins w:id="202"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"_Toc238137523"</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3.2.5 Impact pronostique de l'infiltration des cancers par les TRM</w:t>
            </w:r>
            <w:r>
              <w:rPr>
                <w:noProof/>
                <w:webHidden/>
              </w:rPr>
              <w:tab/>
            </w:r>
            <w:r>
              <w:rPr>
                <w:noProof/>
                <w:webHidden/>
              </w:rPr>
              <w:fldChar w:fldCharType="begin"/>
            </w:r>
            <w:r>
              <w:rPr>
                <w:noProof/>
                <w:webHidden/>
              </w:rPr>
              <w:instrText xml:space="preserve"> PAGEREF _Toc238137523 \h </w:instrText>
            </w:r>
          </w:ins>
          <w:r>
            <w:rPr>
              <w:noProof/>
              <w:webHidden/>
            </w:rPr>
          </w:r>
          <w:r>
            <w:rPr>
              <w:noProof/>
              <w:webHidden/>
            </w:rPr>
            <w:fldChar w:fldCharType="separate"/>
          </w:r>
          <w:ins w:id="203" w:author="LALOY Emilien" w:date="2026-08-20T16:56:00Z">
            <w:r>
              <w:rPr>
                <w:noProof/>
                <w:webHidden/>
              </w:rPr>
              <w:t>87</w:t>
            </w:r>
            <w:r>
              <w:rPr>
                <w:noProof/>
                <w:webHidden/>
              </w:rPr>
              <w:fldChar w:fldCharType="end"/>
            </w:r>
            <w:r w:rsidRPr="00321CEA">
              <w:rPr>
                <w:rStyle w:val="Lienhypertexte"/>
                <w:noProof/>
              </w:rPr>
              <w:fldChar w:fldCharType="end"/>
            </w:r>
          </w:ins>
        </w:p>
        <w:p w14:paraId="565E8C63" w14:textId="4601116B" w:rsidR="00B1264C" w:rsidRDefault="00B1264C">
          <w:pPr>
            <w:pStyle w:val="TM3"/>
            <w:tabs>
              <w:tab w:val="right" w:leader="dot" w:pos="9062"/>
            </w:tabs>
            <w:rPr>
              <w:ins w:id="204" w:author="LALOY Emilien" w:date="2026-08-20T16:56:00Z"/>
              <w:rFonts w:asciiTheme="minorHAnsi" w:eastAsiaTheme="minorEastAsia" w:hAnsiTheme="minorHAnsi"/>
              <w:noProof/>
              <w:lang w:eastAsia="en-GB"/>
            </w:rPr>
          </w:pPr>
          <w:ins w:id="205" w:author="LALOY Emilien" w:date="2026-08-20T16:56:00Z">
            <w:r w:rsidRPr="00321CEA">
              <w:rPr>
                <w:rStyle w:val="Lienhypertexte"/>
                <w:noProof/>
              </w:rPr>
              <w:lastRenderedPageBreak/>
              <w:fldChar w:fldCharType="begin"/>
            </w:r>
            <w:r w:rsidRPr="00321CEA">
              <w:rPr>
                <w:rStyle w:val="Lienhypertexte"/>
                <w:noProof/>
              </w:rPr>
              <w:instrText xml:space="preserve"> </w:instrText>
            </w:r>
            <w:r>
              <w:rPr>
                <w:noProof/>
              </w:rPr>
              <w:instrText>HYPERLINK \l "_Toc238137524"</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3.2.5 Rôle des lymphocytes T résidents mémoires dans la réponse à l'immunothérapie</w:t>
            </w:r>
            <w:r>
              <w:rPr>
                <w:noProof/>
                <w:webHidden/>
              </w:rPr>
              <w:tab/>
            </w:r>
            <w:r>
              <w:rPr>
                <w:noProof/>
                <w:webHidden/>
              </w:rPr>
              <w:fldChar w:fldCharType="begin"/>
            </w:r>
            <w:r>
              <w:rPr>
                <w:noProof/>
                <w:webHidden/>
              </w:rPr>
              <w:instrText xml:space="preserve"> PAGEREF _Toc238137524 \h </w:instrText>
            </w:r>
          </w:ins>
          <w:r>
            <w:rPr>
              <w:noProof/>
              <w:webHidden/>
            </w:rPr>
          </w:r>
          <w:r>
            <w:rPr>
              <w:noProof/>
              <w:webHidden/>
            </w:rPr>
            <w:fldChar w:fldCharType="separate"/>
          </w:r>
          <w:ins w:id="206" w:author="LALOY Emilien" w:date="2026-08-20T16:56:00Z">
            <w:r>
              <w:rPr>
                <w:noProof/>
                <w:webHidden/>
              </w:rPr>
              <w:t>90</w:t>
            </w:r>
            <w:r>
              <w:rPr>
                <w:noProof/>
                <w:webHidden/>
              </w:rPr>
              <w:fldChar w:fldCharType="end"/>
            </w:r>
            <w:r w:rsidRPr="00321CEA">
              <w:rPr>
                <w:rStyle w:val="Lienhypertexte"/>
                <w:noProof/>
              </w:rPr>
              <w:fldChar w:fldCharType="end"/>
            </w:r>
          </w:ins>
        </w:p>
        <w:p w14:paraId="043CA50F" w14:textId="426BAE88" w:rsidR="00B1264C" w:rsidRDefault="00B1264C">
          <w:pPr>
            <w:pStyle w:val="TM3"/>
            <w:tabs>
              <w:tab w:val="right" w:leader="dot" w:pos="9062"/>
            </w:tabs>
            <w:rPr>
              <w:ins w:id="207" w:author="LALOY Emilien" w:date="2026-08-20T16:56:00Z"/>
              <w:rFonts w:asciiTheme="minorHAnsi" w:eastAsiaTheme="minorEastAsia" w:hAnsiTheme="minorHAnsi"/>
              <w:noProof/>
              <w:lang w:eastAsia="en-GB"/>
            </w:rPr>
          </w:pPr>
          <w:ins w:id="208"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"_Toc238137525"</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3.2.6 Distinction entre TRM et TEX</w:t>
            </w:r>
            <w:r>
              <w:rPr>
                <w:noProof/>
                <w:webHidden/>
              </w:rPr>
              <w:tab/>
            </w:r>
            <w:r>
              <w:rPr>
                <w:noProof/>
                <w:webHidden/>
              </w:rPr>
              <w:fldChar w:fldCharType="begin"/>
            </w:r>
            <w:r>
              <w:rPr>
                <w:noProof/>
                <w:webHidden/>
              </w:rPr>
              <w:instrText xml:space="preserve"> PAGEREF _Toc238137525 \h </w:instrText>
            </w:r>
          </w:ins>
          <w:r>
            <w:rPr>
              <w:noProof/>
              <w:webHidden/>
            </w:rPr>
          </w:r>
          <w:r>
            <w:rPr>
              <w:noProof/>
              <w:webHidden/>
            </w:rPr>
            <w:fldChar w:fldCharType="separate"/>
          </w:r>
          <w:ins w:id="209" w:author="LALOY Emilien" w:date="2026-08-20T16:56:00Z">
            <w:r>
              <w:rPr>
                <w:noProof/>
                <w:webHidden/>
              </w:rPr>
              <w:t>92</w:t>
            </w:r>
            <w:r>
              <w:rPr>
                <w:noProof/>
                <w:webHidden/>
              </w:rPr>
              <w:fldChar w:fldCharType="end"/>
            </w:r>
            <w:r w:rsidRPr="00321CEA">
              <w:rPr>
                <w:rStyle w:val="Lienhypertexte"/>
                <w:noProof/>
              </w:rPr>
              <w:fldChar w:fldCharType="end"/>
            </w:r>
          </w:ins>
        </w:p>
        <w:p w14:paraId="2594E3ED" w14:textId="345FBF66" w:rsidR="00B1264C" w:rsidRDefault="00B1264C">
          <w:pPr>
            <w:pStyle w:val="TM2"/>
            <w:tabs>
              <w:tab w:val="right" w:leader="dot" w:pos="9062"/>
            </w:tabs>
            <w:rPr>
              <w:ins w:id="210" w:author="LALOY Emilien" w:date="2026-08-20T16:56:00Z"/>
              <w:rFonts w:asciiTheme="minorHAnsi" w:eastAsiaTheme="minorEastAsia" w:hAnsiTheme="minorHAnsi"/>
              <w:noProof/>
              <w:lang w:eastAsia="en-GB"/>
            </w:rPr>
          </w:pPr>
          <w:ins w:id="211"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"_Toc238137526"</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rPr>
              <w:t>3.3 Impact des lymphocytes T résidents mémoires dans les maladies auto-immunes</w:t>
            </w:r>
            <w:r>
              <w:rPr>
                <w:noProof/>
                <w:webHidden/>
              </w:rPr>
              <w:tab/>
            </w:r>
            <w:r>
              <w:rPr>
                <w:noProof/>
                <w:webHidden/>
              </w:rPr>
              <w:fldChar w:fldCharType="begin"/>
            </w:r>
            <w:r>
              <w:rPr>
                <w:noProof/>
                <w:webHidden/>
              </w:rPr>
              <w:instrText xml:space="preserve"> PAGEREF _Toc238137526 \h </w:instrText>
            </w:r>
          </w:ins>
          <w:r>
            <w:rPr>
              <w:noProof/>
              <w:webHidden/>
            </w:rPr>
          </w:r>
          <w:r>
            <w:rPr>
              <w:noProof/>
              <w:webHidden/>
            </w:rPr>
            <w:fldChar w:fldCharType="separate"/>
          </w:r>
          <w:ins w:id="212" w:author="LALOY Emilien" w:date="2026-08-20T16:56:00Z">
            <w:r>
              <w:rPr>
                <w:noProof/>
                <w:webHidden/>
              </w:rPr>
              <w:t>94</w:t>
            </w:r>
            <w:r>
              <w:rPr>
                <w:noProof/>
                <w:webHidden/>
              </w:rPr>
              <w:fldChar w:fldCharType="end"/>
            </w:r>
            <w:r w:rsidRPr="00321CEA">
              <w:rPr>
                <w:rStyle w:val="Lienhypertexte"/>
                <w:noProof/>
              </w:rPr>
              <w:fldChar w:fldCharType="end"/>
            </w:r>
          </w:ins>
        </w:p>
        <w:p w14:paraId="5BF8CCC5" w14:textId="58A8AC42" w:rsidR="00B1264C" w:rsidRDefault="00B1264C">
          <w:pPr>
            <w:pStyle w:val="TM3"/>
            <w:tabs>
              <w:tab w:val="right" w:leader="dot" w:pos="9062"/>
            </w:tabs>
            <w:rPr>
              <w:ins w:id="213" w:author="LALOY Emilien" w:date="2026-08-20T16:56:00Z"/>
              <w:rFonts w:asciiTheme="minorHAnsi" w:eastAsiaTheme="minorEastAsia" w:hAnsiTheme="minorHAnsi"/>
              <w:noProof/>
              <w:lang w:eastAsia="en-GB"/>
            </w:rPr>
          </w:pPr>
          <w:ins w:id="214"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"_Toc238137527"</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3.4.1 Maladies auto-immunes de la peau</w:t>
            </w:r>
            <w:r>
              <w:rPr>
                <w:noProof/>
                <w:webHidden/>
              </w:rPr>
              <w:tab/>
            </w:r>
            <w:r>
              <w:rPr>
                <w:noProof/>
                <w:webHidden/>
              </w:rPr>
              <w:fldChar w:fldCharType="begin"/>
            </w:r>
            <w:r>
              <w:rPr>
                <w:noProof/>
                <w:webHidden/>
              </w:rPr>
              <w:instrText xml:space="preserve"> PAGEREF _Toc238137527 \h </w:instrText>
            </w:r>
          </w:ins>
          <w:r>
            <w:rPr>
              <w:noProof/>
              <w:webHidden/>
            </w:rPr>
          </w:r>
          <w:r>
            <w:rPr>
              <w:noProof/>
              <w:webHidden/>
            </w:rPr>
            <w:fldChar w:fldCharType="separate"/>
          </w:r>
          <w:ins w:id="215" w:author="LALOY Emilien" w:date="2026-08-20T16:56:00Z">
            <w:r>
              <w:rPr>
                <w:noProof/>
                <w:webHidden/>
              </w:rPr>
              <w:t>94</w:t>
            </w:r>
            <w:r>
              <w:rPr>
                <w:noProof/>
                <w:webHidden/>
              </w:rPr>
              <w:fldChar w:fldCharType="end"/>
            </w:r>
            <w:r w:rsidRPr="00321CEA">
              <w:rPr>
                <w:rStyle w:val="Lienhypertexte"/>
                <w:noProof/>
              </w:rPr>
              <w:fldChar w:fldCharType="end"/>
            </w:r>
          </w:ins>
        </w:p>
        <w:p w14:paraId="72D47AF4" w14:textId="6D6C4CCB" w:rsidR="00B1264C" w:rsidRDefault="00B1264C">
          <w:pPr>
            <w:pStyle w:val="TM3"/>
            <w:tabs>
              <w:tab w:val="right" w:leader="dot" w:pos="9062"/>
            </w:tabs>
            <w:rPr>
              <w:ins w:id="216" w:author="LALOY Emilien" w:date="2026-08-20T16:56:00Z"/>
              <w:rFonts w:asciiTheme="minorHAnsi" w:eastAsiaTheme="minorEastAsia" w:hAnsiTheme="minorHAnsi"/>
              <w:noProof/>
              <w:lang w:eastAsia="en-GB"/>
            </w:rPr>
          </w:pPr>
          <w:ins w:id="217"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"_Toc238137528"</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3.4.2 Autre types de maladies auto-immunes</w:t>
            </w:r>
            <w:r>
              <w:rPr>
                <w:noProof/>
                <w:webHidden/>
              </w:rPr>
              <w:tab/>
            </w:r>
            <w:r>
              <w:rPr>
                <w:noProof/>
                <w:webHidden/>
              </w:rPr>
              <w:fldChar w:fldCharType="begin"/>
            </w:r>
            <w:r>
              <w:rPr>
                <w:noProof/>
                <w:webHidden/>
              </w:rPr>
              <w:instrText xml:space="preserve"> PAGEREF _Toc238137528 \h </w:instrText>
            </w:r>
          </w:ins>
          <w:r>
            <w:rPr>
              <w:noProof/>
              <w:webHidden/>
            </w:rPr>
          </w:r>
          <w:r>
            <w:rPr>
              <w:noProof/>
              <w:webHidden/>
            </w:rPr>
            <w:fldChar w:fldCharType="separate"/>
          </w:r>
          <w:ins w:id="218" w:author="LALOY Emilien" w:date="2026-08-20T16:56:00Z">
            <w:r>
              <w:rPr>
                <w:noProof/>
                <w:webHidden/>
              </w:rPr>
              <w:t>95</w:t>
            </w:r>
            <w:r>
              <w:rPr>
                <w:noProof/>
                <w:webHidden/>
              </w:rPr>
              <w:fldChar w:fldCharType="end"/>
            </w:r>
            <w:r w:rsidRPr="00321CEA">
              <w:rPr>
                <w:rStyle w:val="Lienhypertexte"/>
                <w:noProof/>
              </w:rPr>
              <w:fldChar w:fldCharType="end"/>
            </w:r>
          </w:ins>
        </w:p>
        <w:p w14:paraId="5C7DD73A" w14:textId="1BA9F3AB" w:rsidR="00B1264C" w:rsidRDefault="00B1264C">
          <w:pPr>
            <w:pStyle w:val="TM2"/>
            <w:tabs>
              <w:tab w:val="right" w:leader="dot" w:pos="9062"/>
            </w:tabs>
            <w:rPr>
              <w:ins w:id="219" w:author="LALOY Emilien" w:date="2026-08-20T16:56:00Z"/>
              <w:rFonts w:asciiTheme="minorHAnsi" w:eastAsiaTheme="minorEastAsia" w:hAnsiTheme="minorHAnsi"/>
              <w:noProof/>
              <w:lang w:eastAsia="en-GB"/>
            </w:rPr>
          </w:pPr>
          <w:ins w:id="220"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"_Toc238137529"</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rPr>
              <w:t>3.4 Utilisation des lymphocytes T résidents mémoires dans des stratégies thérapeutiques</w:t>
            </w:r>
            <w:r>
              <w:rPr>
                <w:noProof/>
                <w:webHidden/>
              </w:rPr>
              <w:tab/>
            </w:r>
            <w:r>
              <w:rPr>
                <w:noProof/>
                <w:webHidden/>
              </w:rPr>
              <w:fldChar w:fldCharType="begin"/>
            </w:r>
            <w:r>
              <w:rPr>
                <w:noProof/>
                <w:webHidden/>
              </w:rPr>
              <w:instrText xml:space="preserve"> PAGEREF _Toc238137529 \h </w:instrText>
            </w:r>
          </w:ins>
          <w:r>
            <w:rPr>
              <w:noProof/>
              <w:webHidden/>
            </w:rPr>
          </w:r>
          <w:r>
            <w:rPr>
              <w:noProof/>
              <w:webHidden/>
            </w:rPr>
            <w:fldChar w:fldCharType="separate"/>
          </w:r>
          <w:ins w:id="221" w:author="LALOY Emilien" w:date="2026-08-20T16:56:00Z">
            <w:r>
              <w:rPr>
                <w:noProof/>
                <w:webHidden/>
              </w:rPr>
              <w:t>96</w:t>
            </w:r>
            <w:r>
              <w:rPr>
                <w:noProof/>
                <w:webHidden/>
              </w:rPr>
              <w:fldChar w:fldCharType="end"/>
            </w:r>
            <w:r w:rsidRPr="00321CEA">
              <w:rPr>
                <w:rStyle w:val="Lienhypertexte"/>
                <w:noProof/>
              </w:rPr>
              <w:fldChar w:fldCharType="end"/>
            </w:r>
          </w:ins>
        </w:p>
        <w:p w14:paraId="62B6BE2F" w14:textId="556965DE" w:rsidR="00B1264C" w:rsidRDefault="00B1264C">
          <w:pPr>
            <w:pStyle w:val="TM3"/>
            <w:tabs>
              <w:tab w:val="right" w:leader="dot" w:pos="9062"/>
            </w:tabs>
            <w:rPr>
              <w:ins w:id="222" w:author="LALOY Emilien" w:date="2026-08-20T16:56:00Z"/>
              <w:rFonts w:asciiTheme="minorHAnsi" w:eastAsiaTheme="minorEastAsia" w:hAnsiTheme="minorHAnsi"/>
              <w:noProof/>
              <w:lang w:eastAsia="en-GB"/>
            </w:rPr>
          </w:pPr>
          <w:ins w:id="223"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"_Toc238137530"</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3.4.1 Optimisation des stratégies de vaccination pour générer des lymphocytes T résidents mémoires</w:t>
            </w:r>
            <w:r>
              <w:rPr>
                <w:noProof/>
                <w:webHidden/>
              </w:rPr>
              <w:tab/>
            </w:r>
            <w:r>
              <w:rPr>
                <w:noProof/>
                <w:webHidden/>
              </w:rPr>
              <w:fldChar w:fldCharType="begin"/>
            </w:r>
            <w:r>
              <w:rPr>
                <w:noProof/>
                <w:webHidden/>
              </w:rPr>
              <w:instrText xml:space="preserve"> PAGEREF _Toc238137530 \h </w:instrText>
            </w:r>
          </w:ins>
          <w:r>
            <w:rPr>
              <w:noProof/>
              <w:webHidden/>
            </w:rPr>
          </w:r>
          <w:r>
            <w:rPr>
              <w:noProof/>
              <w:webHidden/>
            </w:rPr>
            <w:fldChar w:fldCharType="separate"/>
          </w:r>
          <w:ins w:id="224" w:author="LALOY Emilien" w:date="2026-08-20T16:56:00Z">
            <w:r>
              <w:rPr>
                <w:noProof/>
                <w:webHidden/>
              </w:rPr>
              <w:t>96</w:t>
            </w:r>
            <w:r>
              <w:rPr>
                <w:noProof/>
                <w:webHidden/>
              </w:rPr>
              <w:fldChar w:fldCharType="end"/>
            </w:r>
            <w:r w:rsidRPr="00321CEA">
              <w:rPr>
                <w:rStyle w:val="Lienhypertexte"/>
                <w:noProof/>
              </w:rPr>
              <w:fldChar w:fldCharType="end"/>
            </w:r>
          </w:ins>
        </w:p>
        <w:p w14:paraId="17AB036B" w14:textId="3771106F" w:rsidR="00B1264C" w:rsidRDefault="00B1264C">
          <w:pPr>
            <w:pStyle w:val="TM3"/>
            <w:tabs>
              <w:tab w:val="right" w:leader="dot" w:pos="9062"/>
            </w:tabs>
            <w:rPr>
              <w:ins w:id="225" w:author="LALOY Emilien" w:date="2026-08-20T16:56:00Z"/>
              <w:rFonts w:asciiTheme="minorHAnsi" w:eastAsiaTheme="minorEastAsia" w:hAnsiTheme="minorHAnsi"/>
              <w:noProof/>
              <w:lang w:eastAsia="en-GB"/>
            </w:rPr>
          </w:pPr>
          <w:ins w:id="226"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"_Toc238137531"</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3.4.2 Optimisation d'autres stratégies thérapeutiques pour favoriser les lymphocytes T résidents mémoires</w:t>
            </w:r>
            <w:r>
              <w:rPr>
                <w:noProof/>
                <w:webHidden/>
              </w:rPr>
              <w:tab/>
            </w:r>
            <w:r>
              <w:rPr>
                <w:noProof/>
                <w:webHidden/>
              </w:rPr>
              <w:fldChar w:fldCharType="begin"/>
            </w:r>
            <w:r>
              <w:rPr>
                <w:noProof/>
                <w:webHidden/>
              </w:rPr>
              <w:instrText xml:space="preserve"> PAGEREF _Toc238137531 \h </w:instrText>
            </w:r>
          </w:ins>
          <w:r>
            <w:rPr>
              <w:noProof/>
              <w:webHidden/>
            </w:rPr>
          </w:r>
          <w:r>
            <w:rPr>
              <w:noProof/>
              <w:webHidden/>
            </w:rPr>
            <w:fldChar w:fldCharType="separate"/>
          </w:r>
          <w:ins w:id="227" w:author="LALOY Emilien" w:date="2026-08-20T16:56:00Z">
            <w:r>
              <w:rPr>
                <w:noProof/>
                <w:webHidden/>
              </w:rPr>
              <w:t>97</w:t>
            </w:r>
            <w:r>
              <w:rPr>
                <w:noProof/>
                <w:webHidden/>
              </w:rPr>
              <w:fldChar w:fldCharType="end"/>
            </w:r>
            <w:r w:rsidRPr="00321CEA">
              <w:rPr>
                <w:rStyle w:val="Lienhypertexte"/>
                <w:noProof/>
              </w:rPr>
              <w:fldChar w:fldCharType="end"/>
            </w:r>
          </w:ins>
        </w:p>
        <w:p w14:paraId="2F744C62" w14:textId="16AEDA65" w:rsidR="006C15F9" w:rsidDel="00F70736" w:rsidRDefault="006C15F9">
          <w:pPr>
            <w:pStyle w:val="TM1"/>
            <w:tabs>
              <w:tab w:val="right" w:leader="dot" w:pos="9062"/>
            </w:tabs>
            <w:rPr>
              <w:del w:id="228" w:author="LALOY Emilien" w:date="2026-08-20T16:52:00Z"/>
              <w:rFonts w:asciiTheme="minorHAnsi" w:eastAsiaTheme="minorEastAsia" w:hAnsiTheme="minorHAnsi"/>
              <w:noProof/>
              <w:lang w:eastAsia="en-GB"/>
            </w:rPr>
          </w:pPr>
          <w:del w:id="229" w:author="LALOY Emilien" w:date="2026-08-20T16:52:00Z">
            <w:r w:rsidRPr="00F70736" w:rsidDel="00F70736">
              <w:rPr>
                <w:rPrChange w:id="230" w:author="LALOY Emilien" w:date="2026-08-20T16:52:00Z">
                  <w:rPr>
                    <w:rStyle w:val="Lienhypertexte"/>
                    <w:rFonts w:eastAsia="Times New Roman"/>
                    <w:noProof/>
                    <w:lang w:val="fr-FR" w:eastAsia="en-GB"/>
                  </w:rPr>
                </w:rPrChange>
              </w:rPr>
              <w:delText>Préface - La réponse immunitaire adaptative</w:delText>
            </w:r>
            <w:r w:rsidDel="00F70736">
              <w:rPr>
                <w:noProof/>
                <w:webHidden/>
              </w:rPr>
              <w:tab/>
              <w:delText>3</w:delText>
            </w:r>
          </w:del>
        </w:p>
        <w:p w14:paraId="1BA32A63" w14:textId="1C660677" w:rsidR="006C15F9" w:rsidDel="00F70736" w:rsidRDefault="006C15F9">
          <w:pPr>
            <w:pStyle w:val="TM2"/>
            <w:tabs>
              <w:tab w:val="right" w:leader="dot" w:pos="9062"/>
            </w:tabs>
            <w:rPr>
              <w:del w:id="231" w:author="LALOY Emilien" w:date="2026-08-20T16:52:00Z"/>
              <w:rFonts w:asciiTheme="minorHAnsi" w:eastAsiaTheme="minorEastAsia" w:hAnsiTheme="minorHAnsi"/>
              <w:noProof/>
              <w:lang w:eastAsia="en-GB"/>
            </w:rPr>
          </w:pPr>
          <w:del w:id="232" w:author="LALOY Emilien" w:date="2026-08-20T16:52:00Z">
            <w:r w:rsidRPr="00F70736" w:rsidDel="00F70736">
              <w:rPr>
                <w:rPrChange w:id="233" w:author="LALOY Emilien" w:date="2026-08-20T16:52:00Z">
                  <w:rPr>
                    <w:rStyle w:val="Lienhypertexte"/>
                    <w:rFonts w:eastAsia="Times New Roman"/>
                    <w:noProof/>
                    <w:lang w:val="fr-FR" w:eastAsia="en-GB"/>
                  </w:rPr>
                </w:rPrChange>
              </w:rPr>
              <w:delText>0. Le système immunitaire</w:delText>
            </w:r>
            <w:r w:rsidDel="00F70736">
              <w:rPr>
                <w:noProof/>
                <w:webHidden/>
              </w:rPr>
              <w:tab/>
              <w:delText>3</w:delText>
            </w:r>
          </w:del>
        </w:p>
        <w:p w14:paraId="5D9DE930" w14:textId="544783BB" w:rsidR="006C15F9" w:rsidDel="00F70736" w:rsidRDefault="006C15F9">
          <w:pPr>
            <w:pStyle w:val="TM2"/>
            <w:tabs>
              <w:tab w:val="right" w:leader="dot" w:pos="9062"/>
            </w:tabs>
            <w:rPr>
              <w:del w:id="234" w:author="LALOY Emilien" w:date="2026-08-20T16:52:00Z"/>
              <w:rFonts w:asciiTheme="minorHAnsi" w:eastAsiaTheme="minorEastAsia" w:hAnsiTheme="minorHAnsi"/>
              <w:noProof/>
              <w:lang w:eastAsia="en-GB"/>
            </w:rPr>
          </w:pPr>
          <w:del w:id="235" w:author="LALOY Emilien" w:date="2026-08-20T16:52:00Z">
            <w:r w:rsidRPr="00F70736" w:rsidDel="00F70736">
              <w:rPr>
                <w:rPrChange w:id="236" w:author="LALOY Emilien" w:date="2026-08-20T16:52:00Z">
                  <w:rPr>
                    <w:rStyle w:val="Lienhypertexte"/>
                    <w:rFonts w:eastAsia="Times New Roman"/>
                    <w:noProof/>
                    <w:lang w:val="fr-FR" w:eastAsia="en-GB"/>
                  </w:rPr>
                </w:rPrChange>
              </w:rPr>
              <w:delText>0.1 Le système immunitaire inné</w:delText>
            </w:r>
            <w:r w:rsidDel="00F70736">
              <w:rPr>
                <w:noProof/>
                <w:webHidden/>
              </w:rPr>
              <w:tab/>
              <w:delText>3</w:delText>
            </w:r>
          </w:del>
        </w:p>
        <w:p w14:paraId="0E07AC62" w14:textId="7A5643DC" w:rsidR="006C15F9" w:rsidDel="00F70736" w:rsidRDefault="006C15F9">
          <w:pPr>
            <w:pStyle w:val="TM2"/>
            <w:tabs>
              <w:tab w:val="right" w:leader="dot" w:pos="9062"/>
            </w:tabs>
            <w:rPr>
              <w:del w:id="237" w:author="LALOY Emilien" w:date="2026-08-20T16:52:00Z"/>
              <w:rFonts w:asciiTheme="minorHAnsi" w:eastAsiaTheme="minorEastAsia" w:hAnsiTheme="minorHAnsi"/>
              <w:noProof/>
              <w:lang w:eastAsia="en-GB"/>
            </w:rPr>
          </w:pPr>
          <w:del w:id="238" w:author="LALOY Emilien" w:date="2026-08-20T16:52:00Z">
            <w:r w:rsidRPr="00F70736" w:rsidDel="00F70736">
              <w:rPr>
                <w:rPrChange w:id="239" w:author="LALOY Emilien" w:date="2026-08-20T16:52:00Z">
                  <w:rPr>
                    <w:rStyle w:val="Lienhypertexte"/>
                    <w:rFonts w:eastAsia="Times New Roman"/>
                    <w:noProof/>
                    <w:lang w:val="fr-FR" w:eastAsia="en-GB"/>
                  </w:rPr>
                </w:rPrChange>
              </w:rPr>
              <w:delText>0.2. Le système immunitaire adaptatif</w:delText>
            </w:r>
            <w:r w:rsidDel="00F70736">
              <w:rPr>
                <w:noProof/>
                <w:webHidden/>
              </w:rPr>
              <w:tab/>
              <w:delText>4</w:delText>
            </w:r>
          </w:del>
        </w:p>
        <w:p w14:paraId="576CEC30" w14:textId="73750D14" w:rsidR="006C15F9" w:rsidDel="00F70736" w:rsidRDefault="006C15F9">
          <w:pPr>
            <w:pStyle w:val="TM2"/>
            <w:tabs>
              <w:tab w:val="right" w:leader="dot" w:pos="9062"/>
            </w:tabs>
            <w:rPr>
              <w:del w:id="240" w:author="LALOY Emilien" w:date="2026-08-20T16:52:00Z"/>
              <w:rFonts w:asciiTheme="minorHAnsi" w:eastAsiaTheme="minorEastAsia" w:hAnsiTheme="minorHAnsi"/>
              <w:noProof/>
              <w:lang w:eastAsia="en-GB"/>
            </w:rPr>
          </w:pPr>
          <w:del w:id="241" w:author="LALOY Emilien" w:date="2026-08-20T16:52:00Z">
            <w:r w:rsidRPr="00F70736" w:rsidDel="00F70736">
              <w:rPr>
                <w:rPrChange w:id="242" w:author="LALOY Emilien" w:date="2026-08-20T16:52:00Z">
                  <w:rPr>
                    <w:rStyle w:val="Lienhypertexte"/>
                    <w:rFonts w:eastAsia="Times New Roman"/>
                    <w:noProof/>
                    <w:lang w:val="fr-FR" w:eastAsia="en-GB"/>
                  </w:rPr>
                </w:rPrChange>
              </w:rPr>
              <w:delText>0.2.1 La génération des lymphocytes</w:delText>
            </w:r>
            <w:r w:rsidDel="00F70736">
              <w:rPr>
                <w:noProof/>
                <w:webHidden/>
              </w:rPr>
              <w:tab/>
              <w:delText>5</w:delText>
            </w:r>
          </w:del>
        </w:p>
        <w:p w14:paraId="08ADDD4F" w14:textId="7EA2AC4C" w:rsidR="006C15F9" w:rsidDel="00F70736" w:rsidRDefault="006C15F9">
          <w:pPr>
            <w:pStyle w:val="TM2"/>
            <w:tabs>
              <w:tab w:val="right" w:leader="dot" w:pos="9062"/>
            </w:tabs>
            <w:rPr>
              <w:del w:id="243" w:author="LALOY Emilien" w:date="2026-08-20T16:52:00Z"/>
              <w:rFonts w:asciiTheme="minorHAnsi" w:eastAsiaTheme="minorEastAsia" w:hAnsiTheme="minorHAnsi"/>
              <w:noProof/>
              <w:lang w:eastAsia="en-GB"/>
            </w:rPr>
          </w:pPr>
          <w:del w:id="244" w:author="LALOY Emilien" w:date="2026-08-20T16:52:00Z">
            <w:r w:rsidRPr="00F70736" w:rsidDel="00F70736">
              <w:rPr>
                <w:rPrChange w:id="245" w:author="LALOY Emilien" w:date="2026-08-20T16:52:00Z">
                  <w:rPr>
                    <w:rStyle w:val="Lienhypertexte"/>
                    <w:rFonts w:eastAsia="Times New Roman"/>
                    <w:noProof/>
                    <w:lang w:val="fr-FR" w:eastAsia="en-GB"/>
                  </w:rPr>
                </w:rPrChange>
              </w:rPr>
              <w:delText>0.2.2 Activation des lymphocytes T</w:delText>
            </w:r>
            <w:r w:rsidDel="00F70736">
              <w:rPr>
                <w:noProof/>
                <w:webHidden/>
              </w:rPr>
              <w:tab/>
              <w:delText>5</w:delText>
            </w:r>
          </w:del>
        </w:p>
        <w:p w14:paraId="110FDA72" w14:textId="151EEF9D" w:rsidR="006C15F9" w:rsidDel="00F70736" w:rsidRDefault="006C15F9">
          <w:pPr>
            <w:pStyle w:val="TM2"/>
            <w:tabs>
              <w:tab w:val="right" w:leader="dot" w:pos="9062"/>
            </w:tabs>
            <w:rPr>
              <w:del w:id="246" w:author="LALOY Emilien" w:date="2026-08-20T16:52:00Z"/>
              <w:rFonts w:asciiTheme="minorHAnsi" w:eastAsiaTheme="minorEastAsia" w:hAnsiTheme="minorHAnsi"/>
              <w:noProof/>
              <w:lang w:eastAsia="en-GB"/>
            </w:rPr>
          </w:pPr>
          <w:del w:id="247" w:author="LALOY Emilien" w:date="2026-08-20T16:52:00Z">
            <w:r w:rsidRPr="00F70736" w:rsidDel="00F70736">
              <w:rPr>
                <w:rPrChange w:id="248" w:author="LALOY Emilien" w:date="2026-08-20T16:52:00Z">
                  <w:rPr>
                    <w:rStyle w:val="Lienhypertexte"/>
                    <w:rFonts w:eastAsia="Times New Roman"/>
                    <w:noProof/>
                    <w:lang w:val="fr-FR" w:eastAsia="en-GB"/>
                  </w:rPr>
                </w:rPrChange>
              </w:rPr>
              <w:delText>0.2.3 Mode d'action des lymphocytes T</w:delText>
            </w:r>
            <w:r w:rsidDel="00F70736">
              <w:rPr>
                <w:noProof/>
                <w:webHidden/>
              </w:rPr>
              <w:tab/>
              <w:delText>7</w:delText>
            </w:r>
          </w:del>
        </w:p>
        <w:p w14:paraId="283C0A7A" w14:textId="6D240C24" w:rsidR="006C15F9" w:rsidDel="00F70736" w:rsidRDefault="006C15F9">
          <w:pPr>
            <w:pStyle w:val="TM2"/>
            <w:tabs>
              <w:tab w:val="right" w:leader="dot" w:pos="9062"/>
            </w:tabs>
            <w:rPr>
              <w:del w:id="249" w:author="LALOY Emilien" w:date="2026-08-20T16:52:00Z"/>
              <w:rFonts w:asciiTheme="minorHAnsi" w:eastAsiaTheme="minorEastAsia" w:hAnsiTheme="minorHAnsi"/>
              <w:noProof/>
              <w:lang w:eastAsia="en-GB"/>
            </w:rPr>
          </w:pPr>
          <w:del w:id="250" w:author="LALOY Emilien" w:date="2026-08-20T16:52:00Z">
            <w:r w:rsidRPr="00F70736" w:rsidDel="00F70736">
              <w:rPr>
                <w:rPrChange w:id="251" w:author="LALOY Emilien" w:date="2026-08-20T16:52:00Z">
                  <w:rPr>
                    <w:rStyle w:val="Lienhypertexte"/>
                    <w:rFonts w:eastAsia="Times New Roman"/>
                    <w:noProof/>
                    <w:lang w:val="fr-FR" w:eastAsia="en-GB"/>
                  </w:rPr>
                </w:rPrChange>
              </w:rPr>
              <w:delText>0.2.4 La mémoire immunitaire</w:delText>
            </w:r>
            <w:r w:rsidDel="00F70736">
              <w:rPr>
                <w:noProof/>
                <w:webHidden/>
              </w:rPr>
              <w:tab/>
              <w:delText>7</w:delText>
            </w:r>
          </w:del>
        </w:p>
        <w:p w14:paraId="226AB39A" w14:textId="7C270DA1" w:rsidR="006C15F9" w:rsidDel="00F70736" w:rsidRDefault="006C15F9">
          <w:pPr>
            <w:pStyle w:val="TM2"/>
            <w:tabs>
              <w:tab w:val="right" w:leader="dot" w:pos="9062"/>
            </w:tabs>
            <w:rPr>
              <w:del w:id="252" w:author="LALOY Emilien" w:date="2026-08-20T16:52:00Z"/>
              <w:rFonts w:asciiTheme="minorHAnsi" w:eastAsiaTheme="minorEastAsia" w:hAnsiTheme="minorHAnsi"/>
              <w:noProof/>
              <w:lang w:eastAsia="en-GB"/>
            </w:rPr>
          </w:pPr>
          <w:del w:id="253" w:author="LALOY Emilien" w:date="2026-08-20T16:52:00Z">
            <w:r w:rsidRPr="00F70736" w:rsidDel="00F70736">
              <w:rPr>
                <w:rPrChange w:id="254" w:author="LALOY Emilien" w:date="2026-08-20T16:52:00Z">
                  <w:rPr>
                    <w:rStyle w:val="Lienhypertexte"/>
                    <w:rFonts w:eastAsia="Times New Roman"/>
                    <w:noProof/>
                    <w:lang w:val="fr-FR" w:eastAsia="en-GB"/>
                  </w:rPr>
                </w:rPrChange>
              </w:rPr>
              <w:delText>0.2.5 Inhibition de la réponse immunitaire</w:delText>
            </w:r>
            <w:r w:rsidDel="00F70736">
              <w:rPr>
                <w:noProof/>
                <w:webHidden/>
              </w:rPr>
              <w:tab/>
              <w:delText>8</w:delText>
            </w:r>
          </w:del>
        </w:p>
        <w:p w14:paraId="7278E725" w14:textId="3C35E8B6" w:rsidR="006C15F9" w:rsidDel="00F70736" w:rsidRDefault="006C15F9">
          <w:pPr>
            <w:pStyle w:val="TM2"/>
            <w:tabs>
              <w:tab w:val="right" w:leader="dot" w:pos="9062"/>
            </w:tabs>
            <w:rPr>
              <w:del w:id="255" w:author="LALOY Emilien" w:date="2026-08-20T16:52:00Z"/>
              <w:rFonts w:asciiTheme="minorHAnsi" w:eastAsiaTheme="minorEastAsia" w:hAnsiTheme="minorHAnsi"/>
              <w:noProof/>
              <w:lang w:eastAsia="en-GB"/>
            </w:rPr>
          </w:pPr>
          <w:del w:id="256" w:author="LALOY Emilien" w:date="2026-08-20T16:52:00Z">
            <w:r w:rsidRPr="00F70736" w:rsidDel="00F70736">
              <w:rPr>
                <w:rPrChange w:id="257" w:author="LALOY Emilien" w:date="2026-08-20T16:52:00Z">
                  <w:rPr>
                    <w:rStyle w:val="Lienhypertexte"/>
                    <w:rFonts w:eastAsia="Times New Roman"/>
                    <w:noProof/>
                    <w:lang w:val="fr-FR" w:eastAsia="en-GB"/>
                  </w:rPr>
                </w:rPrChange>
              </w:rPr>
              <w:delText>0.2.6 L'immunosurveillance des cancers</w:delText>
            </w:r>
            <w:r w:rsidDel="00F70736">
              <w:rPr>
                <w:noProof/>
                <w:webHidden/>
              </w:rPr>
              <w:tab/>
              <w:delText>8</w:delText>
            </w:r>
          </w:del>
        </w:p>
        <w:p w14:paraId="23486C3B" w14:textId="14DE2B3C" w:rsidR="006C15F9" w:rsidDel="00F70736" w:rsidRDefault="006C15F9">
          <w:pPr>
            <w:pStyle w:val="TM1"/>
            <w:tabs>
              <w:tab w:val="right" w:leader="dot" w:pos="9062"/>
            </w:tabs>
            <w:rPr>
              <w:del w:id="258" w:author="LALOY Emilien" w:date="2026-08-20T16:52:00Z"/>
              <w:rFonts w:asciiTheme="minorHAnsi" w:eastAsiaTheme="minorEastAsia" w:hAnsiTheme="minorHAnsi"/>
              <w:noProof/>
              <w:lang w:eastAsia="en-GB"/>
            </w:rPr>
          </w:pPr>
          <w:del w:id="259" w:author="LALOY Emilien" w:date="2026-08-20T16:52:00Z">
            <w:r w:rsidRPr="00F70736" w:rsidDel="00F70736">
              <w:rPr>
                <w:rPrChange w:id="260" w:author="LALOY Emilien" w:date="2026-08-20T16:52:00Z">
                  <w:rPr>
                    <w:rStyle w:val="Lienhypertexte"/>
                    <w:noProof/>
                    <w:lang w:val="fr-FR"/>
                  </w:rPr>
                </w:rPrChange>
              </w:rPr>
              <w:delText>1. La réponse immunitaire adaptative mémoire</w:delText>
            </w:r>
            <w:r w:rsidDel="00F70736">
              <w:rPr>
                <w:noProof/>
                <w:webHidden/>
              </w:rPr>
              <w:tab/>
              <w:delText>11</w:delText>
            </w:r>
          </w:del>
        </w:p>
        <w:p w14:paraId="2C6CDB97" w14:textId="6E0F1B55" w:rsidR="006C15F9" w:rsidDel="00F70736" w:rsidRDefault="006C15F9">
          <w:pPr>
            <w:pStyle w:val="TM2"/>
            <w:tabs>
              <w:tab w:val="right" w:leader="dot" w:pos="9062"/>
            </w:tabs>
            <w:rPr>
              <w:del w:id="261" w:author="LALOY Emilien" w:date="2026-08-20T16:52:00Z"/>
              <w:rFonts w:asciiTheme="minorHAnsi" w:eastAsiaTheme="minorEastAsia" w:hAnsiTheme="minorHAnsi"/>
              <w:noProof/>
              <w:lang w:eastAsia="en-GB"/>
            </w:rPr>
          </w:pPr>
          <w:del w:id="262" w:author="LALOY Emilien" w:date="2026-08-20T16:52:00Z">
            <w:r w:rsidRPr="00F70736" w:rsidDel="00F70736">
              <w:rPr>
                <w:rPrChange w:id="263" w:author="LALOY Emilien" w:date="2026-08-20T16:52:00Z">
                  <w:rPr>
                    <w:rStyle w:val="Lienhypertexte"/>
                    <w:rFonts w:eastAsia="Times New Roman"/>
                    <w:noProof/>
                    <w:lang w:val="fr-FR" w:eastAsia="en-GB"/>
                  </w:rPr>
                </w:rPrChange>
              </w:rPr>
              <w:delText>1.1 Différenciation des lymphocytes T en lymphocyte T effecteur ou mémoire</w:delText>
            </w:r>
            <w:r w:rsidDel="00F70736">
              <w:rPr>
                <w:noProof/>
                <w:webHidden/>
              </w:rPr>
              <w:tab/>
              <w:delText>11</w:delText>
            </w:r>
          </w:del>
        </w:p>
        <w:p w14:paraId="6731069F" w14:textId="27F9719E" w:rsidR="006C15F9" w:rsidDel="00F70736" w:rsidRDefault="006C15F9">
          <w:pPr>
            <w:pStyle w:val="TM3"/>
            <w:tabs>
              <w:tab w:val="right" w:leader="dot" w:pos="9062"/>
            </w:tabs>
            <w:rPr>
              <w:del w:id="264" w:author="LALOY Emilien" w:date="2026-08-20T16:52:00Z"/>
              <w:rFonts w:asciiTheme="minorHAnsi" w:eastAsiaTheme="minorEastAsia" w:hAnsiTheme="minorHAnsi"/>
              <w:noProof/>
              <w:lang w:eastAsia="en-GB"/>
            </w:rPr>
          </w:pPr>
          <w:del w:id="265" w:author="LALOY Emilien" w:date="2026-08-20T16:52:00Z">
            <w:r w:rsidRPr="00F70736" w:rsidDel="00F70736">
              <w:rPr>
                <w:rPrChange w:id="266" w:author="LALOY Emilien" w:date="2026-08-20T16:52:00Z">
                  <w:rPr>
                    <w:rStyle w:val="Lienhypertexte"/>
                    <w:rFonts w:eastAsia="Times New Roman"/>
                    <w:noProof/>
                    <w:lang w:val="fr-FR" w:eastAsia="en-GB"/>
                  </w:rPr>
                </w:rPrChange>
              </w:rPr>
              <w:delText>1.1.1 Descendance des lymphocytes T naïfs</w:delText>
            </w:r>
            <w:r w:rsidDel="00F70736">
              <w:rPr>
                <w:noProof/>
                <w:webHidden/>
              </w:rPr>
              <w:tab/>
              <w:delText>11</w:delText>
            </w:r>
          </w:del>
        </w:p>
        <w:p w14:paraId="5ED7E8A3" w14:textId="7321B5C6" w:rsidR="006C15F9" w:rsidDel="00F70736" w:rsidRDefault="006C15F9">
          <w:pPr>
            <w:pStyle w:val="TM3"/>
            <w:tabs>
              <w:tab w:val="right" w:leader="dot" w:pos="9062"/>
            </w:tabs>
            <w:rPr>
              <w:del w:id="267" w:author="LALOY Emilien" w:date="2026-08-20T16:52:00Z"/>
              <w:rFonts w:asciiTheme="minorHAnsi" w:eastAsiaTheme="minorEastAsia" w:hAnsiTheme="minorHAnsi"/>
              <w:noProof/>
              <w:lang w:eastAsia="en-GB"/>
            </w:rPr>
          </w:pPr>
          <w:del w:id="268" w:author="LALOY Emilien" w:date="2026-08-20T16:52:00Z">
            <w:r w:rsidRPr="00F70736" w:rsidDel="00F70736">
              <w:rPr>
                <w:rPrChange w:id="269" w:author="LALOY Emilien" w:date="2026-08-20T16:52:00Z">
                  <w:rPr>
                    <w:rStyle w:val="Lienhypertexte"/>
                    <w:rFonts w:eastAsia="Times New Roman"/>
                    <w:noProof/>
                    <w:lang w:val="fr-FR" w:eastAsia="en-GB"/>
                  </w:rPr>
                </w:rPrChange>
              </w:rPr>
              <w:delText>1.1.2 Précurseurs des lymphocytes T effecteurs et mémoires</w:delText>
            </w:r>
            <w:r w:rsidDel="00F70736">
              <w:rPr>
                <w:noProof/>
                <w:webHidden/>
              </w:rPr>
              <w:tab/>
              <w:delText>12</w:delText>
            </w:r>
          </w:del>
        </w:p>
        <w:p w14:paraId="1C049E1E" w14:textId="57BAE92E" w:rsidR="006C15F9" w:rsidDel="00F70736" w:rsidRDefault="006C15F9">
          <w:pPr>
            <w:pStyle w:val="TM3"/>
            <w:tabs>
              <w:tab w:val="right" w:leader="dot" w:pos="9062"/>
            </w:tabs>
            <w:rPr>
              <w:del w:id="270" w:author="LALOY Emilien" w:date="2026-08-20T16:52:00Z"/>
              <w:rFonts w:asciiTheme="minorHAnsi" w:eastAsiaTheme="minorEastAsia" w:hAnsiTheme="minorHAnsi"/>
              <w:noProof/>
              <w:lang w:eastAsia="en-GB"/>
            </w:rPr>
          </w:pPr>
          <w:del w:id="271" w:author="LALOY Emilien" w:date="2026-08-20T16:52:00Z">
            <w:r w:rsidRPr="00F70736" w:rsidDel="00F70736">
              <w:rPr>
                <w:rPrChange w:id="272" w:author="LALOY Emilien" w:date="2026-08-20T16:52:00Z">
                  <w:rPr>
                    <w:rStyle w:val="Lienhypertexte"/>
                    <w:rFonts w:eastAsia="Times New Roman"/>
                    <w:noProof/>
                    <w:lang w:val="fr-FR" w:eastAsia="en-GB"/>
                  </w:rPr>
                </w:rPrChange>
              </w:rPr>
              <w:delText>1.1.3 Signaux moléculaires responsables de la différenciation des lymphocytes en lymphocytes T effecteurs et mémoires</w:delText>
            </w:r>
            <w:r w:rsidDel="00F70736">
              <w:rPr>
                <w:noProof/>
                <w:webHidden/>
              </w:rPr>
              <w:tab/>
              <w:delText>13</w:delText>
            </w:r>
          </w:del>
        </w:p>
        <w:p w14:paraId="7832A3C3" w14:textId="765244CA" w:rsidR="006C15F9" w:rsidDel="00F70736" w:rsidRDefault="006C15F9">
          <w:pPr>
            <w:pStyle w:val="TM3"/>
            <w:tabs>
              <w:tab w:val="right" w:leader="dot" w:pos="9062"/>
            </w:tabs>
            <w:rPr>
              <w:del w:id="273" w:author="LALOY Emilien" w:date="2026-08-20T16:52:00Z"/>
              <w:rFonts w:asciiTheme="minorHAnsi" w:eastAsiaTheme="minorEastAsia" w:hAnsiTheme="minorHAnsi"/>
              <w:noProof/>
              <w:lang w:eastAsia="en-GB"/>
            </w:rPr>
          </w:pPr>
          <w:del w:id="274" w:author="LALOY Emilien" w:date="2026-08-20T16:52:00Z">
            <w:r w:rsidRPr="00F70736" w:rsidDel="00F70736">
              <w:rPr>
                <w:rPrChange w:id="275" w:author="LALOY Emilien" w:date="2026-08-20T16:52:00Z">
                  <w:rPr>
                    <w:rStyle w:val="Lienhypertexte"/>
                    <w:rFonts w:eastAsia="Times New Roman"/>
                    <w:noProof/>
                    <w:lang w:val="fr-FR" w:eastAsia="en-GB"/>
                  </w:rPr>
                </w:rPrChange>
              </w:rPr>
              <w:delText>1.1.4 Persistance des lymphocytes T dans l'organisme</w:delText>
            </w:r>
            <w:r w:rsidDel="00F70736">
              <w:rPr>
                <w:noProof/>
                <w:webHidden/>
              </w:rPr>
              <w:tab/>
              <w:delText>16</w:delText>
            </w:r>
          </w:del>
        </w:p>
        <w:p w14:paraId="49C158E4" w14:textId="657C6506" w:rsidR="006C15F9" w:rsidDel="00F70736" w:rsidRDefault="006C15F9">
          <w:pPr>
            <w:pStyle w:val="TM2"/>
            <w:tabs>
              <w:tab w:val="right" w:leader="dot" w:pos="9062"/>
            </w:tabs>
            <w:rPr>
              <w:del w:id="276" w:author="LALOY Emilien" w:date="2026-08-20T16:52:00Z"/>
              <w:rFonts w:asciiTheme="minorHAnsi" w:eastAsiaTheme="minorEastAsia" w:hAnsiTheme="minorHAnsi"/>
              <w:noProof/>
              <w:lang w:eastAsia="en-GB"/>
            </w:rPr>
          </w:pPr>
          <w:del w:id="277" w:author="LALOY Emilien" w:date="2026-08-20T16:52:00Z">
            <w:r w:rsidRPr="00F70736" w:rsidDel="00F70736">
              <w:rPr>
                <w:rPrChange w:id="278" w:author="LALOY Emilien" w:date="2026-08-20T16:52:00Z">
                  <w:rPr>
                    <w:rStyle w:val="Lienhypertexte"/>
                    <w:noProof/>
                    <w:lang w:val="fr-FR"/>
                  </w:rPr>
                </w:rPrChange>
              </w:rPr>
              <w:delText>1.2 Les différents types de lymphocytes T mémoires et leurs rôles</w:delText>
            </w:r>
            <w:r w:rsidDel="00F70736">
              <w:rPr>
                <w:noProof/>
                <w:webHidden/>
              </w:rPr>
              <w:tab/>
              <w:delText>18</w:delText>
            </w:r>
          </w:del>
        </w:p>
        <w:p w14:paraId="197BEFC8" w14:textId="4BA9A852" w:rsidR="006C15F9" w:rsidDel="00F70736" w:rsidRDefault="006C15F9">
          <w:pPr>
            <w:pStyle w:val="TM3"/>
            <w:tabs>
              <w:tab w:val="right" w:leader="dot" w:pos="9062"/>
            </w:tabs>
            <w:rPr>
              <w:del w:id="279" w:author="LALOY Emilien" w:date="2026-08-20T16:52:00Z"/>
              <w:rFonts w:asciiTheme="minorHAnsi" w:eastAsiaTheme="minorEastAsia" w:hAnsiTheme="minorHAnsi"/>
              <w:noProof/>
              <w:lang w:eastAsia="en-GB"/>
            </w:rPr>
          </w:pPr>
          <w:del w:id="280" w:author="LALOY Emilien" w:date="2026-08-20T16:52:00Z">
            <w:r w:rsidRPr="00F70736" w:rsidDel="00F70736">
              <w:rPr>
                <w:rPrChange w:id="281" w:author="LALOY Emilien" w:date="2026-08-20T16:52:00Z">
                  <w:rPr>
                    <w:rStyle w:val="Lienhypertexte"/>
                    <w:rFonts w:cs="Arial"/>
                    <w:noProof/>
                    <w:lang w:val="fr-FR"/>
                  </w:rPr>
                </w:rPrChange>
              </w:rPr>
              <w:delText>1.2.1 Les lymphocytes T centraux mémoires</w:delText>
            </w:r>
            <w:r w:rsidDel="00F70736">
              <w:rPr>
                <w:noProof/>
                <w:webHidden/>
              </w:rPr>
              <w:tab/>
              <w:delText>19</w:delText>
            </w:r>
          </w:del>
        </w:p>
        <w:p w14:paraId="42AA940A" w14:textId="27D661F4" w:rsidR="006C15F9" w:rsidDel="00F70736" w:rsidRDefault="006C15F9">
          <w:pPr>
            <w:pStyle w:val="TM3"/>
            <w:tabs>
              <w:tab w:val="right" w:leader="dot" w:pos="9062"/>
            </w:tabs>
            <w:rPr>
              <w:del w:id="282" w:author="LALOY Emilien" w:date="2026-08-20T16:52:00Z"/>
              <w:rFonts w:asciiTheme="minorHAnsi" w:eastAsiaTheme="minorEastAsia" w:hAnsiTheme="minorHAnsi"/>
              <w:noProof/>
              <w:lang w:eastAsia="en-GB"/>
            </w:rPr>
          </w:pPr>
          <w:del w:id="283" w:author="LALOY Emilien" w:date="2026-08-20T16:52:00Z">
            <w:r w:rsidRPr="00F70736" w:rsidDel="00F70736">
              <w:rPr>
                <w:rPrChange w:id="284" w:author="LALOY Emilien" w:date="2026-08-20T16:52:00Z">
                  <w:rPr>
                    <w:rStyle w:val="Lienhypertexte"/>
                    <w:rFonts w:cs="Arial"/>
                    <w:noProof/>
                    <w:lang w:val="fr-FR"/>
                  </w:rPr>
                </w:rPrChange>
              </w:rPr>
              <w:delText>1.2.2 Les lymphocytes T effecteurs mémoires</w:delText>
            </w:r>
            <w:r w:rsidDel="00F70736">
              <w:rPr>
                <w:noProof/>
                <w:webHidden/>
              </w:rPr>
              <w:tab/>
              <w:delText>19</w:delText>
            </w:r>
          </w:del>
        </w:p>
        <w:p w14:paraId="24FE08F2" w14:textId="477C6231" w:rsidR="006C15F9" w:rsidDel="00F70736" w:rsidRDefault="006C15F9">
          <w:pPr>
            <w:pStyle w:val="TM3"/>
            <w:tabs>
              <w:tab w:val="right" w:leader="dot" w:pos="9062"/>
            </w:tabs>
            <w:rPr>
              <w:del w:id="285" w:author="LALOY Emilien" w:date="2026-08-20T16:52:00Z"/>
              <w:rFonts w:asciiTheme="minorHAnsi" w:eastAsiaTheme="minorEastAsia" w:hAnsiTheme="minorHAnsi"/>
              <w:noProof/>
              <w:lang w:eastAsia="en-GB"/>
            </w:rPr>
          </w:pPr>
          <w:del w:id="286" w:author="LALOY Emilien" w:date="2026-08-20T16:52:00Z">
            <w:r w:rsidRPr="00F70736" w:rsidDel="00F70736">
              <w:rPr>
                <w:rPrChange w:id="287" w:author="LALOY Emilien" w:date="2026-08-20T16:52:00Z">
                  <w:rPr>
                    <w:rStyle w:val="Lienhypertexte"/>
                    <w:rFonts w:cs="Arial"/>
                    <w:noProof/>
                    <w:lang w:val="fr-FR"/>
                  </w:rPr>
                </w:rPrChange>
              </w:rPr>
              <w:delText>1.2.3 Les lymphocytes T résidents mémoires</w:delText>
            </w:r>
            <w:r w:rsidDel="00F70736">
              <w:rPr>
                <w:noProof/>
                <w:webHidden/>
              </w:rPr>
              <w:tab/>
              <w:delText>19</w:delText>
            </w:r>
          </w:del>
        </w:p>
        <w:p w14:paraId="40A9E010" w14:textId="7A50CA92" w:rsidR="006C15F9" w:rsidDel="00F70736" w:rsidRDefault="006C15F9">
          <w:pPr>
            <w:pStyle w:val="TM3"/>
            <w:tabs>
              <w:tab w:val="right" w:leader="dot" w:pos="9062"/>
            </w:tabs>
            <w:rPr>
              <w:del w:id="288" w:author="LALOY Emilien" w:date="2026-08-20T16:52:00Z"/>
              <w:rFonts w:asciiTheme="minorHAnsi" w:eastAsiaTheme="minorEastAsia" w:hAnsiTheme="minorHAnsi"/>
              <w:noProof/>
              <w:lang w:eastAsia="en-GB"/>
            </w:rPr>
          </w:pPr>
          <w:del w:id="289" w:author="LALOY Emilien" w:date="2026-08-20T16:52:00Z">
            <w:r w:rsidRPr="00F70736" w:rsidDel="00F70736">
              <w:rPr>
                <w:rPrChange w:id="290" w:author="LALOY Emilien" w:date="2026-08-20T16:52:00Z">
                  <w:rPr>
                    <w:rStyle w:val="Lienhypertexte"/>
                    <w:rFonts w:cs="Arial"/>
                    <w:noProof/>
                    <w:lang w:val="fr-FR"/>
                  </w:rPr>
                </w:rPrChange>
              </w:rPr>
              <w:delText>1.2.4 Autres populations de lymphocytes T mémoires (Tscm...)</w:delText>
            </w:r>
            <w:r w:rsidDel="00F70736">
              <w:rPr>
                <w:noProof/>
                <w:webHidden/>
              </w:rPr>
              <w:tab/>
              <w:delText>20</w:delText>
            </w:r>
          </w:del>
        </w:p>
        <w:p w14:paraId="5005AFD6" w14:textId="6439D837" w:rsidR="006C15F9" w:rsidDel="00F70736" w:rsidRDefault="006C15F9">
          <w:pPr>
            <w:pStyle w:val="TM3"/>
            <w:tabs>
              <w:tab w:val="right" w:leader="dot" w:pos="9062"/>
            </w:tabs>
            <w:rPr>
              <w:del w:id="291" w:author="LALOY Emilien" w:date="2026-08-20T16:52:00Z"/>
              <w:rFonts w:asciiTheme="minorHAnsi" w:eastAsiaTheme="minorEastAsia" w:hAnsiTheme="minorHAnsi"/>
              <w:noProof/>
              <w:lang w:eastAsia="en-GB"/>
            </w:rPr>
          </w:pPr>
          <w:del w:id="292" w:author="LALOY Emilien" w:date="2026-08-20T16:52:00Z">
            <w:r w:rsidRPr="00F70736" w:rsidDel="00F70736">
              <w:rPr>
                <w:rPrChange w:id="293" w:author="LALOY Emilien" w:date="2026-08-20T16:52:00Z">
                  <w:rPr>
                    <w:rStyle w:val="Lienhypertexte"/>
                    <w:rFonts w:cs="Arial"/>
                    <w:noProof/>
                    <w:lang w:val="fr-FR"/>
                  </w:rPr>
                </w:rPrChange>
              </w:rPr>
              <w:delText>1.2.5 Consensus sur la nomenclature des lymphocytes</w:delText>
            </w:r>
            <w:r w:rsidDel="00F70736">
              <w:rPr>
                <w:noProof/>
                <w:webHidden/>
              </w:rPr>
              <w:tab/>
              <w:delText>20</w:delText>
            </w:r>
          </w:del>
        </w:p>
        <w:p w14:paraId="05377F69" w14:textId="2F1F11C9" w:rsidR="006C15F9" w:rsidDel="00F70736" w:rsidRDefault="006C15F9">
          <w:pPr>
            <w:pStyle w:val="TM2"/>
            <w:tabs>
              <w:tab w:val="right" w:leader="dot" w:pos="9062"/>
            </w:tabs>
            <w:rPr>
              <w:del w:id="294" w:author="LALOY Emilien" w:date="2026-08-20T16:52:00Z"/>
              <w:rFonts w:asciiTheme="minorHAnsi" w:eastAsiaTheme="minorEastAsia" w:hAnsiTheme="minorHAnsi"/>
              <w:noProof/>
              <w:lang w:eastAsia="en-GB"/>
            </w:rPr>
          </w:pPr>
          <w:del w:id="295" w:author="LALOY Emilien" w:date="2026-08-20T16:52:00Z">
            <w:r w:rsidRPr="00F70736" w:rsidDel="00F70736">
              <w:rPr>
                <w:rPrChange w:id="296" w:author="LALOY Emilien" w:date="2026-08-20T16:52:00Z">
                  <w:rPr>
                    <w:rStyle w:val="Lienhypertexte"/>
                    <w:noProof/>
                    <w:lang w:val="fr-FR"/>
                  </w:rPr>
                </w:rPrChange>
              </w:rPr>
              <w:delText>1.3 Dysfonction des lymphocytes T</w:delText>
            </w:r>
            <w:r w:rsidDel="00F70736">
              <w:rPr>
                <w:noProof/>
                <w:webHidden/>
              </w:rPr>
              <w:tab/>
              <w:delText>21</w:delText>
            </w:r>
          </w:del>
        </w:p>
        <w:p w14:paraId="3D1F8A61" w14:textId="73D50573" w:rsidR="006C15F9" w:rsidDel="00F70736" w:rsidRDefault="006C15F9">
          <w:pPr>
            <w:pStyle w:val="TM3"/>
            <w:tabs>
              <w:tab w:val="right" w:leader="dot" w:pos="9062"/>
            </w:tabs>
            <w:rPr>
              <w:del w:id="297" w:author="LALOY Emilien" w:date="2026-08-20T16:52:00Z"/>
              <w:rFonts w:asciiTheme="minorHAnsi" w:eastAsiaTheme="minorEastAsia" w:hAnsiTheme="minorHAnsi"/>
              <w:noProof/>
              <w:lang w:eastAsia="en-GB"/>
            </w:rPr>
          </w:pPr>
          <w:del w:id="298" w:author="LALOY Emilien" w:date="2026-08-20T16:52:00Z">
            <w:r w:rsidRPr="00F70736" w:rsidDel="00F70736">
              <w:rPr>
                <w:rPrChange w:id="299" w:author="LALOY Emilien" w:date="2026-08-20T16:52:00Z">
                  <w:rPr>
                    <w:rStyle w:val="Lienhypertexte"/>
                    <w:rFonts w:cs="Arial"/>
                    <w:noProof/>
                    <w:lang w:val="fr-FR"/>
                  </w:rPr>
                </w:rPrChange>
              </w:rPr>
              <w:delText>1.3.1 L'épuisement des lymphocytes T</w:delText>
            </w:r>
            <w:r w:rsidDel="00F70736">
              <w:rPr>
                <w:noProof/>
                <w:webHidden/>
              </w:rPr>
              <w:tab/>
              <w:delText>21</w:delText>
            </w:r>
          </w:del>
        </w:p>
        <w:p w14:paraId="7E0C7DA8" w14:textId="452751E4" w:rsidR="006C15F9" w:rsidDel="00F70736" w:rsidRDefault="006C15F9">
          <w:pPr>
            <w:pStyle w:val="TM3"/>
            <w:tabs>
              <w:tab w:val="right" w:leader="dot" w:pos="9062"/>
            </w:tabs>
            <w:rPr>
              <w:del w:id="300" w:author="LALOY Emilien" w:date="2026-08-20T16:52:00Z"/>
              <w:rFonts w:asciiTheme="minorHAnsi" w:eastAsiaTheme="minorEastAsia" w:hAnsiTheme="minorHAnsi"/>
              <w:noProof/>
              <w:lang w:eastAsia="en-GB"/>
            </w:rPr>
          </w:pPr>
          <w:del w:id="301" w:author="LALOY Emilien" w:date="2026-08-20T16:52:00Z">
            <w:r w:rsidRPr="00F70736" w:rsidDel="00F70736">
              <w:rPr>
                <w:rPrChange w:id="302" w:author="LALOY Emilien" w:date="2026-08-20T16:52:00Z">
                  <w:rPr>
                    <w:rStyle w:val="Lienhypertexte"/>
                    <w:rFonts w:cs="Arial"/>
                    <w:noProof/>
                    <w:lang w:val="fr-FR"/>
                  </w:rPr>
                </w:rPrChange>
              </w:rPr>
              <w:delText>1.3.2 La sénescence des lymphocytes T</w:delText>
            </w:r>
            <w:r w:rsidDel="00F70736">
              <w:rPr>
                <w:noProof/>
                <w:webHidden/>
              </w:rPr>
              <w:tab/>
              <w:delText>24</w:delText>
            </w:r>
          </w:del>
        </w:p>
        <w:p w14:paraId="403D8EBE" w14:textId="7F573C16" w:rsidR="006C15F9" w:rsidDel="00F70736" w:rsidRDefault="006C15F9">
          <w:pPr>
            <w:pStyle w:val="TM3"/>
            <w:tabs>
              <w:tab w:val="right" w:leader="dot" w:pos="9062"/>
            </w:tabs>
            <w:rPr>
              <w:del w:id="303" w:author="LALOY Emilien" w:date="2026-08-20T16:52:00Z"/>
              <w:rFonts w:asciiTheme="minorHAnsi" w:eastAsiaTheme="minorEastAsia" w:hAnsiTheme="minorHAnsi"/>
              <w:noProof/>
              <w:lang w:eastAsia="en-GB"/>
            </w:rPr>
          </w:pPr>
          <w:del w:id="304" w:author="LALOY Emilien" w:date="2026-08-20T16:52:00Z">
            <w:r w:rsidRPr="00F70736" w:rsidDel="00F70736">
              <w:rPr>
                <w:rPrChange w:id="305" w:author="LALOY Emilien" w:date="2026-08-20T16:52:00Z">
                  <w:rPr>
                    <w:rStyle w:val="Lienhypertexte"/>
                    <w:rFonts w:cs="Arial"/>
                    <w:noProof/>
                    <w:lang w:val="fr-FR"/>
                  </w:rPr>
                </w:rPrChange>
              </w:rPr>
              <w:delText>1.3.3 L'anergie des lymphocytes T</w:delText>
            </w:r>
            <w:r w:rsidDel="00F70736">
              <w:rPr>
                <w:noProof/>
                <w:webHidden/>
              </w:rPr>
              <w:tab/>
              <w:delText>25</w:delText>
            </w:r>
          </w:del>
        </w:p>
        <w:p w14:paraId="1499DA7B" w14:textId="7A23A3FE" w:rsidR="006C15F9" w:rsidDel="00F70736" w:rsidRDefault="006C15F9">
          <w:pPr>
            <w:pStyle w:val="TM1"/>
            <w:tabs>
              <w:tab w:val="right" w:leader="dot" w:pos="9062"/>
            </w:tabs>
            <w:rPr>
              <w:del w:id="306" w:author="LALOY Emilien" w:date="2026-08-20T16:52:00Z"/>
              <w:rFonts w:asciiTheme="minorHAnsi" w:eastAsiaTheme="minorEastAsia" w:hAnsiTheme="minorHAnsi"/>
              <w:noProof/>
              <w:lang w:eastAsia="en-GB"/>
            </w:rPr>
          </w:pPr>
          <w:del w:id="307" w:author="LALOY Emilien" w:date="2026-08-20T16:52:00Z">
            <w:r w:rsidRPr="00F70736" w:rsidDel="00F70736">
              <w:rPr>
                <w:rPrChange w:id="308" w:author="LALOY Emilien" w:date="2026-08-20T16:52:00Z">
                  <w:rPr>
                    <w:rStyle w:val="Lienhypertexte"/>
                    <w:noProof/>
                    <w:lang w:val="fr-FR"/>
                  </w:rPr>
                </w:rPrChange>
              </w:rPr>
              <w:delText>2. Les lymphocytes T résidents mémoires</w:delText>
            </w:r>
            <w:r w:rsidDel="00F70736">
              <w:rPr>
                <w:noProof/>
                <w:webHidden/>
              </w:rPr>
              <w:tab/>
              <w:delText>27</w:delText>
            </w:r>
          </w:del>
        </w:p>
        <w:p w14:paraId="6D5F50C9" w14:textId="7AC6A9BD" w:rsidR="006C15F9" w:rsidDel="00F70736" w:rsidRDefault="006C15F9">
          <w:pPr>
            <w:pStyle w:val="TM2"/>
            <w:tabs>
              <w:tab w:val="right" w:leader="dot" w:pos="9062"/>
            </w:tabs>
            <w:rPr>
              <w:del w:id="309" w:author="LALOY Emilien" w:date="2026-08-20T16:52:00Z"/>
              <w:rFonts w:asciiTheme="minorHAnsi" w:eastAsiaTheme="minorEastAsia" w:hAnsiTheme="minorHAnsi"/>
              <w:noProof/>
              <w:lang w:eastAsia="en-GB"/>
            </w:rPr>
          </w:pPr>
          <w:del w:id="310" w:author="LALOY Emilien" w:date="2026-08-20T16:52:00Z">
            <w:r w:rsidRPr="00F70736" w:rsidDel="00F70736">
              <w:rPr>
                <w:rPrChange w:id="311" w:author="LALOY Emilien" w:date="2026-08-20T16:52:00Z">
                  <w:rPr>
                    <w:rStyle w:val="Lienhypertexte"/>
                    <w:noProof/>
                    <w:lang w:val="fr-FR"/>
                  </w:rPr>
                </w:rPrChange>
              </w:rPr>
              <w:delText>2.1 Historique de découverte des lymphocytes T résidents mémoires</w:delText>
            </w:r>
            <w:r w:rsidDel="00F70736">
              <w:rPr>
                <w:noProof/>
                <w:webHidden/>
              </w:rPr>
              <w:tab/>
              <w:delText>27</w:delText>
            </w:r>
          </w:del>
        </w:p>
        <w:p w14:paraId="7CAB2062" w14:textId="51AE944E" w:rsidR="006C15F9" w:rsidDel="00F70736" w:rsidRDefault="006C15F9">
          <w:pPr>
            <w:pStyle w:val="TM2"/>
            <w:tabs>
              <w:tab w:val="right" w:leader="dot" w:pos="9062"/>
            </w:tabs>
            <w:rPr>
              <w:del w:id="312" w:author="LALOY Emilien" w:date="2026-08-20T16:52:00Z"/>
              <w:rFonts w:asciiTheme="minorHAnsi" w:eastAsiaTheme="minorEastAsia" w:hAnsiTheme="minorHAnsi"/>
              <w:noProof/>
              <w:lang w:eastAsia="en-GB"/>
            </w:rPr>
          </w:pPr>
          <w:del w:id="313" w:author="LALOY Emilien" w:date="2026-08-20T16:52:00Z">
            <w:r w:rsidRPr="00F70736" w:rsidDel="00F70736">
              <w:rPr>
                <w:rPrChange w:id="314" w:author="LALOY Emilien" w:date="2026-08-20T16:52:00Z">
                  <w:rPr>
                    <w:rStyle w:val="Lienhypertexte"/>
                    <w:noProof/>
                    <w:lang w:val="fr-FR"/>
                  </w:rPr>
                </w:rPrChange>
              </w:rPr>
              <w:delText>2.2 Phénotype des lymphocytes T résidents mémoires</w:delText>
            </w:r>
            <w:r w:rsidDel="00F70736">
              <w:rPr>
                <w:noProof/>
                <w:webHidden/>
              </w:rPr>
              <w:tab/>
              <w:delText>29</w:delText>
            </w:r>
          </w:del>
        </w:p>
        <w:p w14:paraId="4C06490F" w14:textId="3A9912AA" w:rsidR="006C15F9" w:rsidDel="00F70736" w:rsidRDefault="006C15F9">
          <w:pPr>
            <w:pStyle w:val="TM3"/>
            <w:tabs>
              <w:tab w:val="right" w:leader="dot" w:pos="9062"/>
            </w:tabs>
            <w:rPr>
              <w:del w:id="315" w:author="LALOY Emilien" w:date="2026-08-20T16:52:00Z"/>
              <w:rFonts w:asciiTheme="minorHAnsi" w:eastAsiaTheme="minorEastAsia" w:hAnsiTheme="minorHAnsi"/>
              <w:noProof/>
              <w:lang w:eastAsia="en-GB"/>
            </w:rPr>
          </w:pPr>
          <w:del w:id="316" w:author="LALOY Emilien" w:date="2026-08-20T16:52:00Z">
            <w:r w:rsidRPr="00F70736" w:rsidDel="00F70736">
              <w:rPr>
                <w:rPrChange w:id="317" w:author="LALOY Emilien" w:date="2026-08-20T16:52:00Z">
                  <w:rPr>
                    <w:rStyle w:val="Lienhypertexte"/>
                    <w:rFonts w:cs="Arial"/>
                    <w:noProof/>
                    <w:lang w:val="fr-FR"/>
                  </w:rPr>
                </w:rPrChange>
              </w:rPr>
              <w:delText>2.1.1 CD69 et CD103</w:delText>
            </w:r>
            <w:r w:rsidDel="00F70736">
              <w:rPr>
                <w:noProof/>
                <w:webHidden/>
              </w:rPr>
              <w:tab/>
              <w:delText>29</w:delText>
            </w:r>
          </w:del>
        </w:p>
        <w:p w14:paraId="282DAF39" w14:textId="04CE209A" w:rsidR="006C15F9" w:rsidDel="00F70736" w:rsidRDefault="006C15F9">
          <w:pPr>
            <w:pStyle w:val="TM3"/>
            <w:tabs>
              <w:tab w:val="right" w:leader="dot" w:pos="9062"/>
            </w:tabs>
            <w:rPr>
              <w:del w:id="318" w:author="LALOY Emilien" w:date="2026-08-20T16:52:00Z"/>
              <w:rFonts w:asciiTheme="minorHAnsi" w:eastAsiaTheme="minorEastAsia" w:hAnsiTheme="minorHAnsi"/>
              <w:noProof/>
              <w:lang w:eastAsia="en-GB"/>
            </w:rPr>
          </w:pPr>
          <w:del w:id="319" w:author="LALOY Emilien" w:date="2026-08-20T16:52:00Z">
            <w:r w:rsidRPr="00F70736" w:rsidDel="00F70736">
              <w:rPr>
                <w:rPrChange w:id="320" w:author="LALOY Emilien" w:date="2026-08-20T16:52:00Z">
                  <w:rPr>
                    <w:rStyle w:val="Lienhypertexte"/>
                    <w:rFonts w:cs="Arial"/>
                    <w:noProof/>
                    <w:lang w:val="fr-FR"/>
                  </w:rPr>
                </w:rPrChange>
              </w:rPr>
              <w:delText>2.1.2 Expression des protéines permettant la résidence au sein des tissus périphériques</w:delText>
            </w:r>
            <w:r w:rsidDel="00F70736">
              <w:rPr>
                <w:noProof/>
                <w:webHidden/>
              </w:rPr>
              <w:tab/>
              <w:delText>30</w:delText>
            </w:r>
          </w:del>
        </w:p>
        <w:p w14:paraId="7BA7F153" w14:textId="39283514" w:rsidR="006C15F9" w:rsidDel="00F70736" w:rsidRDefault="006C15F9">
          <w:pPr>
            <w:pStyle w:val="TM3"/>
            <w:tabs>
              <w:tab w:val="right" w:leader="dot" w:pos="9062"/>
            </w:tabs>
            <w:rPr>
              <w:del w:id="321" w:author="LALOY Emilien" w:date="2026-08-20T16:52:00Z"/>
              <w:rFonts w:asciiTheme="minorHAnsi" w:eastAsiaTheme="minorEastAsia" w:hAnsiTheme="minorHAnsi"/>
              <w:noProof/>
              <w:lang w:eastAsia="en-GB"/>
            </w:rPr>
          </w:pPr>
          <w:del w:id="322" w:author="LALOY Emilien" w:date="2026-08-20T16:52:00Z">
            <w:r w:rsidRPr="00F70736" w:rsidDel="00F70736">
              <w:rPr>
                <w:rPrChange w:id="323" w:author="LALOY Emilien" w:date="2026-08-20T16:52:00Z">
                  <w:rPr>
                    <w:rStyle w:val="Lienhypertexte"/>
                    <w:rFonts w:cs="Arial"/>
                    <w:noProof/>
                    <w:lang w:val="fr-FR"/>
                  </w:rPr>
                </w:rPrChange>
              </w:rPr>
              <w:delText>2.1.3 Répression des protéines permettant la sortie des tissus périphériques</w:delText>
            </w:r>
            <w:r w:rsidDel="00F70736">
              <w:rPr>
                <w:noProof/>
                <w:webHidden/>
              </w:rPr>
              <w:tab/>
              <w:delText>31</w:delText>
            </w:r>
          </w:del>
        </w:p>
        <w:p w14:paraId="74E1F243" w14:textId="64EEC689" w:rsidR="006C15F9" w:rsidDel="00F70736" w:rsidRDefault="006C15F9">
          <w:pPr>
            <w:pStyle w:val="TM3"/>
            <w:tabs>
              <w:tab w:val="right" w:leader="dot" w:pos="9062"/>
            </w:tabs>
            <w:rPr>
              <w:del w:id="324" w:author="LALOY Emilien" w:date="2026-08-20T16:52:00Z"/>
              <w:rFonts w:asciiTheme="minorHAnsi" w:eastAsiaTheme="minorEastAsia" w:hAnsiTheme="minorHAnsi"/>
              <w:noProof/>
              <w:lang w:eastAsia="en-GB"/>
            </w:rPr>
          </w:pPr>
          <w:del w:id="325" w:author="LALOY Emilien" w:date="2026-08-20T16:52:00Z">
            <w:r w:rsidRPr="00F70736" w:rsidDel="00F70736">
              <w:rPr>
                <w:rPrChange w:id="326" w:author="LALOY Emilien" w:date="2026-08-20T16:52:00Z">
                  <w:rPr>
                    <w:rStyle w:val="Lienhypertexte"/>
                    <w:rFonts w:cs="Arial"/>
                    <w:noProof/>
                    <w:lang w:val="fr-FR"/>
                  </w:rPr>
                </w:rPrChange>
              </w:rPr>
              <w:delText>2.1.4 Phénotype effecteur</w:delText>
            </w:r>
            <w:r w:rsidDel="00F70736">
              <w:rPr>
                <w:noProof/>
                <w:webHidden/>
              </w:rPr>
              <w:tab/>
              <w:delText>32</w:delText>
            </w:r>
          </w:del>
        </w:p>
        <w:p w14:paraId="1B17F0F3" w14:textId="3A343454" w:rsidR="006C15F9" w:rsidDel="00F70736" w:rsidRDefault="006C15F9">
          <w:pPr>
            <w:pStyle w:val="TM3"/>
            <w:tabs>
              <w:tab w:val="right" w:leader="dot" w:pos="9062"/>
            </w:tabs>
            <w:rPr>
              <w:del w:id="327" w:author="LALOY Emilien" w:date="2026-08-20T16:52:00Z"/>
              <w:rFonts w:asciiTheme="minorHAnsi" w:eastAsiaTheme="minorEastAsia" w:hAnsiTheme="minorHAnsi"/>
              <w:noProof/>
              <w:lang w:eastAsia="en-GB"/>
            </w:rPr>
          </w:pPr>
          <w:del w:id="328" w:author="LALOY Emilien" w:date="2026-08-20T16:52:00Z">
            <w:r w:rsidRPr="00F70736" w:rsidDel="00F70736">
              <w:rPr>
                <w:rPrChange w:id="329" w:author="LALOY Emilien" w:date="2026-08-20T16:52:00Z">
                  <w:rPr>
                    <w:rStyle w:val="Lienhypertexte"/>
                    <w:rFonts w:cs="Arial"/>
                    <w:noProof/>
                    <w:lang w:val="fr-FR"/>
                  </w:rPr>
                </w:rPrChange>
              </w:rPr>
              <w:delText>2.1.5 Expression de checkpoint immunitaires</w:delText>
            </w:r>
            <w:r w:rsidDel="00F70736">
              <w:rPr>
                <w:noProof/>
                <w:webHidden/>
              </w:rPr>
              <w:tab/>
              <w:delText>32</w:delText>
            </w:r>
          </w:del>
        </w:p>
        <w:p w14:paraId="00835074" w14:textId="7616C346" w:rsidR="006C15F9" w:rsidDel="00F70736" w:rsidRDefault="006C15F9">
          <w:pPr>
            <w:pStyle w:val="TM3"/>
            <w:tabs>
              <w:tab w:val="right" w:leader="dot" w:pos="9062"/>
            </w:tabs>
            <w:rPr>
              <w:del w:id="330" w:author="LALOY Emilien" w:date="2026-08-20T16:52:00Z"/>
              <w:rFonts w:asciiTheme="minorHAnsi" w:eastAsiaTheme="minorEastAsia" w:hAnsiTheme="minorHAnsi"/>
              <w:noProof/>
              <w:lang w:eastAsia="en-GB"/>
            </w:rPr>
          </w:pPr>
          <w:del w:id="331" w:author="LALOY Emilien" w:date="2026-08-20T16:52:00Z">
            <w:r w:rsidRPr="00F70736" w:rsidDel="00F70736">
              <w:rPr>
                <w:rPrChange w:id="332" w:author="LALOY Emilien" w:date="2026-08-20T16:52:00Z">
                  <w:rPr>
                    <w:rStyle w:val="Lienhypertexte"/>
                    <w:rFonts w:cs="Arial"/>
                    <w:noProof/>
                    <w:lang w:val="fr-FR"/>
                  </w:rPr>
                </w:rPrChange>
              </w:rPr>
              <w:delText>2.1.6 Facteurs de transcriptions</w:delText>
            </w:r>
            <w:r w:rsidDel="00F70736">
              <w:rPr>
                <w:noProof/>
                <w:webHidden/>
              </w:rPr>
              <w:tab/>
              <w:delText>33</w:delText>
            </w:r>
          </w:del>
        </w:p>
        <w:p w14:paraId="48B23221" w14:textId="096F15E7" w:rsidR="006C15F9" w:rsidDel="00F70736" w:rsidRDefault="006C15F9">
          <w:pPr>
            <w:pStyle w:val="TM3"/>
            <w:tabs>
              <w:tab w:val="right" w:leader="dot" w:pos="9062"/>
            </w:tabs>
            <w:rPr>
              <w:del w:id="333" w:author="LALOY Emilien" w:date="2026-08-20T16:52:00Z"/>
              <w:rFonts w:asciiTheme="minorHAnsi" w:eastAsiaTheme="minorEastAsia" w:hAnsiTheme="minorHAnsi"/>
              <w:noProof/>
              <w:lang w:eastAsia="en-GB"/>
            </w:rPr>
          </w:pPr>
          <w:del w:id="334" w:author="LALOY Emilien" w:date="2026-08-20T16:52:00Z">
            <w:r w:rsidRPr="00F70736" w:rsidDel="00F70736">
              <w:rPr>
                <w:rPrChange w:id="335" w:author="LALOY Emilien" w:date="2026-08-20T16:52:00Z">
                  <w:rPr>
                    <w:rStyle w:val="Lienhypertexte"/>
                    <w:rFonts w:cs="Arial"/>
                    <w:noProof/>
                    <w:lang w:val="fr-FR"/>
                  </w:rPr>
                </w:rPrChange>
              </w:rPr>
              <w:delText>2.1.7 Autres</w:delText>
            </w:r>
            <w:r w:rsidDel="00F70736">
              <w:rPr>
                <w:noProof/>
                <w:webHidden/>
              </w:rPr>
              <w:tab/>
              <w:delText>35</w:delText>
            </w:r>
          </w:del>
        </w:p>
        <w:p w14:paraId="7739FA79" w14:textId="79752C99" w:rsidR="006C15F9" w:rsidDel="00F70736" w:rsidRDefault="006C15F9">
          <w:pPr>
            <w:pStyle w:val="TM3"/>
            <w:tabs>
              <w:tab w:val="right" w:leader="dot" w:pos="9062"/>
            </w:tabs>
            <w:rPr>
              <w:del w:id="336" w:author="LALOY Emilien" w:date="2026-08-20T16:52:00Z"/>
              <w:rFonts w:asciiTheme="minorHAnsi" w:eastAsiaTheme="minorEastAsia" w:hAnsiTheme="minorHAnsi"/>
              <w:noProof/>
              <w:lang w:eastAsia="en-GB"/>
            </w:rPr>
          </w:pPr>
          <w:del w:id="337" w:author="LALOY Emilien" w:date="2026-08-20T16:52:00Z">
            <w:r w:rsidRPr="00F70736" w:rsidDel="00F70736">
              <w:rPr>
                <w:rPrChange w:id="338" w:author="LALOY Emilien" w:date="2026-08-20T16:52:00Z">
                  <w:rPr>
                    <w:rStyle w:val="Lienhypertexte"/>
                    <w:rFonts w:cs="Arial"/>
                    <w:noProof/>
                    <w:lang w:val="fr-FR"/>
                  </w:rPr>
                </w:rPrChange>
              </w:rPr>
              <w:delText>2.1.9 Phénotype des lymphocytes T résidents mémoires CD4+</w:delText>
            </w:r>
            <w:r w:rsidDel="00F70736">
              <w:rPr>
                <w:noProof/>
                <w:webHidden/>
              </w:rPr>
              <w:tab/>
              <w:delText>37</w:delText>
            </w:r>
          </w:del>
        </w:p>
        <w:p w14:paraId="064ADB23" w14:textId="257D7BBC" w:rsidR="006C15F9" w:rsidDel="00F70736" w:rsidRDefault="006C15F9">
          <w:pPr>
            <w:pStyle w:val="TM3"/>
            <w:tabs>
              <w:tab w:val="right" w:leader="dot" w:pos="9062"/>
            </w:tabs>
            <w:rPr>
              <w:del w:id="339" w:author="LALOY Emilien" w:date="2026-08-20T16:52:00Z"/>
              <w:rFonts w:asciiTheme="minorHAnsi" w:eastAsiaTheme="minorEastAsia" w:hAnsiTheme="minorHAnsi"/>
              <w:noProof/>
              <w:lang w:eastAsia="en-GB"/>
            </w:rPr>
          </w:pPr>
          <w:del w:id="340" w:author="LALOY Emilien" w:date="2026-08-20T16:52:00Z">
            <w:r w:rsidRPr="00F70736" w:rsidDel="00F70736">
              <w:rPr>
                <w:rPrChange w:id="341" w:author="LALOY Emilien" w:date="2026-08-20T16:52:00Z">
                  <w:rPr>
                    <w:rStyle w:val="Lienhypertexte"/>
                    <w:noProof/>
                    <w:lang w:val="fr-FR"/>
                  </w:rPr>
                </w:rPrChange>
              </w:rPr>
              <w:delText>2.1.10 Epigénétique des lymphocytes T résidents mémoires</w:delText>
            </w:r>
            <w:r w:rsidDel="00F70736">
              <w:rPr>
                <w:noProof/>
                <w:webHidden/>
              </w:rPr>
              <w:tab/>
              <w:delText>37</w:delText>
            </w:r>
          </w:del>
        </w:p>
        <w:p w14:paraId="00C585D7" w14:textId="48F89979" w:rsidR="006C15F9" w:rsidDel="00F70736" w:rsidRDefault="006C15F9">
          <w:pPr>
            <w:pStyle w:val="TM2"/>
            <w:tabs>
              <w:tab w:val="right" w:leader="dot" w:pos="9062"/>
            </w:tabs>
            <w:rPr>
              <w:del w:id="342" w:author="LALOY Emilien" w:date="2026-08-20T16:52:00Z"/>
              <w:rFonts w:asciiTheme="minorHAnsi" w:eastAsiaTheme="minorEastAsia" w:hAnsiTheme="minorHAnsi"/>
              <w:noProof/>
              <w:lang w:eastAsia="en-GB"/>
            </w:rPr>
          </w:pPr>
          <w:del w:id="343" w:author="LALOY Emilien" w:date="2026-08-20T16:52:00Z">
            <w:r w:rsidRPr="00F70736" w:rsidDel="00F70736">
              <w:rPr>
                <w:rPrChange w:id="344" w:author="LALOY Emilien" w:date="2026-08-20T16:52:00Z">
                  <w:rPr>
                    <w:rStyle w:val="Lienhypertexte"/>
                    <w:noProof/>
                    <w:lang w:val="fr-FR"/>
                  </w:rPr>
                </w:rPrChange>
              </w:rPr>
              <w:delText>2.3 L’hétérogénéité des lymphocytes T résidents mémoires</w:delText>
            </w:r>
            <w:r w:rsidDel="00F70736">
              <w:rPr>
                <w:noProof/>
                <w:webHidden/>
              </w:rPr>
              <w:tab/>
              <w:delText>39</w:delText>
            </w:r>
          </w:del>
        </w:p>
        <w:p w14:paraId="34AC3E75" w14:textId="44C10939" w:rsidR="006C15F9" w:rsidDel="00F70736" w:rsidRDefault="006C15F9">
          <w:pPr>
            <w:pStyle w:val="TM3"/>
            <w:tabs>
              <w:tab w:val="right" w:leader="dot" w:pos="9062"/>
            </w:tabs>
            <w:rPr>
              <w:del w:id="345" w:author="LALOY Emilien" w:date="2026-08-20T16:52:00Z"/>
              <w:rFonts w:asciiTheme="minorHAnsi" w:eastAsiaTheme="minorEastAsia" w:hAnsiTheme="minorHAnsi"/>
              <w:noProof/>
              <w:lang w:eastAsia="en-GB"/>
            </w:rPr>
          </w:pPr>
          <w:del w:id="346" w:author="LALOY Emilien" w:date="2026-08-20T16:52:00Z">
            <w:r w:rsidRPr="00F70736" w:rsidDel="00F70736">
              <w:rPr>
                <w:rPrChange w:id="347" w:author="LALOY Emilien" w:date="2026-08-20T16:52:00Z">
                  <w:rPr>
                    <w:rStyle w:val="Lienhypertexte"/>
                    <w:rFonts w:cs="Arial"/>
                    <w:noProof/>
                    <w:lang w:val="fr-FR"/>
                  </w:rPr>
                </w:rPrChange>
              </w:rPr>
              <w:delText>2.2.1 Différences intra-tissus</w:delText>
            </w:r>
            <w:r w:rsidDel="00F70736">
              <w:rPr>
                <w:noProof/>
                <w:webHidden/>
              </w:rPr>
              <w:tab/>
              <w:delText>39</w:delText>
            </w:r>
          </w:del>
        </w:p>
        <w:p w14:paraId="4EE4CE91" w14:textId="701B55A2" w:rsidR="006C15F9" w:rsidDel="00F70736" w:rsidRDefault="006C15F9">
          <w:pPr>
            <w:pStyle w:val="TM3"/>
            <w:tabs>
              <w:tab w:val="right" w:leader="dot" w:pos="9062"/>
            </w:tabs>
            <w:rPr>
              <w:del w:id="348" w:author="LALOY Emilien" w:date="2026-08-20T16:52:00Z"/>
              <w:rFonts w:asciiTheme="minorHAnsi" w:eastAsiaTheme="minorEastAsia" w:hAnsiTheme="minorHAnsi"/>
              <w:noProof/>
              <w:lang w:eastAsia="en-GB"/>
            </w:rPr>
          </w:pPr>
          <w:del w:id="349" w:author="LALOY Emilien" w:date="2026-08-20T16:52:00Z">
            <w:r w:rsidRPr="00F70736" w:rsidDel="00F70736">
              <w:rPr>
                <w:rPrChange w:id="350" w:author="LALOY Emilien" w:date="2026-08-20T16:52:00Z">
                  <w:rPr>
                    <w:rStyle w:val="Lienhypertexte"/>
                    <w:rFonts w:cs="Arial"/>
                    <w:noProof/>
                    <w:lang w:val="fr-FR"/>
                  </w:rPr>
                </w:rPrChange>
              </w:rPr>
              <w:delText>2.2.2 Différences inter-tissus</w:delText>
            </w:r>
            <w:r w:rsidDel="00F70736">
              <w:rPr>
                <w:noProof/>
                <w:webHidden/>
              </w:rPr>
              <w:tab/>
              <w:delText>42</w:delText>
            </w:r>
          </w:del>
        </w:p>
        <w:p w14:paraId="3AD581A1" w14:textId="1D03FAF6" w:rsidR="006C15F9" w:rsidDel="00F70736" w:rsidRDefault="006C15F9">
          <w:pPr>
            <w:pStyle w:val="TM3"/>
            <w:tabs>
              <w:tab w:val="right" w:leader="dot" w:pos="9062"/>
            </w:tabs>
            <w:rPr>
              <w:del w:id="351" w:author="LALOY Emilien" w:date="2026-08-20T16:52:00Z"/>
              <w:rFonts w:asciiTheme="minorHAnsi" w:eastAsiaTheme="minorEastAsia" w:hAnsiTheme="minorHAnsi"/>
              <w:noProof/>
              <w:lang w:eastAsia="en-GB"/>
            </w:rPr>
          </w:pPr>
          <w:del w:id="352" w:author="LALOY Emilien" w:date="2026-08-20T16:52:00Z">
            <w:r w:rsidRPr="00F70736" w:rsidDel="00F70736">
              <w:rPr>
                <w:rPrChange w:id="353" w:author="LALOY Emilien" w:date="2026-08-20T16:52:00Z">
                  <w:rPr>
                    <w:rStyle w:val="Lienhypertexte"/>
                    <w:rFonts w:cs="Arial"/>
                    <w:noProof/>
                    <w:lang w:val="fr-FR"/>
                  </w:rPr>
                </w:rPrChange>
              </w:rPr>
              <w:delText>2.2.3 Autres</w:delText>
            </w:r>
            <w:r w:rsidDel="00F70736">
              <w:rPr>
                <w:noProof/>
                <w:webHidden/>
              </w:rPr>
              <w:tab/>
              <w:delText>44</w:delText>
            </w:r>
          </w:del>
        </w:p>
        <w:p w14:paraId="2BDAE3B1" w14:textId="2EFDB4FB" w:rsidR="006C15F9" w:rsidDel="00F70736" w:rsidRDefault="006C15F9">
          <w:pPr>
            <w:pStyle w:val="TM2"/>
            <w:tabs>
              <w:tab w:val="right" w:leader="dot" w:pos="9062"/>
            </w:tabs>
            <w:rPr>
              <w:del w:id="354" w:author="LALOY Emilien" w:date="2026-08-20T16:52:00Z"/>
              <w:rFonts w:asciiTheme="minorHAnsi" w:eastAsiaTheme="minorEastAsia" w:hAnsiTheme="minorHAnsi"/>
              <w:noProof/>
              <w:lang w:eastAsia="en-GB"/>
            </w:rPr>
          </w:pPr>
          <w:del w:id="355" w:author="LALOY Emilien" w:date="2026-08-20T16:52:00Z">
            <w:r w:rsidRPr="00F70736" w:rsidDel="00F70736">
              <w:rPr>
                <w:rPrChange w:id="356" w:author="LALOY Emilien" w:date="2026-08-20T16:52:00Z">
                  <w:rPr>
                    <w:rStyle w:val="Lienhypertexte"/>
                    <w:rFonts w:eastAsia="Times New Roman"/>
                    <w:noProof/>
                    <w:lang w:val="fr-FR" w:eastAsia="en-GB"/>
                  </w:rPr>
                </w:rPrChange>
              </w:rPr>
              <w:delText>2.3 Caractéristiques des lymphocytes T résidents mémoires</w:delText>
            </w:r>
            <w:r w:rsidDel="00F70736">
              <w:rPr>
                <w:noProof/>
                <w:webHidden/>
              </w:rPr>
              <w:tab/>
              <w:delText>45</w:delText>
            </w:r>
          </w:del>
        </w:p>
        <w:p w14:paraId="075DCDDA" w14:textId="43EB4DEF" w:rsidR="006C15F9" w:rsidDel="00F70736" w:rsidRDefault="006C15F9">
          <w:pPr>
            <w:pStyle w:val="TM3"/>
            <w:tabs>
              <w:tab w:val="right" w:leader="dot" w:pos="9062"/>
            </w:tabs>
            <w:rPr>
              <w:del w:id="357" w:author="LALOY Emilien" w:date="2026-08-20T16:52:00Z"/>
              <w:rFonts w:asciiTheme="minorHAnsi" w:eastAsiaTheme="minorEastAsia" w:hAnsiTheme="minorHAnsi"/>
              <w:noProof/>
              <w:lang w:eastAsia="en-GB"/>
            </w:rPr>
          </w:pPr>
          <w:del w:id="358" w:author="LALOY Emilien" w:date="2026-08-20T16:52:00Z">
            <w:r w:rsidRPr="00F70736" w:rsidDel="00F70736">
              <w:rPr>
                <w:rPrChange w:id="359" w:author="LALOY Emilien" w:date="2026-08-20T16:52:00Z">
                  <w:rPr>
                    <w:rStyle w:val="Lienhypertexte"/>
                    <w:rFonts w:eastAsia="Times New Roman"/>
                    <w:noProof/>
                    <w:lang w:val="fr-FR" w:eastAsia="en-GB"/>
                  </w:rPr>
                </w:rPrChange>
              </w:rPr>
              <w:delText>2.3.1 Organes contenant des TRM</w:delText>
            </w:r>
            <w:r w:rsidDel="00F70736">
              <w:rPr>
                <w:noProof/>
                <w:webHidden/>
              </w:rPr>
              <w:tab/>
              <w:delText>45</w:delText>
            </w:r>
          </w:del>
        </w:p>
        <w:p w14:paraId="34AEE1CA" w14:textId="74524C61" w:rsidR="006C15F9" w:rsidDel="00F70736" w:rsidRDefault="006C15F9">
          <w:pPr>
            <w:pStyle w:val="TM3"/>
            <w:tabs>
              <w:tab w:val="right" w:leader="dot" w:pos="9062"/>
            </w:tabs>
            <w:rPr>
              <w:del w:id="360" w:author="LALOY Emilien" w:date="2026-08-20T16:52:00Z"/>
              <w:rFonts w:asciiTheme="minorHAnsi" w:eastAsiaTheme="minorEastAsia" w:hAnsiTheme="minorHAnsi"/>
              <w:noProof/>
              <w:lang w:eastAsia="en-GB"/>
            </w:rPr>
          </w:pPr>
          <w:del w:id="361" w:author="LALOY Emilien" w:date="2026-08-20T16:52:00Z">
            <w:r w:rsidRPr="00F70736" w:rsidDel="00F70736">
              <w:rPr>
                <w:rPrChange w:id="362" w:author="LALOY Emilien" w:date="2026-08-20T16:52:00Z">
                  <w:rPr>
                    <w:rStyle w:val="Lienhypertexte"/>
                    <w:rFonts w:eastAsia="Times New Roman"/>
                    <w:noProof/>
                    <w:lang w:val="fr-FR" w:eastAsia="en-GB"/>
                  </w:rPr>
                </w:rPrChange>
              </w:rPr>
              <w:delText>2.3.2 Localisation intra-organe des TRM</w:delText>
            </w:r>
            <w:r w:rsidDel="00F70736">
              <w:rPr>
                <w:noProof/>
                <w:webHidden/>
              </w:rPr>
              <w:tab/>
              <w:delText>45</w:delText>
            </w:r>
          </w:del>
        </w:p>
        <w:p w14:paraId="3418C1B3" w14:textId="0F89C567" w:rsidR="006C15F9" w:rsidDel="00F70736" w:rsidRDefault="006C15F9">
          <w:pPr>
            <w:pStyle w:val="TM3"/>
            <w:tabs>
              <w:tab w:val="right" w:leader="dot" w:pos="9062"/>
            </w:tabs>
            <w:rPr>
              <w:del w:id="363" w:author="LALOY Emilien" w:date="2026-08-20T16:52:00Z"/>
              <w:rFonts w:asciiTheme="minorHAnsi" w:eastAsiaTheme="minorEastAsia" w:hAnsiTheme="minorHAnsi"/>
              <w:noProof/>
              <w:lang w:eastAsia="en-GB"/>
            </w:rPr>
          </w:pPr>
          <w:del w:id="364" w:author="LALOY Emilien" w:date="2026-08-20T16:52:00Z">
            <w:r w:rsidRPr="00F70736" w:rsidDel="00F70736">
              <w:rPr>
                <w:rPrChange w:id="365" w:author="LALOY Emilien" w:date="2026-08-20T16:52:00Z">
                  <w:rPr>
                    <w:rStyle w:val="Lienhypertexte"/>
                    <w:rFonts w:eastAsia="Times New Roman"/>
                    <w:noProof/>
                    <w:lang w:val="fr-FR" w:eastAsia="en-GB"/>
                  </w:rPr>
                </w:rPrChange>
              </w:rPr>
              <w:delText>2.3.3 Homing des TRM</w:delText>
            </w:r>
            <w:r w:rsidDel="00F70736">
              <w:rPr>
                <w:noProof/>
                <w:webHidden/>
              </w:rPr>
              <w:tab/>
              <w:delText>46</w:delText>
            </w:r>
          </w:del>
        </w:p>
        <w:p w14:paraId="34CBB629" w14:textId="17BAB1D1" w:rsidR="006C15F9" w:rsidDel="00F70736" w:rsidRDefault="006C15F9">
          <w:pPr>
            <w:pStyle w:val="TM3"/>
            <w:tabs>
              <w:tab w:val="right" w:leader="dot" w:pos="9062"/>
            </w:tabs>
            <w:rPr>
              <w:del w:id="366" w:author="LALOY Emilien" w:date="2026-08-20T16:52:00Z"/>
              <w:rFonts w:asciiTheme="minorHAnsi" w:eastAsiaTheme="minorEastAsia" w:hAnsiTheme="minorHAnsi"/>
              <w:noProof/>
              <w:lang w:eastAsia="en-GB"/>
            </w:rPr>
          </w:pPr>
          <w:del w:id="367" w:author="LALOY Emilien" w:date="2026-08-20T16:52:00Z">
            <w:r w:rsidRPr="00F70736" w:rsidDel="00F70736">
              <w:rPr>
                <w:rPrChange w:id="368" w:author="LALOY Emilien" w:date="2026-08-20T16:52:00Z">
                  <w:rPr>
                    <w:rStyle w:val="Lienhypertexte"/>
                    <w:rFonts w:eastAsia="Times New Roman"/>
                    <w:noProof/>
                    <w:lang w:val="fr-FR" w:eastAsia="en-GB"/>
                  </w:rPr>
                </w:rPrChange>
              </w:rPr>
              <w:delText>2.3.4 Morphologie et migration intra-tissu des TRM</w:delText>
            </w:r>
            <w:r w:rsidDel="00F70736">
              <w:rPr>
                <w:noProof/>
                <w:webHidden/>
              </w:rPr>
              <w:tab/>
              <w:delText>48</w:delText>
            </w:r>
          </w:del>
        </w:p>
        <w:p w14:paraId="06181D56" w14:textId="24E513C6" w:rsidR="006C15F9" w:rsidDel="00F70736" w:rsidRDefault="006C15F9">
          <w:pPr>
            <w:pStyle w:val="TM3"/>
            <w:tabs>
              <w:tab w:val="right" w:leader="dot" w:pos="9062"/>
            </w:tabs>
            <w:rPr>
              <w:del w:id="369" w:author="LALOY Emilien" w:date="2026-08-20T16:52:00Z"/>
              <w:rFonts w:asciiTheme="minorHAnsi" w:eastAsiaTheme="minorEastAsia" w:hAnsiTheme="minorHAnsi"/>
              <w:noProof/>
              <w:lang w:eastAsia="en-GB"/>
            </w:rPr>
          </w:pPr>
          <w:del w:id="370" w:author="LALOY Emilien" w:date="2026-08-20T16:52:00Z">
            <w:r w:rsidRPr="00F70736" w:rsidDel="00F70736">
              <w:rPr>
                <w:rPrChange w:id="371" w:author="LALOY Emilien" w:date="2026-08-20T16:52:00Z">
                  <w:rPr>
                    <w:rStyle w:val="Lienhypertexte"/>
                    <w:rFonts w:eastAsia="Times New Roman"/>
                    <w:noProof/>
                    <w:lang w:val="fr-FR" w:eastAsia="en-GB"/>
                  </w:rPr>
                </w:rPrChange>
              </w:rPr>
              <w:delText>2.3.5 Persistance des TRM dans les tissus</w:delText>
            </w:r>
            <w:r w:rsidDel="00F70736">
              <w:rPr>
                <w:noProof/>
                <w:webHidden/>
              </w:rPr>
              <w:tab/>
              <w:delText>49</w:delText>
            </w:r>
          </w:del>
        </w:p>
        <w:p w14:paraId="662A28EF" w14:textId="5BB3741A" w:rsidR="006C15F9" w:rsidDel="00F70736" w:rsidRDefault="006C15F9">
          <w:pPr>
            <w:pStyle w:val="TM3"/>
            <w:tabs>
              <w:tab w:val="right" w:leader="dot" w:pos="9062"/>
            </w:tabs>
            <w:rPr>
              <w:del w:id="372" w:author="LALOY Emilien" w:date="2026-08-20T16:52:00Z"/>
              <w:rFonts w:asciiTheme="minorHAnsi" w:eastAsiaTheme="minorEastAsia" w:hAnsiTheme="minorHAnsi"/>
              <w:noProof/>
              <w:lang w:eastAsia="en-GB"/>
            </w:rPr>
          </w:pPr>
          <w:del w:id="373" w:author="LALOY Emilien" w:date="2026-08-20T16:52:00Z">
            <w:r w:rsidRPr="00F70736" w:rsidDel="00F70736">
              <w:rPr>
                <w:rPrChange w:id="374" w:author="LALOY Emilien" w:date="2026-08-20T16:52:00Z">
                  <w:rPr>
                    <w:rStyle w:val="Lienhypertexte"/>
                    <w:rFonts w:eastAsia="Times New Roman"/>
                    <w:noProof/>
                    <w:lang w:val="fr-FR" w:eastAsia="en-GB"/>
                  </w:rPr>
                </w:rPrChange>
              </w:rPr>
              <w:delText>2.3.6 Prolifération homéostatique</w:delText>
            </w:r>
            <w:r w:rsidDel="00F70736">
              <w:rPr>
                <w:noProof/>
                <w:webHidden/>
              </w:rPr>
              <w:tab/>
              <w:delText>52</w:delText>
            </w:r>
          </w:del>
        </w:p>
        <w:p w14:paraId="7A71379B" w14:textId="22718CC2" w:rsidR="006C15F9" w:rsidDel="00F70736" w:rsidRDefault="006C15F9">
          <w:pPr>
            <w:pStyle w:val="TM2"/>
            <w:tabs>
              <w:tab w:val="right" w:leader="dot" w:pos="9062"/>
            </w:tabs>
            <w:rPr>
              <w:del w:id="375" w:author="LALOY Emilien" w:date="2026-08-20T16:52:00Z"/>
              <w:rFonts w:asciiTheme="minorHAnsi" w:eastAsiaTheme="minorEastAsia" w:hAnsiTheme="minorHAnsi"/>
              <w:noProof/>
              <w:lang w:eastAsia="en-GB"/>
            </w:rPr>
          </w:pPr>
          <w:del w:id="376" w:author="LALOY Emilien" w:date="2026-08-20T16:52:00Z">
            <w:r w:rsidRPr="00F70736" w:rsidDel="00F70736">
              <w:rPr>
                <w:rPrChange w:id="377" w:author="LALOY Emilien" w:date="2026-08-20T16:52:00Z">
                  <w:rPr>
                    <w:rStyle w:val="Lienhypertexte"/>
                    <w:noProof/>
                    <w:lang w:val="fr-FR"/>
                  </w:rPr>
                </w:rPrChange>
              </w:rPr>
              <w:delText>2.4 La différenciation des lymphocytes T résidents mémoires</w:delText>
            </w:r>
            <w:r w:rsidDel="00F70736">
              <w:rPr>
                <w:noProof/>
                <w:webHidden/>
              </w:rPr>
              <w:tab/>
              <w:delText>53</w:delText>
            </w:r>
          </w:del>
        </w:p>
        <w:p w14:paraId="646F2CE4" w14:textId="758C5E19" w:rsidR="006C15F9" w:rsidDel="00F70736" w:rsidRDefault="006C15F9">
          <w:pPr>
            <w:pStyle w:val="TM3"/>
            <w:tabs>
              <w:tab w:val="right" w:leader="dot" w:pos="9062"/>
            </w:tabs>
            <w:rPr>
              <w:del w:id="378" w:author="LALOY Emilien" w:date="2026-08-20T16:52:00Z"/>
              <w:rFonts w:asciiTheme="minorHAnsi" w:eastAsiaTheme="minorEastAsia" w:hAnsiTheme="minorHAnsi"/>
              <w:noProof/>
              <w:lang w:eastAsia="en-GB"/>
            </w:rPr>
          </w:pPr>
          <w:del w:id="379" w:author="LALOY Emilien" w:date="2026-08-20T16:52:00Z">
            <w:r w:rsidRPr="00F70736" w:rsidDel="00F70736">
              <w:rPr>
                <w:rPrChange w:id="380" w:author="LALOY Emilien" w:date="2026-08-20T16:52:00Z">
                  <w:rPr>
                    <w:rStyle w:val="Lienhypertexte"/>
                    <w:noProof/>
                    <w:lang w:val="fr-FR"/>
                  </w:rPr>
                </w:rPrChange>
              </w:rPr>
              <w:delText>2.4.1 Signaux externes responsables de la différenciation des TRM</w:delText>
            </w:r>
            <w:r w:rsidDel="00F70736">
              <w:rPr>
                <w:noProof/>
                <w:webHidden/>
              </w:rPr>
              <w:tab/>
              <w:delText>53</w:delText>
            </w:r>
          </w:del>
        </w:p>
        <w:p w14:paraId="181A2323" w14:textId="6FFFC001" w:rsidR="006C15F9" w:rsidDel="00F70736" w:rsidRDefault="006C15F9">
          <w:pPr>
            <w:pStyle w:val="TM3"/>
            <w:tabs>
              <w:tab w:val="right" w:leader="dot" w:pos="9062"/>
            </w:tabs>
            <w:rPr>
              <w:del w:id="381" w:author="LALOY Emilien" w:date="2026-08-20T16:52:00Z"/>
              <w:rFonts w:asciiTheme="minorHAnsi" w:eastAsiaTheme="minorEastAsia" w:hAnsiTheme="minorHAnsi"/>
              <w:noProof/>
              <w:lang w:eastAsia="en-GB"/>
            </w:rPr>
          </w:pPr>
          <w:del w:id="382" w:author="LALOY Emilien" w:date="2026-08-20T16:52:00Z">
            <w:r w:rsidRPr="00F70736" w:rsidDel="00F70736">
              <w:rPr>
                <w:rPrChange w:id="383" w:author="LALOY Emilien" w:date="2026-08-20T16:52:00Z">
                  <w:rPr>
                    <w:rStyle w:val="Lienhypertexte"/>
                    <w:noProof/>
                    <w:lang w:val="fr-FR"/>
                  </w:rPr>
                </w:rPrChange>
              </w:rPr>
              <w:delText>2.4.1.3 Rôle de l'antigène</w:delText>
            </w:r>
            <w:r w:rsidDel="00F70736">
              <w:rPr>
                <w:noProof/>
                <w:webHidden/>
              </w:rPr>
              <w:tab/>
              <w:delText>56</w:delText>
            </w:r>
          </w:del>
        </w:p>
        <w:p w14:paraId="3DC2B64E" w14:textId="494BD9F4" w:rsidR="006C15F9" w:rsidDel="00F70736" w:rsidRDefault="006C15F9">
          <w:pPr>
            <w:pStyle w:val="TM3"/>
            <w:tabs>
              <w:tab w:val="right" w:leader="dot" w:pos="9062"/>
            </w:tabs>
            <w:rPr>
              <w:del w:id="384" w:author="LALOY Emilien" w:date="2026-08-20T16:52:00Z"/>
              <w:rFonts w:asciiTheme="minorHAnsi" w:eastAsiaTheme="minorEastAsia" w:hAnsiTheme="minorHAnsi"/>
              <w:noProof/>
              <w:lang w:eastAsia="en-GB"/>
            </w:rPr>
          </w:pPr>
          <w:del w:id="385" w:author="LALOY Emilien" w:date="2026-08-20T16:52:00Z">
            <w:r w:rsidRPr="00F70736" w:rsidDel="00F70736">
              <w:rPr>
                <w:rPrChange w:id="386" w:author="LALOY Emilien" w:date="2026-08-20T16:52:00Z">
                  <w:rPr>
                    <w:rStyle w:val="Lienhypertexte"/>
                    <w:noProof/>
                    <w:lang w:val="fr-FR"/>
                  </w:rPr>
                </w:rPrChange>
              </w:rPr>
              <w:delText>2.4.2 Rôle des facteurs de transcriptions</w:delText>
            </w:r>
            <w:r w:rsidDel="00F70736">
              <w:rPr>
                <w:noProof/>
                <w:webHidden/>
              </w:rPr>
              <w:tab/>
              <w:delText>58</w:delText>
            </w:r>
          </w:del>
        </w:p>
        <w:p w14:paraId="71D897D6" w14:textId="3AD3D88D" w:rsidR="006C15F9" w:rsidDel="00F70736" w:rsidRDefault="006C15F9">
          <w:pPr>
            <w:pStyle w:val="TM3"/>
            <w:tabs>
              <w:tab w:val="right" w:leader="dot" w:pos="9062"/>
            </w:tabs>
            <w:rPr>
              <w:del w:id="387" w:author="LALOY Emilien" w:date="2026-08-20T16:52:00Z"/>
              <w:rFonts w:asciiTheme="minorHAnsi" w:eastAsiaTheme="minorEastAsia" w:hAnsiTheme="minorHAnsi"/>
              <w:noProof/>
              <w:lang w:eastAsia="en-GB"/>
            </w:rPr>
          </w:pPr>
          <w:del w:id="388" w:author="LALOY Emilien" w:date="2026-08-20T16:52:00Z">
            <w:r w:rsidRPr="00F70736" w:rsidDel="00F70736">
              <w:rPr>
                <w:rPrChange w:id="389" w:author="LALOY Emilien" w:date="2026-08-20T16:52:00Z">
                  <w:rPr>
                    <w:rStyle w:val="Lienhypertexte"/>
                    <w:noProof/>
                    <w:lang w:val="fr-FR"/>
                  </w:rPr>
                </w:rPrChange>
              </w:rPr>
              <w:delText>2.4.3 Rôle des autres types cellulaires dans la différenciation des TRM</w:delText>
            </w:r>
            <w:r w:rsidDel="00F70736">
              <w:rPr>
                <w:noProof/>
                <w:webHidden/>
              </w:rPr>
              <w:tab/>
              <w:delText>64</w:delText>
            </w:r>
          </w:del>
        </w:p>
        <w:p w14:paraId="1D45F437" w14:textId="21DAE505" w:rsidR="006C15F9" w:rsidDel="00F70736" w:rsidRDefault="006C15F9">
          <w:pPr>
            <w:pStyle w:val="TM3"/>
            <w:tabs>
              <w:tab w:val="right" w:leader="dot" w:pos="9062"/>
            </w:tabs>
            <w:rPr>
              <w:del w:id="390" w:author="LALOY Emilien" w:date="2026-08-20T16:52:00Z"/>
              <w:rFonts w:asciiTheme="minorHAnsi" w:eastAsiaTheme="minorEastAsia" w:hAnsiTheme="minorHAnsi"/>
              <w:noProof/>
              <w:lang w:eastAsia="en-GB"/>
            </w:rPr>
          </w:pPr>
          <w:del w:id="391" w:author="LALOY Emilien" w:date="2026-08-20T16:52:00Z">
            <w:r w:rsidRPr="00F70736" w:rsidDel="00F70736">
              <w:rPr>
                <w:rPrChange w:id="392" w:author="LALOY Emilien" w:date="2026-08-20T16:52:00Z">
                  <w:rPr>
                    <w:rStyle w:val="Lienhypertexte"/>
                    <w:noProof/>
                    <w:lang w:val="fr-FR"/>
                  </w:rPr>
                </w:rPrChange>
              </w:rPr>
              <w:delText>2.4.4 Différenciation en TRM : processus dynamique</w:delText>
            </w:r>
            <w:r w:rsidDel="00F70736">
              <w:rPr>
                <w:noProof/>
                <w:webHidden/>
              </w:rPr>
              <w:tab/>
              <w:delText>66</w:delText>
            </w:r>
          </w:del>
        </w:p>
        <w:p w14:paraId="1FB6A50B" w14:textId="3A489413" w:rsidR="006C15F9" w:rsidDel="00F70736" w:rsidRDefault="006C15F9">
          <w:pPr>
            <w:pStyle w:val="TM2"/>
            <w:tabs>
              <w:tab w:val="right" w:leader="dot" w:pos="9062"/>
            </w:tabs>
            <w:rPr>
              <w:del w:id="393" w:author="LALOY Emilien" w:date="2026-08-20T16:52:00Z"/>
              <w:rFonts w:asciiTheme="minorHAnsi" w:eastAsiaTheme="minorEastAsia" w:hAnsiTheme="minorHAnsi"/>
              <w:noProof/>
              <w:lang w:eastAsia="en-GB"/>
            </w:rPr>
          </w:pPr>
          <w:del w:id="394" w:author="LALOY Emilien" w:date="2026-08-20T16:52:00Z">
            <w:r w:rsidRPr="00F70736" w:rsidDel="00F70736">
              <w:rPr>
                <w:rPrChange w:id="395" w:author="LALOY Emilien" w:date="2026-08-20T16:52:00Z">
                  <w:rPr>
                    <w:rStyle w:val="Lienhypertexte"/>
                    <w:noProof/>
                    <w:lang w:val="fr-FR"/>
                  </w:rPr>
                </w:rPrChange>
              </w:rPr>
              <w:delText>2.5 Précurseurs des lymphocytes T résidents mémoires</w:delText>
            </w:r>
            <w:r w:rsidDel="00F70736">
              <w:rPr>
                <w:noProof/>
                <w:webHidden/>
              </w:rPr>
              <w:tab/>
              <w:delText>68</w:delText>
            </w:r>
          </w:del>
        </w:p>
        <w:p w14:paraId="2FB292FC" w14:textId="3CE66047" w:rsidR="00B359EA" w:rsidRDefault="00B359EA">
          <w:r>
            <w:rPr>
              <w:b/>
              <w:bCs/>
              <w:lang w:val="fr-FR"/>
            </w:rPr>
            <w:fldChar w:fldCharType="end"/>
          </w:r>
        </w:p>
      </w:sdtContent>
    </w:sdt>
    <w:p w14:paraId="37B938C0" w14:textId="77777777" w:rsidR="00B359EA" w:rsidRDefault="00B359EA">
      <w:pPr>
        <w:spacing w:line="259" w:lineRule="auto"/>
        <w:rPr>
          <w:rFonts w:eastAsia="Times New Roman" w:cstheme="majorBidi"/>
          <w:b/>
          <w:color w:val="2F5496" w:themeColor="accent1" w:themeShade="BF"/>
          <w:sz w:val="36"/>
          <w:szCs w:val="32"/>
          <w:lang w:val="fr-FR" w:eastAsia="en-GB"/>
        </w:rPr>
      </w:pPr>
      <w:r>
        <w:rPr>
          <w:rFonts w:eastAsia="Times New Roman"/>
          <w:lang w:val="fr-FR" w:eastAsia="en-GB"/>
        </w:rPr>
        <w:br w:type="page"/>
      </w:r>
    </w:p>
    <w:p w14:paraId="4651776B" w14:textId="009D9066" w:rsidR="004F59EA" w:rsidRDefault="004F59EA" w:rsidP="004F59EA">
      <w:pPr>
        <w:pStyle w:val="Titre1"/>
        <w:rPr>
          <w:rFonts w:eastAsia="Times New Roman"/>
          <w:lang w:val="fr-FR" w:eastAsia="en-GB"/>
        </w:rPr>
      </w:pPr>
      <w:bookmarkStart w:id="396" w:name="_Toc238137456"/>
      <w:r w:rsidRPr="00F64517">
        <w:rPr>
          <w:rFonts w:eastAsia="Times New Roman"/>
          <w:lang w:val="fr-FR" w:eastAsia="en-GB"/>
        </w:rPr>
        <w:lastRenderedPageBreak/>
        <w:t xml:space="preserve">Préface - La réponse immunitaire </w:t>
      </w:r>
      <w:commentRangeStart w:id="397"/>
      <w:commentRangeStart w:id="398"/>
      <w:r w:rsidRPr="00F64517">
        <w:rPr>
          <w:rFonts w:eastAsia="Times New Roman"/>
          <w:lang w:val="fr-FR" w:eastAsia="en-GB"/>
        </w:rPr>
        <w:t>adaptative</w:t>
      </w:r>
      <w:bookmarkEnd w:id="396"/>
      <w:commentRangeEnd w:id="397"/>
      <w:r w:rsidR="00D73BF0">
        <w:rPr>
          <w:rStyle w:val="Marquedecommentaire"/>
          <w:rFonts w:eastAsiaTheme="minorHAnsi" w:cstheme="minorBidi"/>
          <w:b w:val="0"/>
          <w:color w:val="auto"/>
        </w:rPr>
        <w:commentReference w:id="397"/>
      </w:r>
      <w:commentRangeEnd w:id="398"/>
      <w:r w:rsidR="00D73BF0">
        <w:rPr>
          <w:rStyle w:val="Marquedecommentaire"/>
          <w:rFonts w:eastAsiaTheme="minorHAnsi" w:cstheme="minorBidi"/>
          <w:b w:val="0"/>
          <w:color w:val="auto"/>
        </w:rPr>
        <w:commentReference w:id="398"/>
      </w:r>
    </w:p>
    <w:p w14:paraId="3E5F2B93" w14:textId="77777777" w:rsidR="004F59EA" w:rsidRPr="00F64517" w:rsidRDefault="004F59EA" w:rsidP="004F59EA">
      <w:pPr>
        <w:pStyle w:val="Titre2"/>
        <w:rPr>
          <w:rFonts w:eastAsia="Times New Roman"/>
          <w:lang w:val="fr-FR" w:eastAsia="en-GB"/>
        </w:rPr>
      </w:pPr>
      <w:bookmarkStart w:id="399" w:name="_Toc238137457"/>
      <w:r w:rsidRPr="00F64517">
        <w:rPr>
          <w:rFonts w:eastAsia="Times New Roman"/>
          <w:lang w:val="fr-FR" w:eastAsia="en-GB"/>
        </w:rPr>
        <w:t>0. Le système immunitaire</w:t>
      </w:r>
      <w:bookmarkEnd w:id="399"/>
    </w:p>
    <w:p w14:paraId="64177FDD"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Le système immunitaire permet aux organismes vivants de se défendre contre des dangers externes (pathogènes ; bactéries, virus, champignons et parasites) et internes (cancer). Chez les mammifères, ce système est complexe et prend la forme de barrières physiques et chimiques (peau et muqueuses) mais est surtout porté par des cellules particulières appelées leucocytes. Les leucocytes sont divisés en deux catégories : les cellules du système immunitaire inné, et celles du système immunitaire adaptatif. Une réponse immunitaire se déroule généralement en quatre étapes : la reconnaissance du danger, le recrutement d'acteurs immunitaires, l'élimination du danger et le retour à l'homéostasie.</w:t>
      </w:r>
    </w:p>
    <w:p w14:paraId="74913CD7" w14:textId="77777777" w:rsidR="004F59EA" w:rsidRPr="00F64517" w:rsidRDefault="004F59EA" w:rsidP="004F59EA">
      <w:pPr>
        <w:pStyle w:val="Titre2"/>
        <w:rPr>
          <w:rFonts w:eastAsia="Times New Roman"/>
          <w:lang w:val="fr-FR" w:eastAsia="en-GB"/>
        </w:rPr>
      </w:pPr>
      <w:bookmarkStart w:id="400" w:name="_Toc238137458"/>
      <w:r w:rsidRPr="00F64517">
        <w:rPr>
          <w:rFonts w:eastAsia="Times New Roman"/>
          <w:lang w:val="fr-FR" w:eastAsia="en-GB"/>
        </w:rPr>
        <w:t>0.1 Le système immunitaire inné</w:t>
      </w:r>
      <w:bookmarkEnd w:id="400"/>
    </w:p>
    <w:p w14:paraId="02D7F21B" w14:textId="77777777" w:rsidR="004F59EA"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Les cellules du système immunitaire inné sont capables de reconnaitre le danger grâce à des récepteurs appelés PRR, qui reconnaissent des motifs particuliers retrouvés sur les pathogènes (PAMP) ou sont émises lors d'un danger (DAMP). La reconnaissance entraîne l'activation des cellules, qui vont induire une inflammation locale grâce à la sécrétion de molécules et notamment de cytokines. L'inflammation a plusieurs utilités : elle provoque une douleur chez l'organisme qui modifie son comportement et provoque un recrutement d'autres cellules immunitaires passant par les chimiokines et par une arrivée massive de sang et de lymphe. Le danger est éliminé principalement par phagocytose, par des moyens physiques (pyrexie...) ou par des moyens chimiques comme les molécules antimicrobiennes, les ROS ou encore le complément. Une fois le danger éliminé, il y a un retour à l'homéostasie : les cellules du système immunitaires quittent le tissu, l'inflammation est résolue par des molécules anti-inflammatoires, les cellules mortes et débris sont éliminés par phagocytose</w:t>
      </w:r>
      <w:r>
        <w:rPr>
          <w:rFonts w:eastAsia="Times New Roman" w:cs="Arial"/>
          <w:szCs w:val="24"/>
          <w:lang w:val="fr-FR" w:eastAsia="en-GB"/>
        </w:rPr>
        <w:t>,</w:t>
      </w:r>
      <w:r w:rsidRPr="00F64517">
        <w:rPr>
          <w:rFonts w:eastAsia="Times New Roman" w:cs="Arial"/>
          <w:szCs w:val="24"/>
          <w:lang w:val="fr-FR" w:eastAsia="en-GB"/>
        </w:rPr>
        <w:t xml:space="preserve"> et le tissu est réparé grâce à des facteurs de croissances entrainant la prolifération des cellules composant le tissu.</w:t>
      </w:r>
    </w:p>
    <w:p w14:paraId="316F9BCC" w14:textId="32F8D8B2"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La réponse immunitaire inné est porté</w:t>
      </w:r>
      <w:r w:rsidR="002914A5">
        <w:rPr>
          <w:rFonts w:eastAsia="Times New Roman" w:cs="Arial"/>
          <w:szCs w:val="24"/>
          <w:lang w:val="fr-FR" w:eastAsia="en-GB"/>
        </w:rPr>
        <w:t>e</w:t>
      </w:r>
      <w:r w:rsidRPr="00F64517">
        <w:rPr>
          <w:rFonts w:eastAsia="Times New Roman" w:cs="Arial"/>
          <w:szCs w:val="24"/>
          <w:lang w:val="fr-FR" w:eastAsia="en-GB"/>
        </w:rPr>
        <w:t xml:space="preserve"> par plusieurs types de leucocytes. Les macrophages sont spécialisés dans la reconnaissance des dangers, la sécrétion des </w:t>
      </w:r>
      <w:r w:rsidRPr="00F64517">
        <w:rPr>
          <w:rFonts w:eastAsia="Times New Roman" w:cs="Arial"/>
          <w:szCs w:val="24"/>
          <w:lang w:val="fr-FR" w:eastAsia="en-GB"/>
        </w:rPr>
        <w:lastRenderedPageBreak/>
        <w:t>facteurs pro et anti-inflammatoires et la phagocytose. Les neutrophiles servent plutôt à l'élimination du danger, par le relargage de composés anti-microbiens et de ROS et par la phagocytose. Les mastocytes et basophiles sont des cellules un peu plus rares et régulent l'inflammation. Les éosinophiles sont spécialisés dans l'élimination de pathogènes particuliers et de parasites. Finalement, les cellules dendritiques possèdent de nombreux PRR, peuvent influencer l'inflammation mais surtout permet d'initier la réponse immunitaire adaptative.</w:t>
      </w:r>
    </w:p>
    <w:p w14:paraId="21B8BE79" w14:textId="77777777" w:rsidR="004F59EA" w:rsidRPr="00F64517" w:rsidRDefault="004F59EA" w:rsidP="004F59EA">
      <w:pPr>
        <w:pStyle w:val="Titre2"/>
        <w:rPr>
          <w:rFonts w:eastAsia="Times New Roman"/>
          <w:lang w:val="fr-FR" w:eastAsia="en-GB"/>
        </w:rPr>
      </w:pPr>
      <w:bookmarkStart w:id="401" w:name="_Toc238137459"/>
      <w:r w:rsidRPr="00F64517">
        <w:rPr>
          <w:rFonts w:eastAsia="Times New Roman"/>
          <w:lang w:val="fr-FR" w:eastAsia="en-GB"/>
        </w:rPr>
        <w:t>0.2. Le système immunitaire adaptatif</w:t>
      </w:r>
      <w:bookmarkEnd w:id="401"/>
    </w:p>
    <w:p w14:paraId="476FFEE0"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La réponse immunitaire inné est rapide, mais il arrive qu'elle ne soit pas assez efficace contre des pathogènes évolués dont la reconnaissance est limitée, la destruction difficile et la progression trop rapide. Dans ce cas, certains organismes ont mis en place une deuxième couche de protection : la réponse immunitaire adaptative. Comme son nom l'indique, la réponse immunitaire adaptative est capable de s'adapter au type de danger qu'elle rencontre. Cette caractéristique est surtout visible lors de la reconnaissance du danger, mais aussi dans son élimination.</w:t>
      </w:r>
    </w:p>
    <w:p w14:paraId="2E91A5D4" w14:textId="77777777" w:rsidR="004F59EA"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Le système immunitaire adaptatif est porté par des leucocytes particuliers appelés lymphocytes. Ces cellules ont pour caractéristique principale d'assembler un récepteur de façon hautement aléatoire. Puisque ces cellules sont retrouvées en très grand nombre dans l'organisme, l'ensemble des récepteurs constitue une diversité importante capable de reconnaitre la majorité des motifs moléculaires existants. Ce phénomène permet à l'organisme d'éliminer les dangers dont la reconnaissance est limitée.</w:t>
      </w:r>
    </w:p>
    <w:p w14:paraId="24937050" w14:textId="77777777" w:rsidR="004F59EA"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Les lymphocytes sont divisés en deux populations aux rôles très distincts : les lymphocytes B et T. Les lymphocytes B possèdent un récepteur appelé BCR et sécrètent des anticorps. Les anticorps sont des molécules capables de reconnaitre le même motif que le BCR et qui circulent dans l'organisme. La fixation d'un anticorps sur sa cible permet d'immobiliser le danger, et de le tagguer pour que celui-ci soit reconnu par des cellules capables de l'éliminer par la suite.</w:t>
      </w:r>
    </w:p>
    <w:p w14:paraId="47486CAD"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 xml:space="preserve">Le récepteur des lymphocytes T est appelé TCR. Les lymphocytes T sont similaires aux lymphocytes B, mais plutôt que de sécréter des anticorps et d'agir à </w:t>
      </w:r>
      <w:r w:rsidRPr="00F64517">
        <w:rPr>
          <w:rFonts w:eastAsia="Times New Roman" w:cs="Arial"/>
          <w:szCs w:val="24"/>
          <w:lang w:val="fr-FR" w:eastAsia="en-GB"/>
        </w:rPr>
        <w:lastRenderedPageBreak/>
        <w:t>distance, ils sont capables de reconnaitre le danger par contact direct. La reconnaissance d'un danger par un lymphocyte T entraine son activation, ce qui résulte par son élimination par des actions cytolytiques et/ou la sécrétions de composés pro inflammatoire.</w:t>
      </w:r>
    </w:p>
    <w:p w14:paraId="407E0ADB" w14:textId="77777777" w:rsidR="004F59EA" w:rsidRPr="00F64517" w:rsidRDefault="004F59EA" w:rsidP="004F59EA">
      <w:pPr>
        <w:pStyle w:val="Titre2"/>
        <w:rPr>
          <w:rFonts w:eastAsia="Times New Roman"/>
          <w:lang w:val="fr-FR" w:eastAsia="en-GB"/>
        </w:rPr>
      </w:pPr>
      <w:bookmarkStart w:id="402" w:name="_Toc238137460"/>
      <w:r w:rsidRPr="00F64517">
        <w:rPr>
          <w:rFonts w:eastAsia="Times New Roman"/>
          <w:lang w:val="fr-FR" w:eastAsia="en-GB"/>
        </w:rPr>
        <w:t>0.2.1 La génération des lymphocytes</w:t>
      </w:r>
      <w:bookmarkEnd w:id="402"/>
    </w:p>
    <w:p w14:paraId="3E733D83"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L'existence des lymphocytes entraine une question majeure abordant un aspect fondamental à la compréhension de l'immunologie. Si les lymphocytes sont capables de reconnaitre "tous" les motifs moléculaires, alors pourquoi est-ce qu'ils ne reconnaissent les motifs des cellules de son propre organisme ?</w:t>
      </w:r>
      <w:r w:rsidRPr="00F64517">
        <w:rPr>
          <w:rFonts w:eastAsia="Times New Roman" w:cs="Arial"/>
          <w:szCs w:val="24"/>
          <w:lang w:val="fr-FR" w:eastAsia="en-GB"/>
        </w:rPr>
        <w:br/>
        <w:t>La réponse à cette question se trouve dans la formation de ces cellules.</w:t>
      </w:r>
    </w:p>
    <w:p w14:paraId="660BAF24"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En réalité, les lymphocytes T ne peuvent pas reconnaitre tous les motifs moléculaires. Ils ne peuvent reconnaitre que certains motifs dérivés de protéines (appelés antigènes) liées à un complexe appelé CMH (pour complexe majeur d'histocompatibilité). Ces complexes CMH-peptide sont présents sur toutes les cellules et présentent en permanence tous les antigènes issus de l'organisme. Il suffit alors pour l'organisme de désactiver les lymphocytes T capables de reconnaitre les CMH-peptide issus du "soi", et de laisser les lymphocytes capables de reconnaitre "tous" les autres antigènes, ou le "non soi". Ce processus intervient dans le thymus, ou les lymphocytes T sont obtenus à partir de thymocytes. Les thymocytes génèrent un TCR aléatoirement dans un processus appelé "recombinaison". Finalement, seul les lymphocytes T avec un TCR fonctionnel et incapable de reconnaitre les antigènes du soi peuvent sortir de l'organe et patrouiller dans l'organisme à la recherche de l'antigène dont ils sont spécifiques.</w:t>
      </w:r>
    </w:p>
    <w:p w14:paraId="694AEF23" w14:textId="77777777" w:rsidR="004F59EA" w:rsidRPr="00F64517" w:rsidRDefault="004F59EA" w:rsidP="004F59EA">
      <w:pPr>
        <w:pStyle w:val="Titre2"/>
        <w:rPr>
          <w:rFonts w:eastAsia="Times New Roman"/>
          <w:lang w:val="fr-FR" w:eastAsia="en-GB"/>
        </w:rPr>
      </w:pPr>
      <w:bookmarkStart w:id="403" w:name="_Toc238137461"/>
      <w:r w:rsidRPr="00F64517">
        <w:rPr>
          <w:rFonts w:eastAsia="Times New Roman"/>
          <w:lang w:val="fr-FR" w:eastAsia="en-GB"/>
        </w:rPr>
        <w:t>0.2.2 Activation des lymphocytes T</w:t>
      </w:r>
      <w:bookmarkEnd w:id="403"/>
    </w:p>
    <w:p w14:paraId="7AC5039A"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Les lymphocytes T sont efficaces grâce à leur grade diversité. Cependant, la probabilité qu'un lymphocyte T rencontre son antigène est faible : si un pathogène entre dans la muqueuse de l'intestin et que le lymphocyte T se trouve dans la peau, alors il y a une séparation physique. Afin de répondre à cette problématique, l'organisme a mis en place des organes particuliers, appelés organes lymphoïdes secondaires (SLO) (dont la rate, et les ganglions lymphatiques).</w:t>
      </w:r>
    </w:p>
    <w:p w14:paraId="73282EBE"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lastRenderedPageBreak/>
        <w:t>Le but des SLO est simple : s'il est difficile pour les lymphocytes de patrouiller l'ensemble de l'organisme à la recherche d'un antigène, il est beaucoup plus facile de "stocker" les lymphocytes au même endroit, et de faire migrer les antigènes dans cet endroit. La migration des antigènes est facilitée par des cellules particulières de l'immunité innée : les cellules dendritiques.</w:t>
      </w:r>
    </w:p>
    <w:p w14:paraId="67961C57"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Les cellules dendritiques fonctionnent de la manière suivante : celles-ci sont retrouvées abondamment dans tous les tissus et particulièrement dans les sites d'entrée des pathogènes. Elles sont capables de reconnaitre les dangers grâce à leurs récepteurs PRR. Lorsqu'une cellule dendritique reconnait un danger, celle-ci récupère des antigènes par phagocytose, avant de migrer dans les SLO et présente les antigènes capturés aux lymphocytes T.</w:t>
      </w:r>
    </w:p>
    <w:p w14:paraId="04CA3669"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 xml:space="preserve">Une fois qu'un lymphocyte T reconnait un antigène présenté par une cellule dendritique, il y a activation du lymphocyte T. Classiquement, l'activation du lymphocyte T est décrite comme dépendante de trois signaux : la liaison entre le TCR et le CMH-peptide, la </w:t>
      </w:r>
      <w:proofErr w:type="spellStart"/>
      <w:r w:rsidRPr="00F64517">
        <w:rPr>
          <w:rFonts w:eastAsia="Times New Roman" w:cs="Arial"/>
          <w:szCs w:val="24"/>
          <w:lang w:val="fr-FR" w:eastAsia="en-GB"/>
        </w:rPr>
        <w:t>co-stimulation</w:t>
      </w:r>
      <w:proofErr w:type="spellEnd"/>
      <w:r w:rsidRPr="00F64517">
        <w:rPr>
          <w:rFonts w:eastAsia="Times New Roman" w:cs="Arial"/>
          <w:szCs w:val="24"/>
          <w:lang w:val="fr-FR" w:eastAsia="en-GB"/>
        </w:rPr>
        <w:t xml:space="preserve"> (interactions entre des récepteurs/ligands variés du lymphocyte et de la cellule dendritique) et les cytokines (molécules sécrétées par la cellule dendritique et captées par le lymphocyte). Le lymphocyte passe alors de l'état "naïf" à un état d'activation, au cours duquel celui-ci va proliférer massivement et se préparer à éliminer le pathogène.</w:t>
      </w:r>
    </w:p>
    <w:p w14:paraId="5C9616D6" w14:textId="77777777" w:rsidR="004F59EA" w:rsidRPr="00F64517" w:rsidRDefault="004F59EA" w:rsidP="004F59EA">
      <w:pPr>
        <w:spacing w:before="100" w:beforeAutospacing="1" w:after="100" w:afterAutospacing="1"/>
        <w:jc w:val="both"/>
        <w:rPr>
          <w:rFonts w:eastAsia="Times New Roman" w:cs="Arial"/>
          <w:szCs w:val="24"/>
          <w:lang w:val="fr-FR" w:eastAsia="en-GB"/>
        </w:rPr>
      </w:pPr>
      <w:r w:rsidRPr="00F64517">
        <w:rPr>
          <w:rFonts w:eastAsia="Times New Roman" w:cs="Arial"/>
          <w:szCs w:val="24"/>
          <w:u w:val="single"/>
          <w:lang w:val="fr-FR" w:eastAsia="en-GB"/>
        </w:rPr>
        <w:t>Note :</w:t>
      </w:r>
      <w:r w:rsidRPr="00F64517">
        <w:rPr>
          <w:rFonts w:eastAsia="Times New Roman" w:cs="Arial"/>
          <w:szCs w:val="24"/>
          <w:lang w:val="fr-FR" w:eastAsia="en-GB"/>
        </w:rPr>
        <w:t xml:space="preserve"> Les lymphocytes B fonctionnent de manière légèrement différente aux lymphocytes T. Plutôt que de reconnaitre des complexes CMH-peptide, ils peuvent reconnaitre des motifs moléculaires sans restriction. Cependant, ceux-ci ne peuvent sécréter des anticorps qu'après activation. De plus, l'activation des lymphocytes B nécessite une cellule dendritique et un lymphocyte T qui reconnait le même antigène. Les lymphocytes B activés sont aussi capables de modifier légèrement leur BCR après activation à la recherche d'une affinité plus forte pour l'antigène, dans un processus qui regroupe la maturation d'affinité, l'</w:t>
      </w:r>
      <w:proofErr w:type="spellStart"/>
      <w:r w:rsidRPr="00F64517">
        <w:rPr>
          <w:rFonts w:eastAsia="Times New Roman" w:cs="Arial"/>
          <w:szCs w:val="24"/>
          <w:lang w:val="fr-FR" w:eastAsia="en-GB"/>
        </w:rPr>
        <w:t>hypermutabilité</w:t>
      </w:r>
      <w:proofErr w:type="spellEnd"/>
      <w:r w:rsidRPr="00F64517">
        <w:rPr>
          <w:rFonts w:eastAsia="Times New Roman" w:cs="Arial"/>
          <w:szCs w:val="24"/>
          <w:lang w:val="fr-FR" w:eastAsia="en-GB"/>
        </w:rPr>
        <w:t xml:space="preserve"> et la commutation de classe dans des unités spatiales appelées centre germinatif. Après son activation et sa maturation, le lymphocyte B devient un plasmocyte et migre dans la moëlle osseuse, où il peut sécréter des anticorps à distance dans la circulation sanguine et lymphatique.</w:t>
      </w:r>
    </w:p>
    <w:p w14:paraId="04F6EE88" w14:textId="77777777" w:rsidR="004F59EA" w:rsidRPr="00F64517" w:rsidRDefault="004F59EA" w:rsidP="004F59EA">
      <w:pPr>
        <w:pStyle w:val="Titre2"/>
        <w:rPr>
          <w:rFonts w:eastAsia="Times New Roman"/>
          <w:lang w:val="fr-FR" w:eastAsia="en-GB"/>
        </w:rPr>
      </w:pPr>
      <w:bookmarkStart w:id="404" w:name="_Toc238137462"/>
      <w:r w:rsidRPr="00F64517">
        <w:rPr>
          <w:rFonts w:eastAsia="Times New Roman"/>
          <w:lang w:val="fr-FR" w:eastAsia="en-GB"/>
        </w:rPr>
        <w:lastRenderedPageBreak/>
        <w:t>0.2.3 Mode d'action des lymphocytes T</w:t>
      </w:r>
      <w:bookmarkEnd w:id="404"/>
    </w:p>
    <w:p w14:paraId="10298245"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Les lymphocytes T sont composé</w:t>
      </w:r>
      <w:r>
        <w:rPr>
          <w:rFonts w:eastAsia="Times New Roman" w:cs="Arial"/>
          <w:szCs w:val="24"/>
          <w:lang w:val="fr-FR" w:eastAsia="en-GB"/>
        </w:rPr>
        <w:t>s</w:t>
      </w:r>
      <w:r w:rsidRPr="00F64517">
        <w:rPr>
          <w:rFonts w:eastAsia="Times New Roman" w:cs="Arial"/>
          <w:szCs w:val="24"/>
          <w:lang w:val="fr-FR" w:eastAsia="en-GB"/>
        </w:rPr>
        <w:t xml:space="preserve"> de deux populations aux rôles distincts : les lymphocytes T CD8, et les lymphocytes T CD4.</w:t>
      </w:r>
      <w:r>
        <w:rPr>
          <w:rFonts w:eastAsia="Times New Roman" w:cs="Arial"/>
          <w:szCs w:val="24"/>
          <w:lang w:val="fr-FR" w:eastAsia="en-GB"/>
        </w:rPr>
        <w:t xml:space="preserve"> </w:t>
      </w:r>
      <w:r w:rsidRPr="00F64517">
        <w:rPr>
          <w:rFonts w:eastAsia="Times New Roman" w:cs="Arial"/>
          <w:szCs w:val="24"/>
          <w:lang w:val="fr-FR" w:eastAsia="en-GB"/>
        </w:rPr>
        <w:t>Les lymphocytes T CD8, ou lymphocytes T cytotoxiques, sont des acteurs directs de l'élimination du danger. Lorsqu'ils sont activés, ceux-ci deviennent des lymphocytes T effecteurs et peuvent détruire les pathogènes et les cellules infectées qu'ils reconnaissent avec leur TCR. La liaison du TCR avec son antigène provoque un changement de conformation du lymphocyte, qui va former une synapse immunologique avec sa cible. Puis, le lymphocyte sécrète des composés pro</w:t>
      </w:r>
      <w:r>
        <w:rPr>
          <w:rFonts w:eastAsia="Times New Roman" w:cs="Arial"/>
          <w:szCs w:val="24"/>
          <w:lang w:val="fr-FR" w:eastAsia="en-GB"/>
        </w:rPr>
        <w:t>-</w:t>
      </w:r>
      <w:r w:rsidRPr="00F64517">
        <w:rPr>
          <w:rFonts w:eastAsia="Times New Roman" w:cs="Arial"/>
          <w:szCs w:val="24"/>
          <w:lang w:val="fr-FR" w:eastAsia="en-GB"/>
        </w:rPr>
        <w:t>inflammatoires et cytotoxiques (principalement granzymes et perforine) qui entraine la destruction du danger.</w:t>
      </w:r>
    </w:p>
    <w:p w14:paraId="237740A6"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Les lymphocytes T CD4, ou lymphocytes T helper, ont un rôle plus indirect. Lorsqu'un lymphocyte T CD4 reconnait sa cible, celui-ci ne la détruit pas (dans la majorité des cas), mais est capable d'une sécrétion massive de composés pro inflammatoire. Les lymphocytes T CD4 permettent d'orienter la réponse immunitaire en fonction du danger rencontré. Les lymphocytes T CD4 peuvent se polariser en sous populations (Th1, Th2, Th17...) et les composés sécrétés varient selon la population. Les lymphocytes T CD4 ont un rôle majeur dans la réponse immunitaire adaptative, et l'élimination du danger est largement inefficace en absence de ces cellules.</w:t>
      </w:r>
    </w:p>
    <w:p w14:paraId="30F7E0E5" w14:textId="77777777" w:rsidR="004F59EA" w:rsidRPr="00F64517" w:rsidRDefault="004F59EA" w:rsidP="004F59EA">
      <w:pPr>
        <w:pStyle w:val="Titre2"/>
        <w:rPr>
          <w:rFonts w:eastAsia="Times New Roman"/>
          <w:lang w:val="fr-FR" w:eastAsia="en-GB"/>
        </w:rPr>
      </w:pPr>
      <w:bookmarkStart w:id="405" w:name="_Toc238137463"/>
      <w:r w:rsidRPr="00F64517">
        <w:rPr>
          <w:rFonts w:eastAsia="Times New Roman"/>
          <w:lang w:val="fr-FR" w:eastAsia="en-GB"/>
        </w:rPr>
        <w:t>0.2.4 La mémoire immunitaire</w:t>
      </w:r>
      <w:bookmarkEnd w:id="405"/>
    </w:p>
    <w:p w14:paraId="307B7AB3"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 xml:space="preserve">En plus de pouvoir répondre à une très grande variété de dangers, la réponse immunitaire est aussi très efficace par la mise en place d'une réponse mémoire. Le principe de la réponse mémoire est le suivant : si un danger a déjà été rencontré et qu'il existe des lymphocytes capables de reconnaitre ses antigènes, alors il est possible de "stocker" ces lymphocytes. Dans ce cas, si le même danger est rencontré à nouveau, ces lymphocytes pourront être réutilisé, ce qui accélère grandement la vitesse de réponse : l'organisme peut répondre sans avoir besoin de passer par les cellules dendritiques et l'activation des lymphocytes naïfs. Parmi la descendance des lymphocytes activés, une majorité se différencie en lymphocyte T effecteur. Une plus petite partie obtient un phénotype particulier et se différencie en lymphocyte T mémoire. Contrairement aux lymphocytes T effecteurs, les lymphocytes T mémoires </w:t>
      </w:r>
      <w:r w:rsidRPr="00F64517">
        <w:rPr>
          <w:rFonts w:eastAsia="Times New Roman" w:cs="Arial"/>
          <w:szCs w:val="24"/>
          <w:lang w:val="fr-FR" w:eastAsia="en-GB"/>
        </w:rPr>
        <w:lastRenderedPageBreak/>
        <w:t>persistent dans l'organisme pendant plusieurs (dizaines) d'années, mais ne sont pas capables d'éliminer directement le danger. A la place, une réponse immunitaire mémoire passe généralement par une forte expansion des lymphocytes d'intérêts avant d'obtenir un phénotype effecteur, et d'éliminer le danger.</w:t>
      </w:r>
    </w:p>
    <w:p w14:paraId="0C1EDFC6" w14:textId="77777777" w:rsidR="004F59EA" w:rsidRPr="00F64517" w:rsidRDefault="004F59EA" w:rsidP="004F59EA">
      <w:pPr>
        <w:spacing w:before="100" w:beforeAutospacing="1" w:after="100" w:afterAutospacing="1"/>
        <w:jc w:val="both"/>
        <w:rPr>
          <w:rFonts w:eastAsia="Times New Roman" w:cs="Arial"/>
          <w:szCs w:val="24"/>
          <w:lang w:val="fr-FR" w:eastAsia="en-GB"/>
        </w:rPr>
      </w:pPr>
      <w:r w:rsidRPr="00F64517">
        <w:rPr>
          <w:rFonts w:eastAsia="Times New Roman" w:cs="Arial"/>
          <w:szCs w:val="24"/>
          <w:lang w:val="fr-FR" w:eastAsia="en-GB"/>
        </w:rPr>
        <w:t>La réponse immunitaire mémoire est une partie importante de cette thèse, et c'est pourquoi elle fera l'objet d'un focus particulier dans la partie suivante.</w:t>
      </w:r>
    </w:p>
    <w:p w14:paraId="177B71FE" w14:textId="77777777" w:rsidR="004F59EA" w:rsidRPr="00F64517" w:rsidRDefault="004F59EA" w:rsidP="004F59EA">
      <w:pPr>
        <w:pStyle w:val="Titre2"/>
        <w:rPr>
          <w:rFonts w:eastAsia="Times New Roman"/>
          <w:lang w:val="fr-FR" w:eastAsia="en-GB"/>
        </w:rPr>
      </w:pPr>
      <w:bookmarkStart w:id="406" w:name="_Toc238137464"/>
      <w:r w:rsidRPr="00F64517">
        <w:rPr>
          <w:rFonts w:eastAsia="Times New Roman"/>
          <w:lang w:val="fr-FR" w:eastAsia="en-GB"/>
        </w:rPr>
        <w:t>0.2.5 Inhibition de la réponse immunitaire</w:t>
      </w:r>
      <w:bookmarkEnd w:id="406"/>
    </w:p>
    <w:p w14:paraId="75D0E68D"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L'intensité de la réponse immunitaire peut être régulée négativement. Cette caractéristique empêche le système de provoquer des dégâts sur l'organisme et prévient les maladies auto-immunes. Cette inhibition peut être médiée par des acteurs cellules et des signalisations intrinsèques au lymphocyte.</w:t>
      </w:r>
    </w:p>
    <w:p w14:paraId="6A29A1C9"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Parmi les cellules immunitaires inhibitrices, il existe des lymphocytes T CD4 dits régulateurs (Treg). Ces cellules ont de nombreux modes d'action : sécrétions de cytokines anti inflammatoires et d'</w:t>
      </w:r>
      <w:proofErr w:type="spellStart"/>
      <w:r w:rsidRPr="00F64517">
        <w:rPr>
          <w:rFonts w:eastAsia="Times New Roman" w:cs="Arial"/>
          <w:szCs w:val="24"/>
          <w:lang w:val="fr-FR" w:eastAsia="en-GB"/>
        </w:rPr>
        <w:t>AMPc</w:t>
      </w:r>
      <w:proofErr w:type="spellEnd"/>
      <w:r w:rsidRPr="00F64517">
        <w:rPr>
          <w:rFonts w:eastAsia="Times New Roman" w:cs="Arial"/>
          <w:szCs w:val="24"/>
          <w:lang w:val="fr-FR" w:eastAsia="en-GB"/>
        </w:rPr>
        <w:t>, compétitions pour les signaux d'activation et de survie (dont l'IL2) ou encore modification du comportement d'autres cellules (provoque la synthèse d'IDO anti inflammatoire par les cellules dendritiques). D'autres acteurs compren</w:t>
      </w:r>
      <w:r>
        <w:rPr>
          <w:rFonts w:eastAsia="Times New Roman" w:cs="Arial"/>
          <w:szCs w:val="24"/>
          <w:lang w:val="fr-FR" w:eastAsia="en-GB"/>
        </w:rPr>
        <w:t>nent</w:t>
      </w:r>
      <w:r w:rsidRPr="00F64517">
        <w:rPr>
          <w:rFonts w:eastAsia="Times New Roman" w:cs="Arial"/>
          <w:szCs w:val="24"/>
          <w:lang w:val="fr-FR" w:eastAsia="en-GB"/>
        </w:rPr>
        <w:t xml:space="preserve"> les cellules dendritiques et macrophages qui peuvent s'adapter à leur environnement, devenir immunosuppresseurs et sécréter des conditions anti inflammatoires. Les cellules immunitaires inhibitrices participent activement au retour à l'homéostasie après l'élimination du danger et à la reconstruction des tissus.</w:t>
      </w:r>
    </w:p>
    <w:p w14:paraId="5A3091E1"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 xml:space="preserve">Les lymphocytes T peuvent également être inhibés par des mécanismes intrinsèques. Parmi ceux-ci, il existe des récepteurs appelés checkpoints inhibiteurs dont l'expression est inductible. Ces récepteurs empêchent l'activation des lymphocytes T lorsqu'ils se lient à leur ligand, où empêche les récepteurs de </w:t>
      </w:r>
      <w:proofErr w:type="spellStart"/>
      <w:r w:rsidRPr="00F64517">
        <w:rPr>
          <w:rFonts w:eastAsia="Times New Roman" w:cs="Arial"/>
          <w:szCs w:val="24"/>
          <w:lang w:val="fr-FR" w:eastAsia="en-GB"/>
        </w:rPr>
        <w:t>co-stimulation</w:t>
      </w:r>
      <w:proofErr w:type="spellEnd"/>
      <w:r w:rsidRPr="00F64517">
        <w:rPr>
          <w:rFonts w:eastAsia="Times New Roman" w:cs="Arial"/>
          <w:szCs w:val="24"/>
          <w:lang w:val="fr-FR" w:eastAsia="en-GB"/>
        </w:rPr>
        <w:t xml:space="preserve"> de fonctionner normalement.</w:t>
      </w:r>
    </w:p>
    <w:p w14:paraId="14595A3B" w14:textId="77777777" w:rsidR="004F59EA" w:rsidRPr="00F64517" w:rsidRDefault="004F59EA" w:rsidP="004F59EA">
      <w:pPr>
        <w:pStyle w:val="Titre2"/>
        <w:rPr>
          <w:rFonts w:eastAsia="Times New Roman"/>
          <w:lang w:val="fr-FR" w:eastAsia="en-GB"/>
        </w:rPr>
      </w:pPr>
      <w:bookmarkStart w:id="407" w:name="_Toc238137465"/>
      <w:r w:rsidRPr="00F64517">
        <w:rPr>
          <w:rFonts w:eastAsia="Times New Roman"/>
          <w:lang w:val="fr-FR" w:eastAsia="en-GB"/>
        </w:rPr>
        <w:t>0.2.6 L'immunosurveillance des cancers</w:t>
      </w:r>
      <w:bookmarkEnd w:id="407"/>
    </w:p>
    <w:p w14:paraId="42E735B7" w14:textId="13D37C78"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 xml:space="preserve">Le système immunitaire permet l'élimination de dangers variés externes, mais aussi internes, dont le cancer. Le concept d'immunosurveillance des cancers a été </w:t>
      </w:r>
      <w:r w:rsidRPr="00F64517">
        <w:rPr>
          <w:rFonts w:eastAsia="Times New Roman" w:cs="Arial"/>
          <w:szCs w:val="24"/>
          <w:lang w:val="fr-FR" w:eastAsia="en-GB"/>
        </w:rPr>
        <w:lastRenderedPageBreak/>
        <w:t>décri</w:t>
      </w:r>
      <w:r>
        <w:rPr>
          <w:rFonts w:eastAsia="Times New Roman" w:cs="Arial"/>
          <w:szCs w:val="24"/>
          <w:lang w:val="fr-FR" w:eastAsia="en-GB"/>
        </w:rPr>
        <w:t>t</w:t>
      </w:r>
      <w:r w:rsidRPr="00F64517">
        <w:rPr>
          <w:rFonts w:eastAsia="Times New Roman" w:cs="Arial"/>
          <w:szCs w:val="24"/>
          <w:lang w:val="fr-FR" w:eastAsia="en-GB"/>
        </w:rPr>
        <w:t xml:space="preserve"> en premier par </w:t>
      </w:r>
      <w:r w:rsidR="0054511A">
        <w:fldChar w:fldCharType="begin"/>
      </w:r>
      <w:r w:rsidR="0054511A" w:rsidRPr="008257D4">
        <w:rPr>
          <w:lang w:val="fr-FR"/>
          <w:rPrChange w:id="408" w:author="LALOY Emilien" w:date="2026-08-20T16:38:00Z">
            <w:rPr/>
          </w:rPrChange>
        </w:rPr>
        <w:instrText xml:space="preserve"> HYPERLINK "file:///C:\\Users\\xtoph\\Downloads\\Burnet_BrMedJ_1957" </w:instrText>
      </w:r>
      <w:r w:rsidR="0054511A">
        <w:fldChar w:fldCharType="separate"/>
      </w:r>
      <w:r w:rsidRPr="00F64517">
        <w:rPr>
          <w:rFonts w:eastAsia="Times New Roman" w:cs="Arial"/>
          <w:color w:val="0000FF"/>
          <w:szCs w:val="24"/>
          <w:u w:val="single"/>
          <w:lang w:val="fr-FR" w:eastAsia="en-GB"/>
        </w:rPr>
        <w:t>Burnet_BrMedJ_1957</w:t>
      </w:r>
      <w:r w:rsidR="0054511A">
        <w:rPr>
          <w:rFonts w:eastAsia="Times New Roman" w:cs="Arial"/>
          <w:color w:val="0000FF"/>
          <w:szCs w:val="24"/>
          <w:u w:val="single"/>
          <w:lang w:val="fr-FR" w:eastAsia="en-GB"/>
        </w:rPr>
        <w:fldChar w:fldCharType="end"/>
      </w:r>
      <w:r w:rsidRPr="00F64517">
        <w:rPr>
          <w:rFonts w:eastAsia="Times New Roman" w:cs="Arial"/>
          <w:szCs w:val="24"/>
          <w:lang w:val="fr-FR" w:eastAsia="en-GB"/>
        </w:rPr>
        <w:t xml:space="preserve">, qui hypothétise que le système immunitaire pourrait reconnaitre des cellules du soi modifiée "cancéreuses". Cette hypothèse a été validée par la suite, en observant que les souris avec des déficiences du système immunitaire ont plus d'apparition de cancer que les souris saines </w:t>
      </w:r>
      <w:r w:rsidR="0054511A">
        <w:fldChar w:fldCharType="begin"/>
      </w:r>
      <w:r w:rsidR="0054511A" w:rsidRPr="008257D4">
        <w:rPr>
          <w:lang w:val="fr-FR"/>
          <w:rPrChange w:id="409" w:author="LALOY Emilien" w:date="2026-08-20T16:38:00Z">
            <w:rPr/>
          </w:rPrChange>
        </w:rPr>
        <w:instrText xml:space="preserve"> HYPERLINK "file:///C:\\Users\\xtoph\\Downloads\\Dunn_NatImmunol_2002" </w:instrText>
      </w:r>
      <w:r w:rsidR="0054511A">
        <w:fldChar w:fldCharType="separate"/>
      </w:r>
      <w:r w:rsidRPr="00F64517">
        <w:rPr>
          <w:rFonts w:eastAsia="Times New Roman" w:cs="Arial"/>
          <w:color w:val="0000FF"/>
          <w:szCs w:val="24"/>
          <w:u w:val="single"/>
          <w:lang w:val="fr-FR" w:eastAsia="en-GB"/>
        </w:rPr>
        <w:t>Dunn_NatImmunol_2002</w:t>
      </w:r>
      <w:r w:rsidR="0054511A">
        <w:rPr>
          <w:rFonts w:eastAsia="Times New Roman" w:cs="Arial"/>
          <w:color w:val="0000FF"/>
          <w:szCs w:val="24"/>
          <w:u w:val="single"/>
          <w:lang w:val="fr-FR" w:eastAsia="en-GB"/>
        </w:rPr>
        <w:fldChar w:fldCharType="end"/>
      </w:r>
      <w:r w:rsidRPr="00F64517">
        <w:rPr>
          <w:rFonts w:eastAsia="Times New Roman" w:cs="Arial"/>
          <w:szCs w:val="24"/>
          <w:lang w:val="fr-FR" w:eastAsia="en-GB"/>
        </w:rPr>
        <w:t>.</w:t>
      </w:r>
    </w:p>
    <w:p w14:paraId="3B0494BB" w14:textId="5EF7499D"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 xml:space="preserve">Depuis l'hypothèse de l'immunosurveillance des cancers, la compréhension de la relation système immunitaire/cancer a beaucoup évolué. En 2002, </w:t>
      </w:r>
      <w:r w:rsidR="0054511A">
        <w:fldChar w:fldCharType="begin"/>
      </w:r>
      <w:r w:rsidR="0054511A" w:rsidRPr="008257D4">
        <w:rPr>
          <w:lang w:val="fr-FR"/>
          <w:rPrChange w:id="410" w:author="LALOY Emilien" w:date="2026-08-20T16:38:00Z">
            <w:rPr/>
          </w:rPrChange>
        </w:rPr>
        <w:instrText xml:space="preserve"> HYPERLINK "file:///C:\\Users\\xtoph\\Downloads\\Dunn_NatImmunol_2002" </w:instrText>
      </w:r>
      <w:r w:rsidR="0054511A">
        <w:fldChar w:fldCharType="separate"/>
      </w:r>
      <w:r w:rsidRPr="00F64517">
        <w:rPr>
          <w:rFonts w:eastAsia="Times New Roman" w:cs="Arial"/>
          <w:color w:val="0000FF"/>
          <w:szCs w:val="24"/>
          <w:u w:val="single"/>
          <w:lang w:val="fr-FR" w:eastAsia="en-GB"/>
        </w:rPr>
        <w:t>Dunn_NatImmunol_2002</w:t>
      </w:r>
      <w:r w:rsidR="0054511A">
        <w:rPr>
          <w:rFonts w:eastAsia="Times New Roman" w:cs="Arial"/>
          <w:color w:val="0000FF"/>
          <w:szCs w:val="24"/>
          <w:u w:val="single"/>
          <w:lang w:val="fr-FR" w:eastAsia="en-GB"/>
        </w:rPr>
        <w:fldChar w:fldCharType="end"/>
      </w:r>
      <w:r w:rsidRPr="00F64517">
        <w:rPr>
          <w:rFonts w:eastAsia="Times New Roman" w:cs="Arial"/>
          <w:szCs w:val="24"/>
          <w:lang w:val="fr-FR" w:eastAsia="en-GB"/>
        </w:rPr>
        <w:t xml:space="preserve"> écrit un historique complet et propose un nouveau modèle : celui de l'</w:t>
      </w:r>
      <w:proofErr w:type="spellStart"/>
      <w:r w:rsidRPr="00F64517">
        <w:rPr>
          <w:rFonts w:eastAsia="Times New Roman" w:cs="Arial"/>
          <w:szCs w:val="24"/>
          <w:lang w:val="fr-FR" w:eastAsia="en-GB"/>
        </w:rPr>
        <w:t>immunoédition</w:t>
      </w:r>
      <w:proofErr w:type="spellEnd"/>
      <w:r w:rsidRPr="00F64517">
        <w:rPr>
          <w:rFonts w:eastAsia="Times New Roman" w:cs="Arial"/>
          <w:szCs w:val="24"/>
          <w:lang w:val="fr-FR" w:eastAsia="en-GB"/>
        </w:rPr>
        <w:t>.</w:t>
      </w:r>
      <w:r>
        <w:rPr>
          <w:rFonts w:eastAsia="Times New Roman" w:cs="Arial"/>
          <w:szCs w:val="24"/>
          <w:lang w:val="fr-FR" w:eastAsia="en-GB"/>
        </w:rPr>
        <w:t xml:space="preserve"> </w:t>
      </w:r>
      <w:r w:rsidRPr="00F64517">
        <w:rPr>
          <w:rFonts w:eastAsia="Times New Roman" w:cs="Arial"/>
          <w:szCs w:val="24"/>
          <w:lang w:val="fr-FR" w:eastAsia="en-GB"/>
        </w:rPr>
        <w:t>Dans le modèle de l'</w:t>
      </w:r>
      <w:proofErr w:type="spellStart"/>
      <w:r w:rsidRPr="00F64517">
        <w:rPr>
          <w:rFonts w:eastAsia="Times New Roman" w:cs="Arial"/>
          <w:szCs w:val="24"/>
          <w:lang w:val="fr-FR" w:eastAsia="en-GB"/>
        </w:rPr>
        <w:t>immunoédition</w:t>
      </w:r>
      <w:proofErr w:type="spellEnd"/>
      <w:r w:rsidRPr="00F64517">
        <w:rPr>
          <w:rFonts w:eastAsia="Times New Roman" w:cs="Arial"/>
          <w:szCs w:val="24"/>
          <w:lang w:val="fr-FR" w:eastAsia="en-GB"/>
        </w:rPr>
        <w:t xml:space="preserve">, les cellules cancéreuses reconnues par le système immunitaire sont détruites, ce qui provoque une sélection des cellules cancéreuses les moins reconnues. Ce modèle est soutenu de manière expérimentale : les tumeurs provenant de souris dont le système immunitaire est défectueux sont plus sensible au système immunitaire que celles provenant de souris saines </w:t>
      </w:r>
      <w:r w:rsidR="0054511A">
        <w:fldChar w:fldCharType="begin"/>
      </w:r>
      <w:r w:rsidR="0054511A" w:rsidRPr="008257D4">
        <w:rPr>
          <w:lang w:val="fr-FR"/>
          <w:rPrChange w:id="411" w:author="LALOY Emilien" w:date="2026-08-20T16:38:00Z">
            <w:rPr/>
          </w:rPrChange>
        </w:rPr>
        <w:instrText xml:space="preserve"> HYPERLINK "file:///C:\\Users\\xtoph\\Downloads\\Dunn_NatImmunol_2002" </w:instrText>
      </w:r>
      <w:r w:rsidR="0054511A">
        <w:fldChar w:fldCharType="separate"/>
      </w:r>
      <w:r w:rsidRPr="00F64517">
        <w:rPr>
          <w:rFonts w:eastAsia="Times New Roman" w:cs="Arial"/>
          <w:color w:val="0000FF"/>
          <w:szCs w:val="24"/>
          <w:u w:val="single"/>
          <w:lang w:val="fr-FR" w:eastAsia="en-GB"/>
        </w:rPr>
        <w:t>Dunn_NatImmunol_2002</w:t>
      </w:r>
      <w:r w:rsidR="0054511A">
        <w:rPr>
          <w:rFonts w:eastAsia="Times New Roman" w:cs="Arial"/>
          <w:color w:val="0000FF"/>
          <w:szCs w:val="24"/>
          <w:u w:val="single"/>
          <w:lang w:val="fr-FR" w:eastAsia="en-GB"/>
        </w:rPr>
        <w:fldChar w:fldCharType="end"/>
      </w:r>
      <w:r w:rsidRPr="00F64517">
        <w:rPr>
          <w:rFonts w:eastAsia="Times New Roman" w:cs="Arial"/>
          <w:szCs w:val="24"/>
          <w:lang w:val="fr-FR" w:eastAsia="en-GB"/>
        </w:rPr>
        <w:t>. L'</w:t>
      </w:r>
      <w:proofErr w:type="spellStart"/>
      <w:r w:rsidRPr="00F64517">
        <w:rPr>
          <w:rFonts w:eastAsia="Times New Roman" w:cs="Arial"/>
          <w:szCs w:val="24"/>
          <w:lang w:val="fr-FR" w:eastAsia="en-GB"/>
        </w:rPr>
        <w:t>immunoédition</w:t>
      </w:r>
      <w:proofErr w:type="spellEnd"/>
      <w:r w:rsidRPr="00F64517">
        <w:rPr>
          <w:rFonts w:eastAsia="Times New Roman" w:cs="Arial"/>
          <w:szCs w:val="24"/>
          <w:lang w:val="fr-FR" w:eastAsia="en-GB"/>
        </w:rPr>
        <w:t xml:space="preserve"> est décrite en trois étapes chronologique : l'élimination, l'équilibre et l'échappement. D'abord, les cellules cancéreuses sont éliminées par le système immunitaire, ce qui provoque une pression de sélection ; ensuite, les cellules cancéreuses plus robustes contre le système immunitaire prolifèrent autant qu'elles sont détruites et sont en équilibre ; finalement, les cellules cancéreuses deviennent de plus en plus efficace</w:t>
      </w:r>
      <w:r>
        <w:rPr>
          <w:rFonts w:eastAsia="Times New Roman" w:cs="Arial"/>
          <w:szCs w:val="24"/>
          <w:lang w:val="fr-FR" w:eastAsia="en-GB"/>
        </w:rPr>
        <w:t>s</w:t>
      </w:r>
      <w:r w:rsidRPr="00F64517">
        <w:rPr>
          <w:rFonts w:eastAsia="Times New Roman" w:cs="Arial"/>
          <w:szCs w:val="24"/>
          <w:lang w:val="fr-FR" w:eastAsia="en-GB"/>
        </w:rPr>
        <w:t xml:space="preserve">, et la tumeur échappe au contrôle immunitaire, ce qui provoque la maladie </w:t>
      </w:r>
      <w:r w:rsidR="0054511A">
        <w:fldChar w:fldCharType="begin"/>
      </w:r>
      <w:r w:rsidR="0054511A" w:rsidRPr="008257D4">
        <w:rPr>
          <w:lang w:val="fr-FR"/>
          <w:rPrChange w:id="412" w:author="LALOY Emilien" w:date="2026-08-20T16:38:00Z">
            <w:rPr/>
          </w:rPrChange>
        </w:rPr>
        <w:instrText xml:space="preserve"> HYPERLINK "file:///C:\\Users\\xtoph\\Downloads\\Dunn_NatImmunol_2002" </w:instrText>
      </w:r>
      <w:r w:rsidR="0054511A">
        <w:fldChar w:fldCharType="separate"/>
      </w:r>
      <w:r w:rsidRPr="00F64517">
        <w:rPr>
          <w:rFonts w:eastAsia="Times New Roman" w:cs="Arial"/>
          <w:color w:val="0000FF"/>
          <w:szCs w:val="24"/>
          <w:u w:val="single"/>
          <w:lang w:val="fr-FR" w:eastAsia="en-GB"/>
        </w:rPr>
        <w:t>Dunn_NatImmunol_2002</w:t>
      </w:r>
      <w:r w:rsidR="0054511A">
        <w:rPr>
          <w:rFonts w:eastAsia="Times New Roman" w:cs="Arial"/>
          <w:color w:val="0000FF"/>
          <w:szCs w:val="24"/>
          <w:u w:val="single"/>
          <w:lang w:val="fr-FR" w:eastAsia="en-GB"/>
        </w:rPr>
        <w:fldChar w:fldCharType="end"/>
      </w:r>
      <w:r w:rsidRPr="00F64517">
        <w:rPr>
          <w:rFonts w:eastAsia="Times New Roman" w:cs="Arial"/>
          <w:szCs w:val="24"/>
          <w:lang w:val="fr-FR" w:eastAsia="en-GB"/>
        </w:rPr>
        <w:t>.</w:t>
      </w:r>
    </w:p>
    <w:p w14:paraId="39CAAF50" w14:textId="15D6A4A7" w:rsidR="004F59EA" w:rsidRDefault="004F59EA" w:rsidP="004F59EA">
      <w:pPr>
        <w:spacing w:before="100" w:beforeAutospacing="1" w:after="100" w:afterAutospacing="1"/>
        <w:ind w:firstLine="720"/>
        <w:jc w:val="both"/>
        <w:rPr>
          <w:rFonts w:cs="Arial"/>
          <w:szCs w:val="24"/>
          <w:lang w:val="fr-FR" w:eastAsia="en-GB"/>
        </w:rPr>
      </w:pPr>
      <w:r w:rsidRPr="00F64517">
        <w:rPr>
          <w:rFonts w:eastAsia="Times New Roman" w:cs="Arial"/>
          <w:szCs w:val="24"/>
          <w:lang w:val="fr-FR" w:eastAsia="en-GB"/>
        </w:rPr>
        <w:t>La compréhension du rôle du système immunitaire dans la lutte contre le cancer a récemment entrainé l'invention d'un nouveau type de traitement : les immunothérapies. Le but des immunothérapie</w:t>
      </w:r>
      <w:r>
        <w:rPr>
          <w:rFonts w:eastAsia="Times New Roman" w:cs="Arial"/>
          <w:szCs w:val="24"/>
          <w:lang w:val="fr-FR" w:eastAsia="en-GB"/>
        </w:rPr>
        <w:t>s</w:t>
      </w:r>
      <w:r w:rsidRPr="00F64517">
        <w:rPr>
          <w:rFonts w:eastAsia="Times New Roman" w:cs="Arial"/>
          <w:szCs w:val="24"/>
          <w:lang w:val="fr-FR" w:eastAsia="en-GB"/>
        </w:rPr>
        <w:t xml:space="preserve"> est de réactiver la réponse immunitaire anticancéreuses dans les tumeurs qui ont échappé au contrôle immunitaire.</w:t>
      </w:r>
      <w:r w:rsidRPr="00F64517">
        <w:rPr>
          <w:rFonts w:eastAsia="Times New Roman" w:cs="Arial"/>
          <w:szCs w:val="24"/>
          <w:lang w:val="fr-FR" w:eastAsia="en-GB"/>
        </w:rPr>
        <w:br/>
        <w:t>Il existe différents types d'immunothérapie et deux types majoritaires : le blocage de checkpoints inhibiteurs (ICB) et les thérapies cellulaires. Les ICB fonctionne</w:t>
      </w:r>
      <w:r>
        <w:rPr>
          <w:rFonts w:eastAsia="Times New Roman" w:cs="Arial"/>
          <w:szCs w:val="24"/>
          <w:lang w:val="fr-FR" w:eastAsia="en-GB"/>
        </w:rPr>
        <w:t>nt</w:t>
      </w:r>
      <w:r w:rsidRPr="00F64517">
        <w:rPr>
          <w:rFonts w:eastAsia="Times New Roman" w:cs="Arial"/>
          <w:szCs w:val="24"/>
          <w:lang w:val="fr-FR" w:eastAsia="en-GB"/>
        </w:rPr>
        <w:t xml:space="preserve"> par le blocage de l'inhibition des cellules immunitaires par les cellules cancéreuses qui sont fréquentes dans beaucoup de cancer. Les ICB provoquent une amélioration de la réponse immunitaire par l'activation des cellules </w:t>
      </w:r>
      <w:r w:rsidRPr="00F64517">
        <w:rPr>
          <w:rFonts w:cs="Arial"/>
          <w:szCs w:val="24"/>
          <w:lang w:val="fr-FR" w:eastAsia="en-GB"/>
        </w:rPr>
        <w:t xml:space="preserve">immunitaires et leur prolifération </w:t>
      </w:r>
      <w:r w:rsidR="0054511A">
        <w:fldChar w:fldCharType="begin"/>
      </w:r>
      <w:r w:rsidR="0054511A" w:rsidRPr="008257D4">
        <w:rPr>
          <w:lang w:val="fr-FR"/>
          <w:rPrChange w:id="413" w:author="LALOY Emilien" w:date="2026-08-20T16:38:00Z">
            <w:rPr/>
          </w:rPrChange>
        </w:rPr>
        <w:instrText xml:space="preserve"> HYPERLINK "file:///C:\\Users\\xtoph\\Downloads\\Barber_Nature_2006" </w:instrText>
      </w:r>
      <w:r w:rsidR="0054511A">
        <w:fldChar w:fldCharType="separate"/>
      </w:r>
      <w:r w:rsidRPr="00F64517">
        <w:rPr>
          <w:rFonts w:cs="Arial"/>
          <w:szCs w:val="24"/>
          <w:lang w:val="fr-FR" w:eastAsia="en-GB"/>
        </w:rPr>
        <w:t>Barber_Nature_2006</w:t>
      </w:r>
      <w:r w:rsidR="0054511A">
        <w:rPr>
          <w:rFonts w:cs="Arial"/>
          <w:szCs w:val="24"/>
          <w:lang w:val="fr-FR" w:eastAsia="en-GB"/>
        </w:rPr>
        <w:fldChar w:fldCharType="end"/>
      </w:r>
      <w:r w:rsidRPr="00F64517">
        <w:rPr>
          <w:rFonts w:cs="Arial"/>
          <w:szCs w:val="24"/>
          <w:lang w:val="fr-FR" w:eastAsia="en-GB"/>
        </w:rPr>
        <w:t>.</w:t>
      </w:r>
    </w:p>
    <w:p w14:paraId="2FB460B0" w14:textId="3800E261" w:rsidR="004F59EA" w:rsidRPr="004F59EA" w:rsidRDefault="004F59EA" w:rsidP="004F59EA">
      <w:pPr>
        <w:spacing w:before="100" w:beforeAutospacing="1" w:after="100" w:afterAutospacing="1"/>
        <w:ind w:firstLine="720"/>
        <w:jc w:val="both"/>
        <w:rPr>
          <w:lang w:val="fr-FR"/>
        </w:rPr>
      </w:pPr>
      <w:r w:rsidRPr="00F64517">
        <w:rPr>
          <w:rFonts w:cs="Arial"/>
          <w:szCs w:val="24"/>
          <w:lang w:val="fr-FR" w:eastAsia="en-GB"/>
        </w:rPr>
        <w:t xml:space="preserve">A l'inverse, les thérapies cellulaires cherchent à intervenir directement sur les cellules immunitaires pour les rendre plus efficace, souvent par prélèvement, </w:t>
      </w:r>
      <w:r w:rsidRPr="00F64517">
        <w:rPr>
          <w:rFonts w:cs="Arial"/>
          <w:szCs w:val="24"/>
          <w:lang w:val="fr-FR" w:eastAsia="en-GB"/>
        </w:rPr>
        <w:lastRenderedPageBreak/>
        <w:t xml:space="preserve">traitement et réinjection. Des exemples de thérapies incluent les traitements par TIL (amplification ex vivo des lymphocytes infiltrant la tumeur), les TCR-T cell ou les CAR-T cells (modification des séquences TCR avec ou sans la </w:t>
      </w:r>
      <w:proofErr w:type="spellStart"/>
      <w:r w:rsidRPr="00F64517">
        <w:rPr>
          <w:rFonts w:cs="Arial"/>
          <w:szCs w:val="24"/>
          <w:lang w:val="fr-FR" w:eastAsia="en-GB"/>
        </w:rPr>
        <w:t>co-stimulation</w:t>
      </w:r>
      <w:proofErr w:type="spellEnd"/>
      <w:r w:rsidRPr="00F64517">
        <w:rPr>
          <w:rFonts w:cs="Arial"/>
          <w:szCs w:val="24"/>
          <w:lang w:val="fr-FR" w:eastAsia="en-GB"/>
        </w:rPr>
        <w:t xml:space="preserve"> des lymphocytes pour les rendre spécifiques d'antigènes tumoraux choisis).</w:t>
      </w:r>
      <w:r w:rsidRPr="004F59EA">
        <w:rPr>
          <w:lang w:val="fr-FR"/>
        </w:rPr>
        <w:t xml:space="preserve"> </w:t>
      </w:r>
    </w:p>
    <w:p w14:paraId="03F03D32" w14:textId="2F2B15D7" w:rsidR="004F59EA" w:rsidRPr="004F59EA" w:rsidRDefault="004F59EA" w:rsidP="004F59EA">
      <w:pPr>
        <w:rPr>
          <w:lang w:val="fr-FR"/>
        </w:rPr>
      </w:pPr>
    </w:p>
    <w:p w14:paraId="326848F5" w14:textId="77777777" w:rsidR="004F59EA" w:rsidRPr="004F59EA" w:rsidRDefault="004F59EA" w:rsidP="004F59EA">
      <w:pPr>
        <w:rPr>
          <w:rFonts w:eastAsiaTheme="majorEastAsia" w:cstheme="majorBidi"/>
          <w:b/>
          <w:color w:val="2F5496" w:themeColor="accent1" w:themeShade="BF"/>
          <w:sz w:val="36"/>
          <w:szCs w:val="32"/>
          <w:lang w:val="fr-FR"/>
        </w:rPr>
      </w:pPr>
      <w:r w:rsidRPr="004F59EA">
        <w:rPr>
          <w:lang w:val="fr-FR"/>
        </w:rPr>
        <w:br w:type="page"/>
      </w:r>
    </w:p>
    <w:p w14:paraId="65C3B5C5" w14:textId="77777777" w:rsidR="004F59EA" w:rsidRPr="00C33120" w:rsidRDefault="004F59EA" w:rsidP="004F59EA">
      <w:pPr>
        <w:pStyle w:val="Titre1"/>
        <w:rPr>
          <w:lang w:val="fr-FR"/>
        </w:rPr>
      </w:pPr>
      <w:bookmarkStart w:id="414" w:name="_Toc236410943"/>
      <w:bookmarkStart w:id="415" w:name="_Toc238137466"/>
      <w:r w:rsidRPr="00C33120">
        <w:rPr>
          <w:lang w:val="fr-FR"/>
        </w:rPr>
        <w:lastRenderedPageBreak/>
        <w:t>1. La réponse immunitaire adaptative mémoire</w:t>
      </w:r>
      <w:bookmarkEnd w:id="414"/>
      <w:bookmarkEnd w:id="415"/>
    </w:p>
    <w:p w14:paraId="20212D72" w14:textId="77777777" w:rsidR="004F59EA" w:rsidRPr="00796203" w:rsidRDefault="004F59EA" w:rsidP="004F59EA">
      <w:pPr>
        <w:pStyle w:val="Titre2"/>
        <w:rPr>
          <w:rFonts w:eastAsia="Times New Roman"/>
          <w:lang w:val="fr-FR" w:eastAsia="en-GB"/>
        </w:rPr>
      </w:pPr>
      <w:bookmarkStart w:id="416" w:name="_Toc236410944"/>
      <w:bookmarkStart w:id="417" w:name="_Toc238137467"/>
      <w:r w:rsidRPr="00796203">
        <w:rPr>
          <w:rFonts w:eastAsia="Times New Roman"/>
          <w:lang w:val="fr-FR" w:eastAsia="en-GB"/>
        </w:rPr>
        <w:t>1.1 Différenciation des lymphocytes T en lymphocyte T effecteur ou mémoire</w:t>
      </w:r>
      <w:bookmarkEnd w:id="416"/>
      <w:bookmarkEnd w:id="417"/>
    </w:p>
    <w:p w14:paraId="33D930F4" w14:textId="1807933A" w:rsidR="004F59EA"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Lors d'une réponse immunitaire adaptative, des lymphocytes T naïfs capables de reconnaitre l'antigène sont activés et se différencient en lymphocytes T effecteurs. Les lymphocytes T effecteurs éliminent le danger, et une partie subsiste en tant que lymphocyte mémoire, tandis que 95% est détruit par apoptose </w:t>
      </w:r>
      <w:r w:rsidR="0054511A">
        <w:fldChar w:fldCharType="begin"/>
      </w:r>
      <w:r w:rsidR="0054511A" w:rsidRPr="008257D4">
        <w:rPr>
          <w:lang w:val="fr-FR"/>
          <w:rPrChange w:id="418" w:author="LALOY Emilien" w:date="2026-08-20T16:38:00Z">
            <w:rPr/>
          </w:rPrChange>
        </w:rPr>
        <w:instrText xml:space="preserve"> HYPERLINK "file:///C:\\Users\\xtoph\\Downloads\\Gerlach_JExpMed_2010" </w:instrText>
      </w:r>
      <w:r w:rsidR="0054511A">
        <w:fldChar w:fldCharType="separate"/>
      </w:r>
      <w:r w:rsidRPr="00796203">
        <w:rPr>
          <w:rFonts w:eastAsia="Times New Roman" w:cs="Arial"/>
          <w:color w:val="0000FF"/>
          <w:szCs w:val="24"/>
          <w:u w:val="single"/>
          <w:lang w:val="fr-FR" w:eastAsia="en-GB"/>
        </w:rPr>
        <w:t>Gerlach_JExpMed_2010</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w:t>
      </w:r>
    </w:p>
    <w:p w14:paraId="2E37BF82" w14:textId="136EB0EA" w:rsidR="004F59EA"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Ces observations entrainent des questions fondamentales : Par quel mécanisme une cellule devient un lymphocyte mémoire et échappe à l'apoptose ? Existe-t-il des différences intrinsèques, où est-ce que certaines cellules reçoivent des signaux externes (au bon endroit, au bon moment) ? </w:t>
      </w:r>
      <w:r w:rsidR="002914A5" w:rsidRPr="002914A5">
        <w:rPr>
          <w:rFonts w:eastAsia="Times New Roman" w:cs="Arial"/>
          <w:szCs w:val="24"/>
          <w:lang w:val="fr-FR" w:eastAsia="en-GB"/>
        </w:rPr>
        <w:t>Est-ce que tous les lymphocytes naïfs sont capables de se différencier en lymphocyte mémoire, où est-ce que certains ne peuvent se différencier qu'en lymphocyte effecteur ?</w:t>
      </w:r>
    </w:p>
    <w:p w14:paraId="2BBAA0EA" w14:textId="77777777"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Très vite, deux hypothèses ont été émises : l'hypothèse du "one cell, one fate", et celle du "one cell, multiple fate". Dans la première, le "destin" de chaque lymphocyte naïf est déjà défini : si celle-ci s'active, alors elle engendrera uniquement des lymphocytes effecteurs, ou uniquement des lymphocytes mémoires. Dans la deuxième, chaque lymphocyte naïf est capable de former des lymphocytes effecteurs et des lymphocytes mémoires.</w:t>
      </w:r>
    </w:p>
    <w:p w14:paraId="31BBFDCF" w14:textId="77777777" w:rsidR="004F59EA" w:rsidRPr="00796203" w:rsidRDefault="004F59EA" w:rsidP="004F59EA">
      <w:pPr>
        <w:pStyle w:val="Titre3"/>
        <w:rPr>
          <w:rFonts w:eastAsia="Times New Roman"/>
          <w:lang w:val="fr-FR" w:eastAsia="en-GB"/>
        </w:rPr>
      </w:pPr>
      <w:bookmarkStart w:id="419" w:name="_Toc236410945"/>
      <w:bookmarkStart w:id="420" w:name="_Toc238137468"/>
      <w:r w:rsidRPr="00796203">
        <w:rPr>
          <w:rFonts w:eastAsia="Times New Roman"/>
          <w:lang w:val="fr-FR" w:eastAsia="en-GB"/>
        </w:rPr>
        <w:t>1.1.1 Descendance des lymphocytes T naïfs</w:t>
      </w:r>
      <w:bookmarkEnd w:id="419"/>
      <w:bookmarkEnd w:id="420"/>
    </w:p>
    <w:p w14:paraId="1404CF02" w14:textId="1885AD25" w:rsidR="004F59EA"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Le modèle le plus accepté aujourd'hui est le modèle "one fate, multiple fate". De nombreuses expériences ont apporté des preuves solides que la descendance d'un lymphocyte T naïf contenait à la fois des lymphocytes T effecteurs et des lymphocytes T mémoires.</w:t>
      </w:r>
    </w:p>
    <w:p w14:paraId="17864D48" w14:textId="47CA54EC"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Par exemple, l'utilisation de </w:t>
      </w:r>
      <w:proofErr w:type="spellStart"/>
      <w:r w:rsidRPr="00796203">
        <w:rPr>
          <w:rFonts w:eastAsia="Times New Roman" w:cs="Arial"/>
          <w:szCs w:val="24"/>
          <w:lang w:val="fr-FR" w:eastAsia="en-GB"/>
        </w:rPr>
        <w:t>barcoding</w:t>
      </w:r>
      <w:proofErr w:type="spellEnd"/>
      <w:r w:rsidR="00D45C91">
        <w:rPr>
          <w:rFonts w:eastAsia="Times New Roman" w:cs="Arial"/>
          <w:szCs w:val="24"/>
          <w:lang w:val="fr-FR" w:eastAsia="en-GB"/>
        </w:rPr>
        <w:t xml:space="preserve"> (</w:t>
      </w:r>
      <w:r w:rsidR="00D45C91" w:rsidRPr="003827EF">
        <w:rPr>
          <w:rFonts w:eastAsia="Times New Roman" w:cs="Arial"/>
          <w:szCs w:val="24"/>
          <w:lang w:val="fr-FR" w:eastAsia="en-GB"/>
        </w:rPr>
        <w:t xml:space="preserve">Le </w:t>
      </w:r>
      <w:proofErr w:type="spellStart"/>
      <w:r w:rsidR="00D45C91" w:rsidRPr="003827EF">
        <w:rPr>
          <w:rFonts w:eastAsia="Times New Roman" w:cs="Arial"/>
          <w:szCs w:val="24"/>
          <w:lang w:val="fr-FR" w:eastAsia="en-GB"/>
        </w:rPr>
        <w:t>barcoding</w:t>
      </w:r>
      <w:proofErr w:type="spellEnd"/>
      <w:r w:rsidR="00D45C91" w:rsidRPr="003827EF">
        <w:rPr>
          <w:rFonts w:eastAsia="Times New Roman" w:cs="Arial"/>
          <w:szCs w:val="24"/>
          <w:lang w:val="fr-FR" w:eastAsia="en-GB"/>
        </w:rPr>
        <w:t xml:space="preserve"> génétique consiste à attribuer à chaque cellule une séquence d’ADN unique et traçable afin de suivre son devenir, sa descendance et sa dynamique clonale</w:t>
      </w:r>
      <w:r w:rsidR="00D45C91">
        <w:rPr>
          <w:rFonts w:eastAsia="Times New Roman" w:cs="Arial"/>
          <w:szCs w:val="24"/>
          <w:lang w:val="fr-FR" w:eastAsia="en-GB"/>
        </w:rPr>
        <w:t>)</w:t>
      </w:r>
      <w:r w:rsidRPr="00796203">
        <w:rPr>
          <w:rFonts w:eastAsia="Times New Roman" w:cs="Arial"/>
          <w:szCs w:val="24"/>
          <w:lang w:val="fr-FR" w:eastAsia="en-GB"/>
        </w:rPr>
        <w:t xml:space="preserve"> permet de suivre la descendance </w:t>
      </w:r>
      <w:r w:rsidRPr="00796203">
        <w:rPr>
          <w:rFonts w:eastAsia="Times New Roman" w:cs="Arial"/>
          <w:szCs w:val="24"/>
          <w:lang w:val="fr-FR" w:eastAsia="en-GB"/>
        </w:rPr>
        <w:lastRenderedPageBreak/>
        <w:t xml:space="preserve">de chaque cellule naïve. En utilisant </w:t>
      </w:r>
      <w:del w:id="421" w:author="Christophe Borg" w:date="2026-08-26T10:44:00Z">
        <w:r w:rsidRPr="00796203" w:rsidDel="00D73BF0">
          <w:rPr>
            <w:rFonts w:eastAsia="Times New Roman" w:cs="Arial"/>
            <w:szCs w:val="24"/>
            <w:lang w:val="fr-FR" w:eastAsia="en-GB"/>
          </w:rPr>
          <w:delText xml:space="preserve">du </w:delText>
        </w:r>
      </w:del>
      <w:ins w:id="422" w:author="Christophe Borg" w:date="2026-08-26T10:44:00Z">
        <w:r w:rsidR="00D73BF0">
          <w:rPr>
            <w:rFonts w:eastAsia="Times New Roman" w:cs="Arial"/>
            <w:szCs w:val="24"/>
            <w:lang w:val="fr-FR" w:eastAsia="en-GB"/>
          </w:rPr>
          <w:t>la technologie du</w:t>
        </w:r>
        <w:r w:rsidR="00D73BF0" w:rsidRPr="00796203">
          <w:rPr>
            <w:rFonts w:eastAsia="Times New Roman" w:cs="Arial"/>
            <w:szCs w:val="24"/>
            <w:lang w:val="fr-FR" w:eastAsia="en-GB"/>
          </w:rPr>
          <w:t xml:space="preserve"> </w:t>
        </w:r>
      </w:ins>
      <w:proofErr w:type="spellStart"/>
      <w:r w:rsidRPr="00796203">
        <w:rPr>
          <w:rFonts w:eastAsia="Times New Roman" w:cs="Arial"/>
          <w:szCs w:val="24"/>
          <w:lang w:val="fr-FR" w:eastAsia="en-GB"/>
        </w:rPr>
        <w:t>barcoding</w:t>
      </w:r>
      <w:proofErr w:type="spellEnd"/>
      <w:r w:rsidRPr="00796203">
        <w:rPr>
          <w:rFonts w:eastAsia="Times New Roman" w:cs="Arial"/>
          <w:szCs w:val="24"/>
          <w:lang w:val="fr-FR" w:eastAsia="en-GB"/>
        </w:rPr>
        <w:t xml:space="preserve">, il est possible d'observer que la majorité des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et des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ont un précurseur commun, dans des infections localisées mais aussi systémiques, primaires et secondaires et peu importe la localisation tissulaire </w:t>
      </w:r>
      <w:r w:rsidR="0054511A">
        <w:fldChar w:fldCharType="begin"/>
      </w:r>
      <w:r w:rsidR="0054511A" w:rsidRPr="008257D4">
        <w:rPr>
          <w:lang w:val="fr-FR"/>
          <w:rPrChange w:id="423" w:author="LALOY Emilien" w:date="2026-08-20T16:38:00Z">
            <w:rPr/>
          </w:rPrChange>
        </w:rPr>
        <w:instrText xml:space="preserve"> HYPERLINK "file:///C:\\Users\\xtoph\\Downloads\\Gerlach_JExpMed_2010" </w:instrText>
      </w:r>
      <w:r w:rsidR="0054511A">
        <w:fldChar w:fldCharType="separate"/>
      </w:r>
      <w:r w:rsidRPr="00796203">
        <w:rPr>
          <w:rFonts w:eastAsia="Times New Roman" w:cs="Arial"/>
          <w:color w:val="0000FF"/>
          <w:szCs w:val="24"/>
          <w:u w:val="single"/>
          <w:lang w:val="fr-FR" w:eastAsia="en-GB"/>
        </w:rPr>
        <w:t>Gerlach_JExpMed_2010</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L'observation est aussi valable pour les lymphocytes avec différentes affinités pour l'antigène </w:t>
      </w:r>
      <w:r w:rsidR="0054511A">
        <w:fldChar w:fldCharType="begin"/>
      </w:r>
      <w:r w:rsidR="0054511A" w:rsidRPr="008257D4">
        <w:rPr>
          <w:lang w:val="fr-FR"/>
          <w:rPrChange w:id="424" w:author="LALOY Emilien" w:date="2026-08-20T16:38:00Z">
            <w:rPr/>
          </w:rPrChange>
        </w:rPr>
        <w:instrText xml:space="preserve"> HYPERLINK "file:///C:\\Users\\xtoph\\Downloads\\Gerlach_JExpMed_2010" </w:instrText>
      </w:r>
      <w:r w:rsidR="0054511A">
        <w:fldChar w:fldCharType="separate"/>
      </w:r>
      <w:r w:rsidRPr="00796203">
        <w:rPr>
          <w:rFonts w:eastAsia="Times New Roman" w:cs="Arial"/>
          <w:color w:val="0000FF"/>
          <w:szCs w:val="24"/>
          <w:u w:val="single"/>
          <w:lang w:val="fr-FR" w:eastAsia="en-GB"/>
        </w:rPr>
        <w:t>Gerlach_JExpMed_2010</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w:t>
      </w:r>
      <w:r w:rsidRPr="00796203">
        <w:rPr>
          <w:rFonts w:eastAsia="Times New Roman" w:cs="Arial"/>
          <w:szCs w:val="24"/>
          <w:lang w:val="fr-FR" w:eastAsia="en-GB"/>
        </w:rPr>
        <w:br/>
      </w:r>
      <w:r w:rsidR="0054511A">
        <w:fldChar w:fldCharType="begin"/>
      </w:r>
      <w:r w:rsidR="0054511A" w:rsidRPr="008257D4">
        <w:rPr>
          <w:lang w:val="fr-FR"/>
          <w:rPrChange w:id="425" w:author="LALOY Emilien" w:date="2026-08-20T16:38:00Z">
            <w:rPr/>
          </w:rPrChange>
        </w:rPr>
        <w:instrText xml:space="preserve"> HYPERLINK "file:///C:\\Users\\xtoph\\Downloads\\Stemberger_Immunity_2007" </w:instrText>
      </w:r>
      <w:r w:rsidR="0054511A">
        <w:fldChar w:fldCharType="separate"/>
      </w:r>
      <w:r w:rsidRPr="00796203">
        <w:rPr>
          <w:rFonts w:eastAsia="Times New Roman" w:cs="Arial"/>
          <w:color w:val="0000FF"/>
          <w:szCs w:val="24"/>
          <w:u w:val="single"/>
          <w:lang w:val="fr-FR" w:eastAsia="en-GB"/>
        </w:rPr>
        <w:t>Stemberger_Immunity_2007</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w:t>
      </w:r>
      <w:commentRangeStart w:id="426"/>
      <w:r w:rsidRPr="00796203">
        <w:rPr>
          <w:rFonts w:eastAsia="Times New Roman" w:cs="Arial"/>
          <w:szCs w:val="24"/>
          <w:lang w:val="fr-FR" w:eastAsia="en-GB"/>
        </w:rPr>
        <w:t>démontre</w:t>
      </w:r>
      <w:commentRangeEnd w:id="426"/>
      <w:r w:rsidR="00D73BF0">
        <w:rPr>
          <w:rStyle w:val="Marquedecommentaire"/>
        </w:rPr>
        <w:commentReference w:id="426"/>
      </w:r>
      <w:r w:rsidRPr="00796203">
        <w:rPr>
          <w:rFonts w:eastAsia="Times New Roman" w:cs="Arial"/>
          <w:szCs w:val="24"/>
          <w:lang w:val="fr-FR" w:eastAsia="en-GB"/>
        </w:rPr>
        <w:t xml:space="preserve"> qu'il est possible d'obtenir des cellules effectrices et mémoires à partir d'une seule cellule naïve transféré</w:t>
      </w:r>
      <w:r w:rsidR="00E66794">
        <w:rPr>
          <w:rFonts w:eastAsia="Times New Roman" w:cs="Arial"/>
          <w:szCs w:val="24"/>
          <w:lang w:val="fr-FR" w:eastAsia="en-GB"/>
        </w:rPr>
        <w:t>e</w:t>
      </w:r>
      <w:r w:rsidRPr="00796203">
        <w:rPr>
          <w:rFonts w:eastAsia="Times New Roman" w:cs="Arial"/>
          <w:szCs w:val="24"/>
          <w:lang w:val="fr-FR" w:eastAsia="en-GB"/>
        </w:rPr>
        <w:t xml:space="preserve"> dans une souris, </w:t>
      </w:r>
      <w:r w:rsidR="00E66794">
        <w:rPr>
          <w:rFonts w:eastAsia="Times New Roman" w:cs="Arial"/>
          <w:szCs w:val="24"/>
          <w:lang w:val="fr-FR" w:eastAsia="en-GB"/>
        </w:rPr>
        <w:t xml:space="preserve">soumise secondairement à un </w:t>
      </w:r>
      <w:r w:rsidRPr="00796203">
        <w:rPr>
          <w:rFonts w:eastAsia="Times New Roman" w:cs="Arial"/>
          <w:szCs w:val="24"/>
          <w:lang w:val="fr-FR" w:eastAsia="en-GB"/>
        </w:rPr>
        <w:t xml:space="preserve">pathogène exprimant l'antigène d'intérêt. </w:t>
      </w:r>
      <w:commentRangeStart w:id="427"/>
      <w:commentRangeStart w:id="428"/>
      <w:r w:rsidRPr="00796203">
        <w:rPr>
          <w:rFonts w:eastAsia="Times New Roman" w:cs="Arial"/>
          <w:szCs w:val="24"/>
          <w:lang w:val="fr-FR" w:eastAsia="en-GB"/>
        </w:rPr>
        <w:t xml:space="preserve">De plus, la réponse obtenue n'est pas impactée : les cellules sont capables de sécrétion de cytokine et présentent les mêmes proportions de lymphocytes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que dans des conditions "classiques"</w:t>
      </w:r>
      <w:commentRangeEnd w:id="427"/>
      <w:r w:rsidR="00DF0F8E">
        <w:rPr>
          <w:rStyle w:val="Marquedecommentaire"/>
        </w:rPr>
        <w:commentReference w:id="427"/>
      </w:r>
      <w:commentRangeEnd w:id="428"/>
      <w:r w:rsidR="00DF0F8E">
        <w:rPr>
          <w:rStyle w:val="Marquedecommentaire"/>
        </w:rPr>
        <w:commentReference w:id="428"/>
      </w:r>
      <w:r w:rsidRPr="00796203">
        <w:rPr>
          <w:rFonts w:eastAsia="Times New Roman" w:cs="Arial"/>
          <w:szCs w:val="24"/>
          <w:lang w:val="fr-FR" w:eastAsia="en-GB"/>
        </w:rPr>
        <w:t xml:space="preserve"> </w:t>
      </w:r>
      <w:r w:rsidR="0054511A">
        <w:fldChar w:fldCharType="begin"/>
      </w:r>
      <w:r w:rsidR="0054511A" w:rsidRPr="008257D4">
        <w:rPr>
          <w:lang w:val="fr-FR"/>
          <w:rPrChange w:id="429" w:author="LALOY Emilien" w:date="2026-08-20T16:38:00Z">
            <w:rPr/>
          </w:rPrChange>
        </w:rPr>
        <w:instrText xml:space="preserve"> HYPERLINK "file:///C:\\Users\\xtoph\\Downloads\\Stemberger_Immunity_2007" </w:instrText>
      </w:r>
      <w:r w:rsidR="0054511A">
        <w:fldChar w:fldCharType="separate"/>
      </w:r>
      <w:r w:rsidRPr="00796203">
        <w:rPr>
          <w:rFonts w:eastAsia="Times New Roman" w:cs="Arial"/>
          <w:color w:val="0000FF"/>
          <w:szCs w:val="24"/>
          <w:u w:val="single"/>
          <w:lang w:val="fr-FR" w:eastAsia="en-GB"/>
        </w:rPr>
        <w:t>Stemberger_Immunity_2007</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w:t>
      </w:r>
    </w:p>
    <w:p w14:paraId="164F768F" w14:textId="4141F42A"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Pr>
          <w:noProof/>
        </w:rPr>
        <mc:AlternateContent>
          <mc:Choice Requires="wps">
            <w:drawing>
              <wp:anchor distT="0" distB="0" distL="114300" distR="114300" simplePos="0" relativeHeight="251660288" behindDoc="0" locked="0" layoutInCell="1" allowOverlap="1" wp14:anchorId="4BD035AD" wp14:editId="0DA80CDC">
                <wp:simplePos x="0" y="0"/>
                <wp:positionH relativeFrom="column">
                  <wp:posOffset>1270</wp:posOffset>
                </wp:positionH>
                <wp:positionV relativeFrom="paragraph">
                  <wp:posOffset>4725035</wp:posOffset>
                </wp:positionV>
                <wp:extent cx="5759450" cy="635"/>
                <wp:effectExtent l="0" t="0" r="0" b="0"/>
                <wp:wrapSquare wrapText="bothSides"/>
                <wp:docPr id="2" name="Zone de texte 2"/>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2EFD5E29" w14:textId="796785BD" w:rsidR="004F59EA" w:rsidRPr="00D57811" w:rsidRDefault="004F59EA" w:rsidP="004F59EA">
                            <w:pPr>
                              <w:pStyle w:val="Lgende"/>
                              <w:rPr>
                                <w:rFonts w:eastAsia="Times New Roman" w:cs="Arial"/>
                                <w:noProof/>
                                <w:sz w:val="24"/>
                                <w:szCs w:val="24"/>
                                <w:lang w:val="fr-FR"/>
                              </w:rPr>
                            </w:pPr>
                            <w:r w:rsidRPr="00D57811">
                              <w:rPr>
                                <w:lang w:val="fr-FR"/>
                              </w:rPr>
                              <w:t xml:space="preserve">Figure </w:t>
                            </w:r>
                            <w:r>
                              <w:fldChar w:fldCharType="begin"/>
                            </w:r>
                            <w:r w:rsidRPr="00D57811">
                              <w:rPr>
                                <w:lang w:val="fr-FR"/>
                              </w:rPr>
                              <w:instrText xml:space="preserve"> SEQ Figure \* ARABIC </w:instrText>
                            </w:r>
                            <w:r>
                              <w:fldChar w:fldCharType="separate"/>
                            </w:r>
                            <w:r w:rsidR="00421E6C">
                              <w:rPr>
                                <w:noProof/>
                                <w:lang w:val="fr-FR"/>
                              </w:rPr>
                              <w:t>1</w:t>
                            </w:r>
                            <w:r>
                              <w:fldChar w:fldCharType="end"/>
                            </w:r>
                            <w:r w:rsidRPr="00D57811">
                              <w:rPr>
                                <w:lang w:val="fr-FR"/>
                              </w:rPr>
                              <w:t xml:space="preserve"> (adapté de Chang et al. 2007)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4BD035AD" id="_x0000_t202" coordsize="21600,21600" o:spt="202" path="m,l,21600r21600,l21600,xe">
                <v:stroke joinstyle="miter"/>
                <v:path gradientshapeok="t" o:connecttype="rect"/>
              </v:shapetype>
              <v:shape id="Zone de texte 2" o:spid="_x0000_s1026" type="#_x0000_t202" style="position:absolute;left:0;text-align:left;margin-left:.1pt;margin-top:372.05pt;width:453.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" stroked="f">
                <v:textbox style="mso-fit-shape-to-text:t" inset="0,0,0,0">
                  <w:txbxContent>
                    <w:p w14:paraId="2EFD5E29" w14:textId="796785BD" w:rsidR="004F59EA" w:rsidRPr="00D57811" w:rsidRDefault="004F59EA" w:rsidP="004F59EA">
                      <w:pPr>
                        <w:pStyle w:val="Lgende"/>
                        <w:rPr>
                          <w:rFonts w:eastAsia="Times New Roman" w:cs="Arial"/>
                          <w:noProof/>
                          <w:sz w:val="24"/>
                          <w:szCs w:val="24"/>
                          <w:lang w:val="fr-FR"/>
                        </w:rPr>
                      </w:pPr>
                      <w:r w:rsidRPr="00D57811">
                        <w:rPr>
                          <w:lang w:val="fr-FR"/>
                        </w:rPr>
                        <w:t xml:space="preserve">Figure </w:t>
                      </w:r>
                      <w:r>
                        <w:fldChar w:fldCharType="begin"/>
                      </w:r>
                      <w:r w:rsidRPr="00D57811">
                        <w:rPr>
                          <w:lang w:val="fr-FR"/>
                        </w:rPr>
                        <w:instrText xml:space="preserve"> SEQ Figure \* ARABIC </w:instrText>
                      </w:r>
                      <w:r>
                        <w:fldChar w:fldCharType="separate"/>
                      </w:r>
                      <w:r w:rsidR="00421E6C">
                        <w:rPr>
                          <w:noProof/>
                          <w:lang w:val="fr-FR"/>
                        </w:rPr>
                        <w:t>1</w:t>
                      </w:r>
                      <w:r>
                        <w:fldChar w:fldCharType="end"/>
                      </w:r>
                      <w:r w:rsidRPr="00D57811">
                        <w:rPr>
                          <w:lang w:val="fr-FR"/>
                        </w:rPr>
                        <w:t xml:space="preserve"> (adapté de Chang et al. 2007)</w:t>
                      </w:r>
                    </w:p>
                  </w:txbxContent>
                </v:textbox>
                <w10:wrap type="square"/>
              </v:shape>
            </w:pict>
          </mc:Fallback>
        </mc:AlternateContent>
      </w:r>
      <w:r>
        <w:rPr>
          <w:rFonts w:eastAsia="Times New Roman" w:cs="Arial"/>
          <w:noProof/>
          <w:szCs w:val="24"/>
          <w:lang w:val="fr-FR" w:eastAsia="en-GB"/>
        </w:rPr>
        <w:drawing>
          <wp:anchor distT="0" distB="0" distL="114300" distR="114300" simplePos="0" relativeHeight="251659264" behindDoc="0" locked="0" layoutInCell="1" allowOverlap="1" wp14:anchorId="030213B1" wp14:editId="7F938373">
            <wp:simplePos x="0" y="0"/>
            <wp:positionH relativeFrom="margin">
              <wp:align>right</wp:align>
            </wp:positionH>
            <wp:positionV relativeFrom="paragraph">
              <wp:posOffset>2654935</wp:posOffset>
            </wp:positionV>
            <wp:extent cx="5759450" cy="2012950"/>
            <wp:effectExtent l="0" t="0" r="0" b="635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9450" cy="2012950"/>
                    </a:xfrm>
                    <a:prstGeom prst="rect">
                      <a:avLst/>
                    </a:prstGeom>
                    <a:noFill/>
                    <a:ln>
                      <a:noFill/>
                    </a:ln>
                  </pic:spPr>
                </pic:pic>
              </a:graphicData>
            </a:graphic>
          </wp:anchor>
        </w:drawing>
      </w:r>
      <w:r w:rsidRPr="00796203">
        <w:rPr>
          <w:rFonts w:eastAsia="Times New Roman" w:cs="Arial"/>
          <w:szCs w:val="24"/>
          <w:lang w:val="fr-FR" w:eastAsia="en-GB"/>
        </w:rPr>
        <w:t xml:space="preserve">L'une des expérience phare dans la compréhension de la différenciation vers les lymphocytes T effecteurs ou mémoires a été réalisée par </w:t>
      </w:r>
      <w:r w:rsidR="0054511A">
        <w:fldChar w:fldCharType="begin"/>
      </w:r>
      <w:r w:rsidR="0054511A" w:rsidRPr="008257D4">
        <w:rPr>
          <w:lang w:val="fr-FR"/>
          <w:rPrChange w:id="430" w:author="LALOY Emilien" w:date="2026-08-20T16:38:00Z">
            <w:rPr/>
          </w:rPrChange>
        </w:rPr>
        <w:instrText xml:space="preserve"> HYPERLINK "file:///C:\\Users\\xtoph\\Downloads\\Chang_Science_2007" </w:instrText>
      </w:r>
      <w:r w:rsidR="0054511A">
        <w:fldChar w:fldCharType="separate"/>
      </w:r>
      <w:r w:rsidRPr="00796203">
        <w:rPr>
          <w:rFonts w:eastAsia="Times New Roman" w:cs="Arial"/>
          <w:color w:val="0000FF"/>
          <w:szCs w:val="24"/>
          <w:u w:val="single"/>
          <w:lang w:val="fr-FR" w:eastAsia="en-GB"/>
        </w:rPr>
        <w:t>Chang_Science_2007</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Ces travaux montrent que les lymphocytes sont capables de division asymétrique après leur priming, donnant deux cellules filles distinctes (voir figure ci-dessous) </w:t>
      </w:r>
      <w:r w:rsidR="0054511A">
        <w:fldChar w:fldCharType="begin"/>
      </w:r>
      <w:r w:rsidR="0054511A" w:rsidRPr="008257D4">
        <w:rPr>
          <w:lang w:val="fr-FR"/>
          <w:rPrChange w:id="431" w:author="LALOY Emilien" w:date="2026-08-20T16:38:00Z">
            <w:rPr/>
          </w:rPrChange>
        </w:rPr>
        <w:instrText xml:space="preserve"> HYPERLINK "file:///C:\\Users\\xtoph\\Downloads\\Chang_Science_2007" </w:instrText>
      </w:r>
      <w:r w:rsidR="0054511A">
        <w:fldChar w:fldCharType="separate"/>
      </w:r>
      <w:r w:rsidRPr="00796203">
        <w:rPr>
          <w:rFonts w:eastAsia="Times New Roman" w:cs="Arial"/>
          <w:color w:val="0000FF"/>
          <w:szCs w:val="24"/>
          <w:u w:val="single"/>
          <w:lang w:val="fr-FR" w:eastAsia="en-GB"/>
        </w:rPr>
        <w:t>Chang_Science_2007</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Parmi les protéines distribuées de manière asymétrique, certaines sont directement associé</w:t>
      </w:r>
      <w:r w:rsidR="00E66794">
        <w:rPr>
          <w:rFonts w:eastAsia="Times New Roman" w:cs="Arial"/>
          <w:szCs w:val="24"/>
          <w:lang w:val="fr-FR" w:eastAsia="en-GB"/>
        </w:rPr>
        <w:t>es</w:t>
      </w:r>
      <w:r w:rsidRPr="00796203">
        <w:rPr>
          <w:rFonts w:eastAsia="Times New Roman" w:cs="Arial"/>
          <w:szCs w:val="24"/>
          <w:lang w:val="fr-FR" w:eastAsia="en-GB"/>
        </w:rPr>
        <w:t xml:space="preserve"> à la signalisation cellulaire comme l'</w:t>
      </w:r>
      <w:proofErr w:type="spellStart"/>
      <w:r w:rsidRPr="00796203">
        <w:rPr>
          <w:rFonts w:eastAsia="Times New Roman" w:cs="Arial"/>
          <w:szCs w:val="24"/>
          <w:lang w:val="fr-FR" w:eastAsia="en-GB"/>
        </w:rPr>
        <w:t>IFNgR</w:t>
      </w:r>
      <w:proofErr w:type="spellEnd"/>
      <w:r w:rsidRPr="00796203">
        <w:rPr>
          <w:rFonts w:eastAsia="Times New Roman" w:cs="Arial"/>
          <w:szCs w:val="24"/>
          <w:lang w:val="fr-FR" w:eastAsia="en-GB"/>
        </w:rPr>
        <w:t xml:space="preserve"> ou </w:t>
      </w:r>
      <w:proofErr w:type="spellStart"/>
      <w:r w:rsidRPr="00796203">
        <w:rPr>
          <w:rFonts w:eastAsia="Times New Roman" w:cs="Arial"/>
          <w:szCs w:val="24"/>
          <w:lang w:val="fr-FR" w:eastAsia="en-GB"/>
        </w:rPr>
        <w:t>Numb</w:t>
      </w:r>
      <w:proofErr w:type="spellEnd"/>
      <w:r w:rsidRPr="00796203">
        <w:rPr>
          <w:rFonts w:eastAsia="Times New Roman" w:cs="Arial"/>
          <w:szCs w:val="24"/>
          <w:lang w:val="fr-FR" w:eastAsia="en-GB"/>
        </w:rPr>
        <w:t xml:space="preserve"> (faisant parti de la signalisation Notch) </w:t>
      </w:r>
      <w:r w:rsidR="0054511A">
        <w:fldChar w:fldCharType="begin"/>
      </w:r>
      <w:r w:rsidR="0054511A" w:rsidRPr="008257D4">
        <w:rPr>
          <w:lang w:val="fr-FR"/>
          <w:rPrChange w:id="432" w:author="LALOY Emilien" w:date="2026-08-20T16:38:00Z">
            <w:rPr/>
          </w:rPrChange>
        </w:rPr>
        <w:instrText xml:space="preserve"> HYPERLINK "file:///C:\\Users\\xtoph\\Downloads\\Chang_Science_2007" </w:instrText>
      </w:r>
      <w:r w:rsidR="0054511A">
        <w:fldChar w:fldCharType="separate"/>
      </w:r>
      <w:r w:rsidRPr="00796203">
        <w:rPr>
          <w:rFonts w:eastAsia="Times New Roman" w:cs="Arial"/>
          <w:color w:val="0000FF"/>
          <w:szCs w:val="24"/>
          <w:u w:val="single"/>
          <w:lang w:val="fr-FR" w:eastAsia="en-GB"/>
        </w:rPr>
        <w:t>Chang_Science_2007</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Finalement, la cellule distale a un phénotype plutôt mémoire et confère une protection améliorée après transfert et </w:t>
      </w:r>
      <w:proofErr w:type="spellStart"/>
      <w:r w:rsidRPr="00796203">
        <w:rPr>
          <w:rFonts w:eastAsia="Times New Roman" w:cs="Arial"/>
          <w:szCs w:val="24"/>
          <w:lang w:val="fr-FR" w:eastAsia="en-GB"/>
        </w:rPr>
        <w:t>re-challenge</w:t>
      </w:r>
      <w:proofErr w:type="spellEnd"/>
      <w:r w:rsidRPr="00796203">
        <w:rPr>
          <w:rFonts w:eastAsia="Times New Roman" w:cs="Arial"/>
          <w:szCs w:val="24"/>
          <w:lang w:val="fr-FR" w:eastAsia="en-GB"/>
        </w:rPr>
        <w:t xml:space="preserve"> pendant la phase mémoire, tandis que la cellule proximale ressemble plutôt à un lymphocyte effecteur </w:t>
      </w:r>
      <w:r w:rsidR="0054511A">
        <w:fldChar w:fldCharType="begin"/>
      </w:r>
      <w:r w:rsidR="0054511A" w:rsidRPr="008257D4">
        <w:rPr>
          <w:lang w:val="fr-FR"/>
          <w:rPrChange w:id="433" w:author="LALOY Emilien" w:date="2026-08-20T16:38:00Z">
            <w:rPr/>
          </w:rPrChange>
        </w:rPr>
        <w:instrText xml:space="preserve"> HYPERLINK "file:///C:\\Users\\xtoph\\Downloads\\Chang_Science_2007" </w:instrText>
      </w:r>
      <w:r w:rsidR="0054511A">
        <w:fldChar w:fldCharType="separate"/>
      </w:r>
      <w:r w:rsidRPr="00796203">
        <w:rPr>
          <w:rFonts w:eastAsia="Times New Roman" w:cs="Arial"/>
          <w:color w:val="0000FF"/>
          <w:szCs w:val="24"/>
          <w:u w:val="single"/>
          <w:lang w:val="fr-FR" w:eastAsia="en-GB"/>
        </w:rPr>
        <w:t>Chang_Science_2007</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w:t>
      </w:r>
    </w:p>
    <w:p w14:paraId="15CC4F97" w14:textId="77777777" w:rsidR="00897A84" w:rsidRDefault="00897A84" w:rsidP="004F59EA">
      <w:pPr>
        <w:pStyle w:val="Titre3"/>
        <w:rPr>
          <w:ins w:id="434" w:author="Christophe Borg" w:date="2026-08-26T14:21:00Z"/>
          <w:rFonts w:eastAsia="Times New Roman"/>
          <w:lang w:val="fr-FR" w:eastAsia="en-GB"/>
        </w:rPr>
      </w:pPr>
      <w:bookmarkStart w:id="435" w:name="_Toc236410946"/>
      <w:bookmarkStart w:id="436" w:name="_Toc238137469"/>
    </w:p>
    <w:p w14:paraId="018416A8" w14:textId="22FB17C9" w:rsidR="004F59EA" w:rsidRPr="00796203" w:rsidRDefault="004F59EA" w:rsidP="004F59EA">
      <w:pPr>
        <w:pStyle w:val="Titre3"/>
        <w:rPr>
          <w:rFonts w:eastAsia="Times New Roman"/>
          <w:lang w:val="fr-FR" w:eastAsia="en-GB"/>
        </w:rPr>
      </w:pPr>
      <w:r w:rsidRPr="00796203">
        <w:rPr>
          <w:rFonts w:eastAsia="Times New Roman"/>
          <w:lang w:val="fr-FR" w:eastAsia="en-GB"/>
        </w:rPr>
        <w:t>1.1.2 Précurseurs des lymphocytes T effecteurs et mémoires</w:t>
      </w:r>
      <w:bookmarkEnd w:id="435"/>
      <w:bookmarkEnd w:id="436"/>
    </w:p>
    <w:p w14:paraId="67168038" w14:textId="3FB505A0" w:rsidR="00897A84" w:rsidRDefault="00897A84" w:rsidP="004F59EA">
      <w:pPr>
        <w:spacing w:before="100" w:beforeAutospacing="1" w:after="100" w:afterAutospacing="1"/>
        <w:ind w:firstLine="720"/>
        <w:jc w:val="both"/>
        <w:rPr>
          <w:ins w:id="437" w:author="Christophe Borg" w:date="2026-08-26T14:20:00Z"/>
          <w:rFonts w:eastAsia="Times New Roman" w:cs="Arial"/>
          <w:szCs w:val="24"/>
          <w:lang w:val="fr-FR" w:eastAsia="en-GB"/>
        </w:rPr>
      </w:pPr>
      <w:ins w:id="438" w:author="Christophe Borg" w:date="2026-08-26T14:21:00Z">
        <w:r>
          <w:rPr>
            <w:rFonts w:eastAsia="Times New Roman" w:cs="Arial"/>
            <w:szCs w:val="24"/>
            <w:lang w:val="fr-FR" w:eastAsia="en-GB"/>
          </w:rPr>
          <w:t xml:space="preserve">Reprend ce chapitre en fonction de la démarche utilisant les 3 figures </w:t>
        </w:r>
        <w:proofErr w:type="spellStart"/>
        <w:r>
          <w:rPr>
            <w:rFonts w:eastAsia="Times New Roman" w:cs="Arial"/>
            <w:szCs w:val="24"/>
            <w:lang w:val="fr-FR" w:eastAsia="en-GB"/>
          </w:rPr>
          <w:t>ci dessous</w:t>
        </w:r>
      </w:ins>
      <w:proofErr w:type="spellEnd"/>
    </w:p>
    <w:p w14:paraId="7A90BFEA" w14:textId="77777777" w:rsidR="00897A84" w:rsidRDefault="00897A84" w:rsidP="00897A84">
      <w:pPr>
        <w:ind w:left="360"/>
        <w:rPr>
          <w:ins w:id="439" w:author="Christophe Borg" w:date="2026-08-26T14:20:00Z"/>
        </w:rPr>
      </w:pPr>
      <w:ins w:id="440" w:author="Christophe Borg" w:date="2026-08-26T14:20:00Z">
        <w:r>
          <w:t xml:space="preserve">Concept </w:t>
        </w:r>
        <w:proofErr w:type="gramStart"/>
        <w:r>
          <w:t>1 :</w:t>
        </w:r>
        <w:proofErr w:type="gramEnd"/>
        <w:r>
          <w:t xml:space="preserve"> expansion et attrition </w:t>
        </w:r>
        <w:proofErr w:type="spellStart"/>
        <w:r>
          <w:t>clonale</w:t>
        </w:r>
        <w:proofErr w:type="spellEnd"/>
      </w:ins>
    </w:p>
    <w:p w14:paraId="1E1F6ED1" w14:textId="77777777" w:rsidR="00897A84" w:rsidRDefault="00897A84" w:rsidP="00897A84">
      <w:pPr>
        <w:ind w:left="360"/>
        <w:rPr>
          <w:ins w:id="441" w:author="Christophe Borg" w:date="2026-08-26T14:20:00Z"/>
        </w:rPr>
      </w:pPr>
    </w:p>
    <w:p w14:paraId="36EB16AD" w14:textId="77777777" w:rsidR="00897A84" w:rsidRDefault="00897A84" w:rsidP="00897A84">
      <w:pPr>
        <w:ind w:left="360"/>
        <w:rPr>
          <w:ins w:id="442" w:author="Christophe Borg" w:date="2026-08-26T14:20:00Z"/>
        </w:rPr>
      </w:pPr>
    </w:p>
    <w:p w14:paraId="73D1C103" w14:textId="77777777" w:rsidR="00897A84" w:rsidRDefault="00897A84" w:rsidP="00897A84">
      <w:pPr>
        <w:ind w:left="360"/>
        <w:rPr>
          <w:ins w:id="443" w:author="Christophe Borg" w:date="2026-08-26T14:20:00Z"/>
        </w:rPr>
      </w:pPr>
    </w:p>
    <w:p w14:paraId="50E68BF2" w14:textId="77777777" w:rsidR="00897A84" w:rsidRDefault="00897A84" w:rsidP="00897A84">
      <w:pPr>
        <w:ind w:left="360"/>
        <w:rPr>
          <w:ins w:id="444" w:author="Christophe Borg" w:date="2026-08-26T14:20:00Z"/>
        </w:rPr>
      </w:pPr>
    </w:p>
    <w:p w14:paraId="3793A67F" w14:textId="77777777" w:rsidR="00897A84" w:rsidRDefault="00897A84" w:rsidP="00897A84">
      <w:pPr>
        <w:ind w:left="360"/>
        <w:rPr>
          <w:ins w:id="445" w:author="Christophe Borg" w:date="2026-08-26T14:20:00Z"/>
        </w:rPr>
      </w:pPr>
    </w:p>
    <w:p w14:paraId="366718F9" w14:textId="77777777" w:rsidR="00897A84" w:rsidRPr="008D2C69" w:rsidRDefault="00897A84" w:rsidP="00897A84">
      <w:pPr>
        <w:spacing w:line="259" w:lineRule="auto"/>
        <w:ind w:left="360"/>
        <w:rPr>
          <w:ins w:id="446" w:author="Christophe Borg" w:date="2026-08-26T14:20:00Z"/>
        </w:rPr>
      </w:pPr>
      <w:ins w:id="447" w:author="Christophe Borg" w:date="2026-08-26T14:20:00Z">
        <w:r w:rsidRPr="008D2C69">
          <w:rPr>
            <w:noProof/>
          </w:rPr>
          <w:drawing>
            <wp:inline distT="0" distB="0" distL="0" distR="0" wp14:anchorId="71ED4CB7" wp14:editId="37A4FBCC">
              <wp:extent cx="5760720" cy="3840480"/>
              <wp:effectExtent l="0" t="0" r="0" b="7620"/>
              <wp:docPr id="9401780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ins>
    </w:p>
    <w:p w14:paraId="2C35E332" w14:textId="77777777" w:rsidR="00897A84" w:rsidRDefault="00897A84" w:rsidP="00897A84">
      <w:pPr>
        <w:ind w:left="360"/>
        <w:rPr>
          <w:ins w:id="448" w:author="Christophe Borg" w:date="2026-08-26T14:20:00Z"/>
        </w:rPr>
      </w:pPr>
    </w:p>
    <w:p w14:paraId="2A59CDBB" w14:textId="77777777" w:rsidR="00897A84" w:rsidRDefault="00897A84" w:rsidP="00897A84">
      <w:pPr>
        <w:ind w:left="360"/>
        <w:rPr>
          <w:ins w:id="449" w:author="Christophe Borg" w:date="2026-08-26T14:20:00Z"/>
        </w:rPr>
      </w:pPr>
    </w:p>
    <w:p w14:paraId="52364D3C" w14:textId="77777777" w:rsidR="00897A84" w:rsidRPr="00897A84" w:rsidRDefault="00897A84" w:rsidP="00897A84">
      <w:pPr>
        <w:ind w:left="360"/>
        <w:rPr>
          <w:ins w:id="450" w:author="Christophe Borg" w:date="2026-08-26T14:20:00Z"/>
          <w:lang w:val="fr-FR"/>
          <w:rPrChange w:id="451" w:author="Christophe Borg" w:date="2026-08-26T14:20:00Z">
            <w:rPr>
              <w:ins w:id="452" w:author="Christophe Borg" w:date="2026-08-26T14:20:00Z"/>
            </w:rPr>
          </w:rPrChange>
        </w:rPr>
      </w:pPr>
      <w:ins w:id="453" w:author="Christophe Borg" w:date="2026-08-26T14:20:00Z">
        <w:r w:rsidRPr="00897A84">
          <w:rPr>
            <w:lang w:val="fr-FR"/>
            <w:rPrChange w:id="454" w:author="Christophe Borg" w:date="2026-08-26T14:20:00Z">
              <w:rPr/>
            </w:rPrChange>
          </w:rPr>
          <w:t>Concept 2 : stades de différentiation en fonction de la capacité d’</w:t>
        </w:r>
        <w:proofErr w:type="spellStart"/>
        <w:r w:rsidRPr="00897A84">
          <w:rPr>
            <w:lang w:val="fr-FR"/>
            <w:rPrChange w:id="455" w:author="Christophe Borg" w:date="2026-08-26T14:20:00Z">
              <w:rPr/>
            </w:rPrChange>
          </w:rPr>
          <w:t>autorenouvellement</w:t>
        </w:r>
        <w:proofErr w:type="spellEnd"/>
        <w:r w:rsidRPr="00897A84">
          <w:rPr>
            <w:lang w:val="fr-FR"/>
            <w:rPrChange w:id="456" w:author="Christophe Borg" w:date="2026-08-26T14:20:00Z">
              <w:rPr/>
            </w:rPrChange>
          </w:rPr>
          <w:t xml:space="preserve"> et de l’exposition chronique aux Ag</w:t>
        </w:r>
      </w:ins>
    </w:p>
    <w:p w14:paraId="083DC985" w14:textId="77777777" w:rsidR="00897A84" w:rsidRPr="00353156" w:rsidRDefault="00897A84" w:rsidP="00897A84">
      <w:pPr>
        <w:spacing w:line="259" w:lineRule="auto"/>
        <w:ind w:left="360"/>
        <w:rPr>
          <w:ins w:id="457" w:author="Christophe Borg" w:date="2026-08-26T14:20:00Z"/>
        </w:rPr>
      </w:pPr>
      <w:ins w:id="458" w:author="Christophe Borg" w:date="2026-08-26T14:20:00Z">
        <w:r w:rsidRPr="00353156">
          <w:rPr>
            <w:noProof/>
          </w:rPr>
          <w:lastRenderedPageBreak/>
          <w:drawing>
            <wp:inline distT="0" distB="0" distL="0" distR="0" wp14:anchorId="4F5C8990" wp14:editId="2C164BF4">
              <wp:extent cx="5760720" cy="3840480"/>
              <wp:effectExtent l="0" t="0" r="0" b="7620"/>
              <wp:docPr id="3598176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ins>
    </w:p>
    <w:p w14:paraId="4568BB2C" w14:textId="77777777" w:rsidR="00897A84" w:rsidRPr="00897A84" w:rsidRDefault="00897A84" w:rsidP="00897A84">
      <w:pPr>
        <w:ind w:left="360"/>
        <w:rPr>
          <w:ins w:id="459" w:author="Christophe Borg" w:date="2026-08-26T14:20:00Z"/>
          <w:lang w:val="fr-FR"/>
          <w:rPrChange w:id="460" w:author="Christophe Borg" w:date="2026-08-26T14:20:00Z">
            <w:rPr>
              <w:ins w:id="461" w:author="Christophe Borg" w:date="2026-08-26T14:20:00Z"/>
            </w:rPr>
          </w:rPrChange>
        </w:rPr>
      </w:pPr>
      <w:ins w:id="462" w:author="Christophe Borg" w:date="2026-08-26T14:20:00Z">
        <w:r w:rsidRPr="00897A84">
          <w:rPr>
            <w:lang w:val="fr-FR"/>
            <w:rPrChange w:id="463" w:author="Christophe Borg" w:date="2026-08-26T14:20:00Z">
              <w:rPr/>
            </w:rPrChange>
          </w:rPr>
          <w:t>Concept 3 : les stades de différentiation des Tex en cas de stimulation chronique/durable par l’AG</w:t>
        </w:r>
      </w:ins>
    </w:p>
    <w:p w14:paraId="5DE1683D" w14:textId="77777777" w:rsidR="00897A84" w:rsidRDefault="00897A84" w:rsidP="00897A84">
      <w:pPr>
        <w:ind w:left="360"/>
        <w:rPr>
          <w:ins w:id="464" w:author="Christophe Borg" w:date="2026-08-26T14:20:00Z"/>
        </w:rPr>
      </w:pPr>
      <w:ins w:id="465" w:author="Christophe Borg" w:date="2026-08-26T14:20:00Z">
        <w:r>
          <w:rPr>
            <w:noProof/>
          </w:rPr>
          <w:drawing>
            <wp:inline distT="0" distB="0" distL="0" distR="0" wp14:anchorId="6E6CA608" wp14:editId="592A6B4E">
              <wp:extent cx="5854700" cy="2651835"/>
              <wp:effectExtent l="0" t="0" r="0" b="0"/>
              <wp:docPr id="40136248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62216" cy="2655239"/>
                      </a:xfrm>
                      <a:prstGeom prst="rect">
                        <a:avLst/>
                      </a:prstGeom>
                      <a:noFill/>
                    </pic:spPr>
                  </pic:pic>
                </a:graphicData>
              </a:graphic>
            </wp:inline>
          </w:drawing>
        </w:r>
      </w:ins>
    </w:p>
    <w:p w14:paraId="2B68E386" w14:textId="77777777" w:rsidR="00897A84" w:rsidRDefault="00897A84" w:rsidP="00897A84">
      <w:pPr>
        <w:ind w:left="360"/>
        <w:rPr>
          <w:ins w:id="466" w:author="Christophe Borg" w:date="2026-08-26T14:20:00Z"/>
        </w:rPr>
      </w:pPr>
    </w:p>
    <w:p w14:paraId="31CA3C65" w14:textId="77777777" w:rsidR="00897A84" w:rsidRDefault="00897A84" w:rsidP="004F59EA">
      <w:pPr>
        <w:spacing w:before="100" w:beforeAutospacing="1" w:after="100" w:afterAutospacing="1"/>
        <w:ind w:firstLine="720"/>
        <w:jc w:val="both"/>
        <w:rPr>
          <w:ins w:id="467" w:author="Christophe Borg" w:date="2026-08-26T14:20:00Z"/>
          <w:rFonts w:eastAsia="Times New Roman" w:cs="Arial"/>
          <w:szCs w:val="24"/>
          <w:lang w:val="fr-FR" w:eastAsia="en-GB"/>
        </w:rPr>
      </w:pPr>
    </w:p>
    <w:p w14:paraId="12F3C5F3" w14:textId="77777777" w:rsidR="00897A84" w:rsidRDefault="00897A84" w:rsidP="004F59EA">
      <w:pPr>
        <w:spacing w:before="100" w:beforeAutospacing="1" w:after="100" w:afterAutospacing="1"/>
        <w:ind w:firstLine="720"/>
        <w:jc w:val="both"/>
        <w:rPr>
          <w:ins w:id="468" w:author="Christophe Borg" w:date="2026-08-26T14:20:00Z"/>
          <w:rFonts w:eastAsia="Times New Roman" w:cs="Arial"/>
          <w:szCs w:val="24"/>
          <w:lang w:val="fr-FR" w:eastAsia="en-GB"/>
        </w:rPr>
      </w:pPr>
    </w:p>
    <w:p w14:paraId="1A489DBF" w14:textId="77777777" w:rsidR="00897A84" w:rsidRDefault="00897A84" w:rsidP="004F59EA">
      <w:pPr>
        <w:spacing w:before="100" w:beforeAutospacing="1" w:after="100" w:afterAutospacing="1"/>
        <w:ind w:firstLine="720"/>
        <w:jc w:val="both"/>
        <w:rPr>
          <w:ins w:id="469" w:author="Christophe Borg" w:date="2026-08-26T14:20:00Z"/>
          <w:rFonts w:eastAsia="Times New Roman" w:cs="Arial"/>
          <w:szCs w:val="24"/>
          <w:lang w:val="fr-FR" w:eastAsia="en-GB"/>
        </w:rPr>
      </w:pPr>
    </w:p>
    <w:p w14:paraId="4365E22E" w14:textId="2CFDA8FC"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Bien que chaque lymphocyte T naïf</w:t>
      </w:r>
      <w:del w:id="470" w:author="Christophe Borg" w:date="2026-08-26T11:18:00Z">
        <w:r w:rsidRPr="00796203" w:rsidDel="006D7DB4">
          <w:rPr>
            <w:rFonts w:eastAsia="Times New Roman" w:cs="Arial"/>
            <w:szCs w:val="24"/>
            <w:lang w:val="fr-FR" w:eastAsia="en-GB"/>
          </w:rPr>
          <w:delText>s</w:delText>
        </w:r>
      </w:del>
      <w:r w:rsidRPr="00796203">
        <w:rPr>
          <w:rFonts w:eastAsia="Times New Roman" w:cs="Arial"/>
          <w:szCs w:val="24"/>
          <w:lang w:val="fr-FR" w:eastAsia="en-GB"/>
        </w:rPr>
        <w:t xml:space="preserve"> semble pouvoir se différencier à la fois en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et en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l'analyse de l'hétérogénéité des lymphocytes pendant la phase effectrice de l'infection a montré qu'il existait des cellules plutôt capables de se différencier en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ou en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Il existe plusieurs classifications, mais la plus utilisée regroupe les lymphocytes précurseurs de cellules mémoires (MPEC) et les lymphocytes effecteurs à courte durée de vie (SLEC) par l'expression exclusive de KLRG1 et de CD127 : les MPEC sont KLRG1-CD127+, les SLEC sont KLRG1+CD127- </w:t>
      </w:r>
      <w:r w:rsidR="0054511A">
        <w:fldChar w:fldCharType="begin"/>
      </w:r>
      <w:r w:rsidR="0054511A" w:rsidRPr="008257D4">
        <w:rPr>
          <w:lang w:val="fr-FR"/>
          <w:rPrChange w:id="471" w:author="LALOY Emilien" w:date="2026-08-20T16:38:00Z">
            <w:rPr/>
          </w:rPrChange>
        </w:rPr>
        <w:instrText xml:space="preserve"> HYPERLINK "file:///C:\\Users\\xtoph\\Downloads\\Obar_IntImmunol_2010" </w:instrText>
      </w:r>
      <w:r w:rsidR="0054511A">
        <w:fldChar w:fldCharType="separate"/>
      </w:r>
      <w:r w:rsidRPr="00796203">
        <w:rPr>
          <w:rFonts w:eastAsia="Times New Roman" w:cs="Arial"/>
          <w:color w:val="0000FF"/>
          <w:szCs w:val="24"/>
          <w:u w:val="single"/>
          <w:lang w:val="fr-FR" w:eastAsia="en-GB"/>
        </w:rPr>
        <w:t>Obar_IntImmunol_2010</w:t>
      </w:r>
      <w:r w:rsidR="0054511A">
        <w:rPr>
          <w:rFonts w:eastAsia="Times New Roman" w:cs="Arial"/>
          <w:color w:val="0000FF"/>
          <w:szCs w:val="24"/>
          <w:u w:val="single"/>
          <w:lang w:val="fr-FR" w:eastAsia="en-GB"/>
        </w:rPr>
        <w:fldChar w:fldCharType="end"/>
      </w:r>
      <w:ins w:id="472" w:author="LALOY Emilien" w:date="2026-08-20T16:40:00Z">
        <w:r w:rsidR="00421E6C">
          <w:rPr>
            <w:rFonts w:eastAsia="Times New Roman" w:cs="Arial"/>
            <w:color w:val="0000FF"/>
            <w:szCs w:val="24"/>
            <w:u w:val="single"/>
            <w:lang w:val="fr-FR" w:eastAsia="en-GB"/>
          </w:rPr>
          <w:t xml:space="preserve"> </w:t>
        </w:r>
        <w:r w:rsidR="00421E6C" w:rsidRPr="00421E6C">
          <w:rPr>
            <w:rFonts w:eastAsia="Times New Roman" w:cs="Arial"/>
            <w:color w:val="0000FF"/>
            <w:szCs w:val="24"/>
            <w:u w:val="single"/>
            <w:lang w:val="fr-FR" w:eastAsia="en-GB"/>
          </w:rPr>
          <w:t>(voir [[Figure 1]]).</w:t>
        </w:r>
      </w:ins>
      <w:del w:id="473" w:author="LALOY Emilien" w:date="2026-08-20T16:40:00Z">
        <w:r w:rsidRPr="00796203" w:rsidDel="00421E6C">
          <w:rPr>
            <w:rFonts w:eastAsia="Times New Roman" w:cs="Arial"/>
            <w:szCs w:val="24"/>
            <w:lang w:val="fr-FR" w:eastAsia="en-GB"/>
          </w:rPr>
          <w:delText>.</w:delText>
        </w:r>
      </w:del>
    </w:p>
    <w:p w14:paraId="36A2CC90" w14:textId="4AD9F9D4"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L'expression de CD127 comme marqueur des MPEC a été identifiée par </w:t>
      </w:r>
      <w:r w:rsidR="0054511A">
        <w:fldChar w:fldCharType="begin"/>
      </w:r>
      <w:r w:rsidR="0054511A" w:rsidRPr="008257D4">
        <w:rPr>
          <w:lang w:val="fr-FR"/>
          <w:rPrChange w:id="474" w:author="LALOY Emilien" w:date="2026-08-20T16:38:00Z">
            <w:rPr/>
          </w:rPrChange>
        </w:rPr>
        <w:instrText xml:space="preserve"> HYPERLINK "file:///C:\\Users\\xtoph\\Downloads\\Kaech_NatImmunol_2003" </w:instrText>
      </w:r>
      <w:r w:rsidR="0054511A">
        <w:fldChar w:fldCharType="separate"/>
      </w:r>
      <w:r w:rsidRPr="00796203">
        <w:rPr>
          <w:rFonts w:eastAsia="Times New Roman" w:cs="Arial"/>
          <w:color w:val="0000FF"/>
          <w:szCs w:val="24"/>
          <w:u w:val="single"/>
          <w:lang w:val="fr-FR" w:eastAsia="en-GB"/>
        </w:rPr>
        <w:t>Kaech_NatImmunol_2003</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qui observe que les </w:t>
      </w:r>
      <w:proofErr w:type="spellStart"/>
      <w:r w:rsidRPr="00796203">
        <w:rPr>
          <w:rFonts w:eastAsia="Times New Roman" w:cs="Arial"/>
          <w:szCs w:val="24"/>
          <w:lang w:val="fr-FR" w:eastAsia="en-GB"/>
        </w:rPr>
        <w:t>Tnaïfs</w:t>
      </w:r>
      <w:proofErr w:type="spellEnd"/>
      <w:r w:rsidRPr="00796203">
        <w:rPr>
          <w:rFonts w:eastAsia="Times New Roman" w:cs="Arial"/>
          <w:szCs w:val="24"/>
          <w:lang w:val="fr-FR" w:eastAsia="en-GB"/>
        </w:rPr>
        <w:t xml:space="preserve"> et les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mais pas les Teff, expriment CD127. L'équipe a alors transféré des lymphocytes CD127high et CD127low dans des souris naïves, et observe que seuls les lymphocytes CD127high se différencient en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w:t>
      </w:r>
      <w:r w:rsidR="0054511A">
        <w:fldChar w:fldCharType="begin"/>
      </w:r>
      <w:r w:rsidR="0054511A" w:rsidRPr="008257D4">
        <w:rPr>
          <w:lang w:val="fr-FR"/>
          <w:rPrChange w:id="475" w:author="LALOY Emilien" w:date="2026-08-20T16:38:00Z">
            <w:rPr/>
          </w:rPrChange>
        </w:rPr>
        <w:instrText xml:space="preserve"> HYPERLINK "file:///C:\\Users\\xtoph\\Downloads\\Kaech_NatImmunol_2003" </w:instrText>
      </w:r>
      <w:r w:rsidR="0054511A">
        <w:fldChar w:fldCharType="separate"/>
      </w:r>
      <w:r w:rsidRPr="00796203">
        <w:rPr>
          <w:rFonts w:eastAsia="Times New Roman" w:cs="Arial"/>
          <w:color w:val="0000FF"/>
          <w:szCs w:val="24"/>
          <w:u w:val="single"/>
          <w:lang w:val="fr-FR" w:eastAsia="en-GB"/>
        </w:rPr>
        <w:t>Kaech_NatImmunol_2003</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Ces cellules présentent un phénotype plus semblable aux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ont une meilleure survie et sécrètent plus de cytokine après stimulation </w:t>
      </w:r>
      <w:r w:rsidR="0054511A">
        <w:fldChar w:fldCharType="begin"/>
      </w:r>
      <w:r w:rsidR="0054511A" w:rsidRPr="008257D4">
        <w:rPr>
          <w:lang w:val="fr-FR"/>
          <w:rPrChange w:id="476" w:author="LALOY Emilien" w:date="2026-08-20T16:38:00Z">
            <w:rPr/>
          </w:rPrChange>
        </w:rPr>
        <w:instrText xml:space="preserve"> HYPERLINK "file:///C:\\Users\\xtoph\\Downloads\\Kaech_NatImmunol_2003" </w:instrText>
      </w:r>
      <w:r w:rsidR="0054511A">
        <w:fldChar w:fldCharType="separate"/>
      </w:r>
      <w:r w:rsidRPr="00796203">
        <w:rPr>
          <w:rFonts w:eastAsia="Times New Roman" w:cs="Arial"/>
          <w:color w:val="0000FF"/>
          <w:szCs w:val="24"/>
          <w:u w:val="single"/>
          <w:lang w:val="fr-FR" w:eastAsia="en-GB"/>
        </w:rPr>
        <w:t>Kaech_NatImmunol_2003</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w:t>
      </w:r>
    </w:p>
    <w:p w14:paraId="1E8E8B0E" w14:textId="23EEB1DC"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D'autres marqueurs existent pour différencier les MPEC des SLEC. </w:t>
      </w:r>
      <w:r w:rsidR="0054511A">
        <w:fldChar w:fldCharType="begin"/>
      </w:r>
      <w:r w:rsidR="0054511A" w:rsidRPr="008257D4">
        <w:rPr>
          <w:lang w:val="fr-FR"/>
          <w:rPrChange w:id="477" w:author="LALOY Emilien" w:date="2026-08-20T16:38:00Z">
            <w:rPr/>
          </w:rPrChange>
        </w:rPr>
        <w:instrText xml:space="preserve"> HYPERLINK "file:///C:\\Users\\xtoph\\Downloads\\Buquicchio_Immunity_2024b" </w:instrText>
      </w:r>
      <w:r w:rsidR="0054511A">
        <w:fldChar w:fldCharType="separate"/>
      </w:r>
      <w:r w:rsidRPr="00796203">
        <w:rPr>
          <w:rFonts w:eastAsia="Times New Roman" w:cs="Arial"/>
          <w:color w:val="0000FF"/>
          <w:szCs w:val="24"/>
          <w:u w:val="single"/>
          <w:lang w:val="fr-FR" w:eastAsia="en-GB"/>
        </w:rPr>
        <w:t>Buquicchio_Immunity_2024b</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w:t>
      </w:r>
      <w:r w:rsidR="00E66794">
        <w:rPr>
          <w:rFonts w:eastAsia="Times New Roman" w:cs="Arial"/>
          <w:szCs w:val="24"/>
          <w:lang w:val="fr-FR" w:eastAsia="en-GB"/>
        </w:rPr>
        <w:t xml:space="preserve">Buquicchio et </w:t>
      </w:r>
      <w:ins w:id="478" w:author="Christophe Borg" w:date="2026-08-26T11:29:00Z">
        <w:r w:rsidR="00BC2A5A">
          <w:rPr>
            <w:rFonts w:eastAsia="Times New Roman" w:cs="Arial"/>
            <w:szCs w:val="24"/>
            <w:lang w:val="fr-FR" w:eastAsia="en-GB"/>
          </w:rPr>
          <w:t>c</w:t>
        </w:r>
      </w:ins>
      <w:del w:id="479" w:author="Christophe Borg" w:date="2026-08-26T11:29:00Z">
        <w:r w:rsidR="00E66794" w:rsidDel="00BC2A5A">
          <w:rPr>
            <w:rFonts w:eastAsia="Times New Roman" w:cs="Arial"/>
            <w:szCs w:val="24"/>
            <w:lang w:val="fr-FR" w:eastAsia="en-GB"/>
          </w:rPr>
          <w:delText>a</w:delText>
        </w:r>
      </w:del>
      <w:r w:rsidR="00E66794">
        <w:rPr>
          <w:rFonts w:eastAsia="Times New Roman" w:cs="Arial"/>
          <w:szCs w:val="24"/>
          <w:lang w:val="fr-FR" w:eastAsia="en-GB"/>
        </w:rPr>
        <w:t xml:space="preserve">ol ont </w:t>
      </w:r>
      <w:del w:id="480" w:author="Christophe Borg" w:date="2026-08-26T11:29:00Z">
        <w:r w:rsidRPr="00796203" w:rsidDel="00BC2A5A">
          <w:rPr>
            <w:rFonts w:eastAsia="Times New Roman" w:cs="Arial"/>
            <w:szCs w:val="24"/>
            <w:lang w:val="fr-FR" w:eastAsia="en-GB"/>
          </w:rPr>
          <w:delText>décr</w:delText>
        </w:r>
        <w:r w:rsidR="00E66794" w:rsidDel="00BC2A5A">
          <w:rPr>
            <w:rFonts w:eastAsia="Times New Roman" w:cs="Arial"/>
            <w:szCs w:val="24"/>
            <w:lang w:val="fr-FR" w:eastAsia="en-GB"/>
          </w:rPr>
          <w:delText>t</w:delText>
        </w:r>
        <w:r w:rsidRPr="00796203" w:rsidDel="00BC2A5A">
          <w:rPr>
            <w:rFonts w:eastAsia="Times New Roman" w:cs="Arial"/>
            <w:szCs w:val="24"/>
            <w:lang w:val="fr-FR" w:eastAsia="en-GB"/>
          </w:rPr>
          <w:delText>i</w:delText>
        </w:r>
      </w:del>
      <w:ins w:id="481" w:author="Christophe Borg" w:date="2026-08-26T11:29:00Z">
        <w:r w:rsidR="00BC2A5A" w:rsidRPr="00796203">
          <w:rPr>
            <w:rFonts w:eastAsia="Times New Roman" w:cs="Arial"/>
            <w:szCs w:val="24"/>
            <w:lang w:val="fr-FR" w:eastAsia="en-GB"/>
          </w:rPr>
          <w:t>décr</w:t>
        </w:r>
        <w:r w:rsidR="00BC2A5A">
          <w:rPr>
            <w:rFonts w:eastAsia="Times New Roman" w:cs="Arial"/>
            <w:szCs w:val="24"/>
            <w:lang w:val="fr-FR" w:eastAsia="en-GB"/>
          </w:rPr>
          <w:t>i</w:t>
        </w:r>
        <w:r w:rsidR="00BC2A5A" w:rsidRPr="00796203">
          <w:rPr>
            <w:rFonts w:eastAsia="Times New Roman" w:cs="Arial"/>
            <w:szCs w:val="24"/>
            <w:lang w:val="fr-FR" w:eastAsia="en-GB"/>
          </w:rPr>
          <w:t>t</w:t>
        </w:r>
      </w:ins>
      <w:r w:rsidRPr="00796203">
        <w:rPr>
          <w:rFonts w:eastAsia="Times New Roman" w:cs="Arial"/>
          <w:szCs w:val="24"/>
          <w:lang w:val="fr-FR" w:eastAsia="en-GB"/>
        </w:rPr>
        <w:t xml:space="preserve"> que FCGRIIB est un marqueur précoce de la différenciation des cellules vers les MPEC, et permet de les différencier avant l'apparition de CD127/KLRG1. Les MPEC dépendent d'ID3, n'expriment pas CXCR6 mais expriment CD62L (et </w:t>
      </w:r>
      <w:proofErr w:type="spellStart"/>
      <w:r w:rsidRPr="00796203">
        <w:rPr>
          <w:rFonts w:eastAsia="Times New Roman" w:cs="Arial"/>
          <w:szCs w:val="24"/>
          <w:lang w:val="fr-FR" w:eastAsia="en-GB"/>
        </w:rPr>
        <w:t>cKIT</w:t>
      </w:r>
      <w:proofErr w:type="spellEnd"/>
      <w:r w:rsidRPr="00796203">
        <w:rPr>
          <w:rFonts w:eastAsia="Times New Roman" w:cs="Arial"/>
          <w:szCs w:val="24"/>
          <w:lang w:val="fr-FR" w:eastAsia="en-GB"/>
        </w:rPr>
        <w:t xml:space="preserve"> à un stade plus tardif) </w:t>
      </w:r>
      <w:r w:rsidR="0054511A">
        <w:fldChar w:fldCharType="begin"/>
      </w:r>
      <w:r w:rsidR="0054511A" w:rsidRPr="008257D4">
        <w:rPr>
          <w:lang w:val="fr-FR"/>
          <w:rPrChange w:id="482" w:author="LALOY Emilien" w:date="2026-08-20T16:38:00Z">
            <w:rPr/>
          </w:rPrChange>
        </w:rPr>
        <w:instrText xml:space="preserve"> HYPERLINK "file:///C:\\Users\\xtoph\\Downloads\\DaGraca_SciImmunol_2025" </w:instrText>
      </w:r>
      <w:r w:rsidR="0054511A">
        <w:fldChar w:fldCharType="separate"/>
      </w:r>
      <w:r w:rsidRPr="00796203">
        <w:rPr>
          <w:rFonts w:eastAsia="Times New Roman" w:cs="Arial"/>
          <w:color w:val="0000FF"/>
          <w:szCs w:val="24"/>
          <w:u w:val="single"/>
          <w:lang w:val="fr-FR" w:eastAsia="en-GB"/>
        </w:rPr>
        <w:t>DaGraca_SciImmunol_2025</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Finalement, CD27 permet de diviser les SLEC en deux populations : les SLEC sont KLRG1+CD127-CD27-, tandis que les lymphocytes T effecteurs précoces (EEC) sont KLRG1+CD127-CD27+ </w:t>
      </w:r>
      <w:r w:rsidR="0054511A">
        <w:fldChar w:fldCharType="begin"/>
      </w:r>
      <w:r w:rsidR="0054511A" w:rsidRPr="008257D4">
        <w:rPr>
          <w:lang w:val="fr-FR"/>
          <w:rPrChange w:id="483" w:author="LALOY Emilien" w:date="2026-08-20T16:38:00Z">
            <w:rPr/>
          </w:rPrChange>
        </w:rPr>
        <w:instrText xml:space="preserve"> HYPERLINK "file:///C:\\Users\\xtoph\\Downloads\\Obar_IntImmunol_2010" </w:instrText>
      </w:r>
      <w:r w:rsidR="0054511A">
        <w:fldChar w:fldCharType="separate"/>
      </w:r>
      <w:r w:rsidRPr="00796203">
        <w:rPr>
          <w:rFonts w:eastAsia="Times New Roman" w:cs="Arial"/>
          <w:color w:val="0000FF"/>
          <w:szCs w:val="24"/>
          <w:u w:val="single"/>
          <w:lang w:val="fr-FR" w:eastAsia="en-GB"/>
        </w:rPr>
        <w:t>Obar_IntImmunol_2010</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w:t>
      </w:r>
    </w:p>
    <w:p w14:paraId="5D794A49" w14:textId="05438347" w:rsidR="004F59EA" w:rsidRDefault="004F59EA" w:rsidP="004F59EA">
      <w:pPr>
        <w:spacing w:before="100" w:beforeAutospacing="1" w:after="100" w:afterAutospacing="1"/>
        <w:ind w:firstLine="720"/>
        <w:jc w:val="both"/>
        <w:rPr>
          <w:ins w:id="484" w:author="LALOY Emilien" w:date="2026-08-20T16:40:00Z"/>
          <w:rFonts w:eastAsia="Times New Roman" w:cs="Arial"/>
          <w:szCs w:val="24"/>
          <w:lang w:val="fr-FR" w:eastAsia="en-GB"/>
        </w:rPr>
      </w:pPr>
      <w:r w:rsidRPr="00796203">
        <w:rPr>
          <w:rFonts w:eastAsia="Times New Roman" w:cs="Arial"/>
          <w:szCs w:val="24"/>
          <w:lang w:val="fr-FR" w:eastAsia="en-GB"/>
        </w:rPr>
        <w:t xml:space="preserve">Bien que les MPEC n'expriment pas KLRG1, il a été décrit que certaines cellules KLRG1+ peuvent perdre l'expression de KLRG1 puis se différencier en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de manière BACH2 dépendante </w:t>
      </w:r>
      <w:r w:rsidR="0054511A">
        <w:fldChar w:fldCharType="begin"/>
      </w:r>
      <w:r w:rsidR="0054511A" w:rsidRPr="008257D4">
        <w:rPr>
          <w:lang w:val="fr-FR"/>
          <w:rPrChange w:id="485" w:author="LALOY Emilien" w:date="2026-08-20T16:38:00Z">
            <w:rPr/>
          </w:rPrChange>
        </w:rPr>
        <w:instrText xml:space="preserve"> HYPERLINK "file:///C:\\Users\\xtoph\\Downloads\\Herndler-Brandstetter_Immunity_2018" </w:instrText>
      </w:r>
      <w:r w:rsidR="0054511A">
        <w:fldChar w:fldCharType="separate"/>
      </w:r>
      <w:r w:rsidRPr="00796203">
        <w:rPr>
          <w:rFonts w:eastAsia="Times New Roman" w:cs="Arial"/>
          <w:color w:val="0000FF"/>
          <w:szCs w:val="24"/>
          <w:u w:val="single"/>
          <w:lang w:val="fr-FR" w:eastAsia="en-GB"/>
        </w:rPr>
        <w:t>Herndler-Brandstetter_Immunity_2018</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w:t>
      </w:r>
    </w:p>
    <w:p w14:paraId="181DC1FE" w14:textId="77777777" w:rsidR="00421E6C" w:rsidRDefault="00421E6C">
      <w:pPr>
        <w:keepNext/>
        <w:spacing w:before="100" w:beforeAutospacing="1" w:after="100" w:afterAutospacing="1"/>
        <w:jc w:val="both"/>
        <w:rPr>
          <w:ins w:id="486" w:author="LALOY Emilien" w:date="2026-08-20T16:41:00Z"/>
        </w:rPr>
        <w:pPrChange w:id="487" w:author="LALOY Emilien" w:date="2026-08-20T16:41:00Z">
          <w:pPr>
            <w:spacing w:before="100" w:beforeAutospacing="1" w:after="100" w:afterAutospacing="1"/>
            <w:jc w:val="both"/>
          </w:pPr>
        </w:pPrChange>
      </w:pPr>
      <w:ins w:id="488" w:author="LALOY Emilien" w:date="2026-08-20T16:41:00Z">
        <w:r w:rsidRPr="00421E6C">
          <w:rPr>
            <w:rFonts w:eastAsia="Times New Roman" w:cs="Arial"/>
            <w:noProof/>
            <w:szCs w:val="24"/>
            <w:lang w:val="fr-FR" w:eastAsia="en-GB"/>
          </w:rPr>
          <w:lastRenderedPageBreak/>
          <w:drawing>
            <wp:inline distT="0" distB="0" distL="0" distR="0" wp14:anchorId="2FD8F578" wp14:editId="6120A212">
              <wp:extent cx="5760720" cy="2063750"/>
              <wp:effectExtent l="0" t="0" r="0" b="0"/>
              <wp:docPr id="8" name="Graphiqu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760720" cy="2063750"/>
                      </a:xfrm>
                      <a:prstGeom prst="rect">
                        <a:avLst/>
                      </a:prstGeom>
                    </pic:spPr>
                  </pic:pic>
                </a:graphicData>
              </a:graphic>
            </wp:inline>
          </w:drawing>
        </w:r>
      </w:ins>
    </w:p>
    <w:p w14:paraId="0A0FE462" w14:textId="5A0944D3" w:rsidR="00421E6C" w:rsidRPr="00421E6C" w:rsidRDefault="00421E6C">
      <w:pPr>
        <w:pStyle w:val="Lgende"/>
        <w:jc w:val="both"/>
        <w:rPr>
          <w:rFonts w:eastAsia="Times New Roman" w:cs="Arial"/>
          <w:szCs w:val="24"/>
          <w:lang w:val="fr-FR" w:eastAsia="en-GB"/>
        </w:rPr>
        <w:pPrChange w:id="489" w:author="LALOY Emilien" w:date="2026-08-20T16:41:00Z">
          <w:pPr>
            <w:spacing w:before="100" w:beforeAutospacing="1" w:after="100" w:afterAutospacing="1"/>
            <w:ind w:firstLine="720"/>
            <w:jc w:val="both"/>
          </w:pPr>
        </w:pPrChange>
      </w:pPr>
      <w:ins w:id="490" w:author="LALOY Emilien" w:date="2026-08-20T16:41:00Z">
        <w:r w:rsidRPr="00421E6C">
          <w:rPr>
            <w:lang w:val="fr-FR"/>
            <w:rPrChange w:id="491" w:author="LALOY Emilien" w:date="2026-08-20T16:41:00Z">
              <w:rPr>
                <w:i/>
                <w:iCs/>
              </w:rPr>
            </w:rPrChange>
          </w:rPr>
          <w:t xml:space="preserve">Figure </w:t>
        </w:r>
        <w:r>
          <w:fldChar w:fldCharType="begin"/>
        </w:r>
        <w:r w:rsidRPr="00421E6C">
          <w:rPr>
            <w:lang w:val="fr-FR"/>
            <w:rPrChange w:id="492" w:author="LALOY Emilien" w:date="2026-08-20T16:41:00Z">
              <w:rPr>
                <w:i/>
                <w:iCs/>
              </w:rPr>
            </w:rPrChange>
          </w:rPr>
          <w:instrText xml:space="preserve"> SEQ Figure \* ARABIC </w:instrText>
        </w:r>
      </w:ins>
      <w:r>
        <w:fldChar w:fldCharType="separate"/>
      </w:r>
      <w:ins w:id="493" w:author="LALOY Emilien" w:date="2026-08-20T16:47:00Z">
        <w:r>
          <w:rPr>
            <w:noProof/>
            <w:lang w:val="fr-FR"/>
          </w:rPr>
          <w:t>2</w:t>
        </w:r>
      </w:ins>
      <w:ins w:id="494" w:author="LALOY Emilien" w:date="2026-08-20T16:41:00Z">
        <w:r>
          <w:fldChar w:fldCharType="end"/>
        </w:r>
        <w:r w:rsidRPr="00421E6C">
          <w:rPr>
            <w:lang w:val="fr-FR"/>
            <w:rPrChange w:id="495" w:author="LALOY Emilien" w:date="2026-08-20T16:41:00Z">
              <w:rPr>
                <w:i/>
                <w:iCs/>
              </w:rPr>
            </w:rPrChange>
          </w:rPr>
          <w:t xml:space="preserve"> : Représentation schématique du phénotype des cellules en cours de différenciation depuis le stade T&lt;</w:t>
        </w:r>
        <w:proofErr w:type="spellStart"/>
        <w:r w:rsidRPr="00421E6C">
          <w:rPr>
            <w:lang w:val="fr-FR"/>
            <w:rPrChange w:id="496" w:author="LALOY Emilien" w:date="2026-08-20T16:41:00Z">
              <w:rPr>
                <w:i/>
                <w:iCs/>
              </w:rPr>
            </w:rPrChange>
          </w:rPr>
          <w:t>sub</w:t>
        </w:r>
        <w:proofErr w:type="spellEnd"/>
        <w:r w:rsidRPr="00421E6C">
          <w:rPr>
            <w:lang w:val="fr-FR"/>
            <w:rPrChange w:id="497" w:author="LALOY Emilien" w:date="2026-08-20T16:41:00Z">
              <w:rPr>
                <w:i/>
                <w:iCs/>
              </w:rPr>
            </w:rPrChange>
          </w:rPr>
          <w:t>&gt;naïf&lt;/</w:t>
        </w:r>
        <w:proofErr w:type="spellStart"/>
        <w:r w:rsidRPr="00421E6C">
          <w:rPr>
            <w:lang w:val="fr-FR"/>
            <w:rPrChange w:id="498" w:author="LALOY Emilien" w:date="2026-08-20T16:41:00Z">
              <w:rPr>
                <w:i/>
                <w:iCs/>
              </w:rPr>
            </w:rPrChange>
          </w:rPr>
          <w:t>sub</w:t>
        </w:r>
        <w:proofErr w:type="spellEnd"/>
        <w:r w:rsidRPr="00421E6C">
          <w:rPr>
            <w:lang w:val="fr-FR"/>
            <w:rPrChange w:id="499" w:author="LALOY Emilien" w:date="2026-08-20T16:41:00Z">
              <w:rPr>
                <w:i/>
                <w:iCs/>
              </w:rPr>
            </w:rPrChange>
          </w:rPr>
          <w:t>&gt; jusqu'au stade T&lt;</w:t>
        </w:r>
        <w:proofErr w:type="spellStart"/>
        <w:r w:rsidRPr="00421E6C">
          <w:rPr>
            <w:lang w:val="fr-FR"/>
            <w:rPrChange w:id="500" w:author="LALOY Emilien" w:date="2026-08-20T16:41:00Z">
              <w:rPr>
                <w:i/>
                <w:iCs/>
              </w:rPr>
            </w:rPrChange>
          </w:rPr>
          <w:t>sub</w:t>
        </w:r>
        <w:proofErr w:type="spellEnd"/>
        <w:r w:rsidRPr="00421E6C">
          <w:rPr>
            <w:lang w:val="fr-FR"/>
            <w:rPrChange w:id="501" w:author="LALOY Emilien" w:date="2026-08-20T16:41:00Z">
              <w:rPr>
                <w:i/>
                <w:iCs/>
              </w:rPr>
            </w:rPrChange>
          </w:rPr>
          <w:t>&gt;</w:t>
        </w:r>
        <w:proofErr w:type="spellStart"/>
        <w:r w:rsidRPr="00421E6C">
          <w:rPr>
            <w:lang w:val="fr-FR"/>
            <w:rPrChange w:id="502" w:author="LALOY Emilien" w:date="2026-08-20T16:41:00Z">
              <w:rPr>
                <w:i/>
                <w:iCs/>
              </w:rPr>
            </w:rPrChange>
          </w:rPr>
          <w:t>eff</w:t>
        </w:r>
        <w:proofErr w:type="spellEnd"/>
        <w:r w:rsidRPr="00421E6C">
          <w:rPr>
            <w:lang w:val="fr-FR"/>
            <w:rPrChange w:id="503" w:author="LALOY Emilien" w:date="2026-08-20T16:41:00Z">
              <w:rPr>
                <w:i/>
                <w:iCs/>
              </w:rPr>
            </w:rPrChange>
          </w:rPr>
          <w:t>&lt;/</w:t>
        </w:r>
        <w:proofErr w:type="spellStart"/>
        <w:r w:rsidRPr="00421E6C">
          <w:rPr>
            <w:lang w:val="fr-FR"/>
            <w:rPrChange w:id="504" w:author="LALOY Emilien" w:date="2026-08-20T16:41:00Z">
              <w:rPr>
                <w:i/>
                <w:iCs/>
              </w:rPr>
            </w:rPrChange>
          </w:rPr>
          <w:t>sub</w:t>
        </w:r>
        <w:proofErr w:type="spellEnd"/>
        <w:r w:rsidRPr="00421E6C">
          <w:rPr>
            <w:lang w:val="fr-FR"/>
            <w:rPrChange w:id="505" w:author="LALOY Emilien" w:date="2026-08-20T16:41:00Z">
              <w:rPr>
                <w:i/>
                <w:iCs/>
              </w:rPr>
            </w:rPrChange>
          </w:rPr>
          <w:t>&gt; et T&lt;</w:t>
        </w:r>
        <w:proofErr w:type="spellStart"/>
        <w:r w:rsidRPr="00421E6C">
          <w:rPr>
            <w:lang w:val="fr-FR"/>
            <w:rPrChange w:id="506" w:author="LALOY Emilien" w:date="2026-08-20T16:41:00Z">
              <w:rPr>
                <w:i/>
                <w:iCs/>
              </w:rPr>
            </w:rPrChange>
          </w:rPr>
          <w:t>sub</w:t>
        </w:r>
        <w:proofErr w:type="spellEnd"/>
        <w:r w:rsidRPr="00421E6C">
          <w:rPr>
            <w:lang w:val="fr-FR"/>
            <w:rPrChange w:id="507" w:author="LALOY Emilien" w:date="2026-08-20T16:41:00Z">
              <w:rPr>
                <w:i/>
                <w:iCs/>
              </w:rPr>
            </w:rPrChange>
          </w:rPr>
          <w:t>&gt;mem&lt;/</w:t>
        </w:r>
        <w:proofErr w:type="spellStart"/>
        <w:r w:rsidRPr="00421E6C">
          <w:rPr>
            <w:lang w:val="fr-FR"/>
            <w:rPrChange w:id="508" w:author="LALOY Emilien" w:date="2026-08-20T16:41:00Z">
              <w:rPr>
                <w:i/>
                <w:iCs/>
              </w:rPr>
            </w:rPrChange>
          </w:rPr>
          <w:t>sub</w:t>
        </w:r>
        <w:proofErr w:type="spellEnd"/>
        <w:r w:rsidRPr="00421E6C">
          <w:rPr>
            <w:lang w:val="fr-FR"/>
            <w:rPrChange w:id="509" w:author="LALOY Emilien" w:date="2026-08-20T16:41:00Z">
              <w:rPr>
                <w:i/>
                <w:iCs/>
              </w:rPr>
            </w:rPrChange>
          </w:rPr>
          <w:t>&gt;</w:t>
        </w:r>
      </w:ins>
    </w:p>
    <w:p w14:paraId="1123C730" w14:textId="77777777" w:rsidR="004F59EA" w:rsidRPr="00796203" w:rsidRDefault="004F59EA" w:rsidP="004F59EA">
      <w:pPr>
        <w:pStyle w:val="Titre3"/>
        <w:rPr>
          <w:rFonts w:eastAsia="Times New Roman"/>
          <w:lang w:val="fr-FR" w:eastAsia="en-GB"/>
        </w:rPr>
      </w:pPr>
      <w:bookmarkStart w:id="510" w:name="_Toc236410947"/>
      <w:bookmarkStart w:id="511" w:name="_Toc238137470"/>
      <w:r w:rsidRPr="00796203">
        <w:rPr>
          <w:rFonts w:eastAsia="Times New Roman"/>
          <w:lang w:val="fr-FR" w:eastAsia="en-GB"/>
        </w:rPr>
        <w:t>1.1.3 Signaux moléculaires responsables de la différenciation des lymphocytes en lymphocytes T effecteurs et mémoires</w:t>
      </w:r>
      <w:bookmarkEnd w:id="510"/>
      <w:bookmarkEnd w:id="511"/>
    </w:p>
    <w:p w14:paraId="249D28CC" w14:textId="77777777" w:rsidR="004F59EA" w:rsidRPr="00796203" w:rsidRDefault="004F59EA" w:rsidP="004F59EA">
      <w:pPr>
        <w:pStyle w:val="Titre4"/>
        <w:rPr>
          <w:rFonts w:eastAsia="Times New Roman"/>
          <w:lang w:val="fr-FR" w:eastAsia="en-GB"/>
        </w:rPr>
      </w:pPr>
      <w:r w:rsidRPr="00796203">
        <w:rPr>
          <w:rFonts w:eastAsia="Times New Roman"/>
          <w:lang w:val="fr-FR" w:eastAsia="en-GB"/>
        </w:rPr>
        <w:t xml:space="preserve">1.1.3.1 Signaux </w:t>
      </w:r>
      <w:commentRangeStart w:id="512"/>
      <w:r w:rsidRPr="00796203">
        <w:rPr>
          <w:rFonts w:eastAsia="Times New Roman"/>
          <w:lang w:val="fr-FR" w:eastAsia="en-GB"/>
        </w:rPr>
        <w:t>internes</w:t>
      </w:r>
      <w:commentRangeEnd w:id="512"/>
      <w:r w:rsidR="005A2CF9">
        <w:rPr>
          <w:rStyle w:val="Marquedecommentaire"/>
          <w:rFonts w:eastAsiaTheme="minorHAnsi" w:cstheme="minorBidi"/>
          <w:i w:val="0"/>
          <w:iCs w:val="0"/>
          <w:color w:val="auto"/>
        </w:rPr>
        <w:commentReference w:id="512"/>
      </w:r>
    </w:p>
    <w:p w14:paraId="3C32E1F7" w14:textId="7B87F684"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Lorsqu'un lymphocyte se différencie en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ou en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celui-ci subit des reprogrammations géniques importantes. Des études ont pu montrer que ces changements sont dus à </w:t>
      </w:r>
      <w:ins w:id="513" w:author="Christophe Borg" w:date="2026-08-26T11:40:00Z">
        <w:r w:rsidR="006B6CB6">
          <w:rPr>
            <w:rFonts w:eastAsia="Times New Roman" w:cs="Arial"/>
            <w:szCs w:val="24"/>
            <w:lang w:val="fr-FR" w:eastAsia="en-GB"/>
          </w:rPr>
          <w:t>des modifications épigénétiques</w:t>
        </w:r>
      </w:ins>
      <w:del w:id="514" w:author="Christophe Borg" w:date="2026-08-26T11:40:00Z">
        <w:r w:rsidRPr="00796203" w:rsidDel="006B6CB6">
          <w:rPr>
            <w:rFonts w:eastAsia="Times New Roman" w:cs="Arial"/>
            <w:szCs w:val="24"/>
            <w:lang w:val="fr-FR" w:eastAsia="en-GB"/>
          </w:rPr>
          <w:delText>l'épigénétique, qui modifie de manière durable le fonctionnement d'une cellule</w:delText>
        </w:r>
      </w:del>
      <w:ins w:id="515" w:author="LALOY Emilien" w:date="2026-08-20T16:42:00Z">
        <w:r w:rsidR="00421E6C">
          <w:rPr>
            <w:rFonts w:eastAsia="Times New Roman" w:cs="Arial"/>
            <w:szCs w:val="24"/>
            <w:lang w:val="fr-FR" w:eastAsia="en-GB"/>
          </w:rPr>
          <w:t xml:space="preserve"> </w:t>
        </w:r>
        <w:r w:rsidR="00421E6C" w:rsidRPr="00421E6C">
          <w:rPr>
            <w:rFonts w:eastAsia="Times New Roman" w:cs="Arial"/>
            <w:szCs w:val="24"/>
            <w:lang w:val="fr-FR" w:eastAsia="en-GB"/>
          </w:rPr>
          <w:t xml:space="preserve"> (voir [[Figure 2]])</w:t>
        </w:r>
      </w:ins>
      <w:r w:rsidRPr="00796203">
        <w:rPr>
          <w:rFonts w:eastAsia="Times New Roman" w:cs="Arial"/>
          <w:szCs w:val="24"/>
          <w:lang w:val="fr-FR" w:eastAsia="en-GB"/>
        </w:rPr>
        <w:t>.</w:t>
      </w:r>
    </w:p>
    <w:p w14:paraId="0713A1FE" w14:textId="3EBB0632"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De manière intéressante, l'épigénome des MPEC ressemble à celui des </w:t>
      </w:r>
      <w:proofErr w:type="spellStart"/>
      <w:r w:rsidRPr="00796203">
        <w:rPr>
          <w:rFonts w:eastAsia="Times New Roman" w:cs="Arial"/>
          <w:szCs w:val="24"/>
          <w:lang w:val="fr-FR" w:eastAsia="en-GB"/>
        </w:rPr>
        <w:t>Tnaïfs</w:t>
      </w:r>
      <w:proofErr w:type="spellEnd"/>
      <w:r w:rsidRPr="00796203">
        <w:rPr>
          <w:rFonts w:eastAsia="Times New Roman" w:cs="Arial"/>
          <w:szCs w:val="24"/>
          <w:lang w:val="fr-FR" w:eastAsia="en-GB"/>
        </w:rPr>
        <w:t xml:space="preserve"> et la plupart des gènes sont accessibles </w:t>
      </w:r>
      <w:del w:id="516" w:author="Christophe Borg" w:date="2026-08-26T11:40:00Z">
        <w:r w:rsidRPr="00796203" w:rsidDel="006B6CB6">
          <w:rPr>
            <w:rFonts w:eastAsia="Times New Roman" w:cs="Arial"/>
            <w:szCs w:val="24"/>
            <w:lang w:val="fr-FR" w:eastAsia="en-GB"/>
          </w:rPr>
          <w:delText>par rapport</w:delText>
        </w:r>
      </w:del>
      <w:ins w:id="517" w:author="Christophe Borg" w:date="2026-08-26T11:40:00Z">
        <w:r w:rsidR="006B6CB6">
          <w:rPr>
            <w:rFonts w:eastAsia="Times New Roman" w:cs="Arial"/>
            <w:szCs w:val="24"/>
            <w:lang w:val="fr-FR" w:eastAsia="en-GB"/>
          </w:rPr>
          <w:t>en comparaison</w:t>
        </w:r>
      </w:ins>
      <w:r w:rsidRPr="00796203">
        <w:rPr>
          <w:rFonts w:eastAsia="Times New Roman" w:cs="Arial"/>
          <w:szCs w:val="24"/>
          <w:lang w:val="fr-FR" w:eastAsia="en-GB"/>
        </w:rPr>
        <w:t xml:space="preserve"> à l'épigénome des SLEC </w:t>
      </w:r>
      <w:r w:rsidR="0054511A">
        <w:fldChar w:fldCharType="begin"/>
      </w:r>
      <w:r w:rsidR="0054511A" w:rsidRPr="008257D4">
        <w:rPr>
          <w:lang w:val="fr-FR"/>
          <w:rPrChange w:id="518" w:author="LALOY Emilien" w:date="2026-08-20T16:38:00Z">
            <w:rPr/>
          </w:rPrChange>
        </w:rPr>
        <w:instrText xml:space="preserve"> HYPERLINK "file:///C:\\Users\\xtoph\\Downloads\\Gray_Immunity_2017" </w:instrText>
      </w:r>
      <w:r w:rsidR="0054511A">
        <w:fldChar w:fldCharType="separate"/>
      </w:r>
      <w:r w:rsidRPr="00796203">
        <w:rPr>
          <w:rFonts w:eastAsia="Times New Roman" w:cs="Arial"/>
          <w:color w:val="0000FF"/>
          <w:szCs w:val="24"/>
          <w:u w:val="single"/>
          <w:lang w:val="fr-FR" w:eastAsia="en-GB"/>
        </w:rPr>
        <w:t>Gray_Immunity_2017</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w:t>
      </w:r>
      <w:r w:rsidR="0054511A">
        <w:fldChar w:fldCharType="begin"/>
      </w:r>
      <w:r w:rsidR="0054511A" w:rsidRPr="008257D4">
        <w:rPr>
          <w:lang w:val="fr-FR"/>
          <w:rPrChange w:id="519" w:author="LALOY Emilien" w:date="2026-08-20T16:38:00Z">
            <w:rPr/>
          </w:rPrChange>
        </w:rPr>
        <w:instrText xml:space="preserve"> HYPERLINK "file:///C:\\Users\\xtoph\\Downloads\\Philip_Nature_2017" </w:instrText>
      </w:r>
      <w:r w:rsidR="0054511A">
        <w:fldChar w:fldCharType="separate"/>
      </w:r>
      <w:r w:rsidRPr="00796203">
        <w:rPr>
          <w:rFonts w:eastAsia="Times New Roman" w:cs="Arial"/>
          <w:color w:val="0000FF"/>
          <w:szCs w:val="24"/>
          <w:u w:val="single"/>
          <w:lang w:val="fr-FR" w:eastAsia="en-GB"/>
        </w:rPr>
        <w:t>Philip_Nature_2017</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Ces résultats suggèrent que plutôt de gagner </w:t>
      </w:r>
      <w:proofErr w:type="gramStart"/>
      <w:r w:rsidR="009014F3">
        <w:rPr>
          <w:rFonts w:eastAsia="Times New Roman" w:cs="Arial"/>
          <w:szCs w:val="24"/>
          <w:lang w:val="fr-FR" w:eastAsia="en-GB"/>
        </w:rPr>
        <w:t>en terme</w:t>
      </w:r>
      <w:proofErr w:type="gramEnd"/>
      <w:r w:rsidR="009014F3">
        <w:rPr>
          <w:rFonts w:eastAsia="Times New Roman" w:cs="Arial"/>
          <w:szCs w:val="24"/>
          <w:lang w:val="fr-FR" w:eastAsia="en-GB"/>
        </w:rPr>
        <w:t xml:space="preserve"> d</w:t>
      </w:r>
      <w:ins w:id="520" w:author="Christophe Borg" w:date="2026-08-26T11:40:00Z">
        <w:r w:rsidR="006B6CB6">
          <w:rPr>
            <w:rFonts w:eastAsia="Times New Roman" w:cs="Arial"/>
            <w:szCs w:val="24"/>
            <w:lang w:val="fr-FR" w:eastAsia="en-GB"/>
          </w:rPr>
          <w:t>’</w:t>
        </w:r>
      </w:ins>
      <w:r w:rsidRPr="00796203">
        <w:rPr>
          <w:rFonts w:eastAsia="Times New Roman" w:cs="Arial"/>
          <w:szCs w:val="24"/>
          <w:lang w:val="fr-FR" w:eastAsia="en-GB"/>
        </w:rPr>
        <w:t>accessibilité des gènes effecteurs, les Teff se différencie</w:t>
      </w:r>
      <w:r w:rsidR="009014F3">
        <w:rPr>
          <w:rFonts w:eastAsia="Times New Roman" w:cs="Arial"/>
          <w:szCs w:val="24"/>
          <w:lang w:val="fr-FR" w:eastAsia="en-GB"/>
        </w:rPr>
        <w:t>nt</w:t>
      </w:r>
      <w:r w:rsidRPr="00796203">
        <w:rPr>
          <w:rFonts w:eastAsia="Times New Roman" w:cs="Arial"/>
          <w:szCs w:val="24"/>
          <w:lang w:val="fr-FR" w:eastAsia="en-GB"/>
        </w:rPr>
        <w:t xml:space="preserve"> par la perte d'accessibilité des gènes mémoires, et que les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restent capables d'exprimer </w:t>
      </w:r>
      <w:r w:rsidR="009014F3">
        <w:rPr>
          <w:rFonts w:eastAsia="Times New Roman" w:cs="Arial"/>
          <w:szCs w:val="24"/>
          <w:lang w:val="fr-FR" w:eastAsia="en-GB"/>
        </w:rPr>
        <w:t xml:space="preserve">une plus grande quantité de </w:t>
      </w:r>
      <w:r w:rsidRPr="00796203">
        <w:rPr>
          <w:rFonts w:eastAsia="Times New Roman" w:cs="Arial"/>
          <w:szCs w:val="24"/>
          <w:lang w:val="fr-FR" w:eastAsia="en-GB"/>
        </w:rPr>
        <w:t xml:space="preserve">gènes. La reprogrammation est un phénomène précoce : des différences sont visibles dès 7 jours après le début de l'infection </w:t>
      </w:r>
      <w:r w:rsidR="0054511A">
        <w:fldChar w:fldCharType="begin"/>
      </w:r>
      <w:r w:rsidR="0054511A" w:rsidRPr="008257D4">
        <w:rPr>
          <w:lang w:val="fr-FR"/>
          <w:rPrChange w:id="521" w:author="LALOY Emilien" w:date="2026-08-20T16:38:00Z">
            <w:rPr/>
          </w:rPrChange>
        </w:rPr>
        <w:instrText xml:space="preserve"> HYPERLINK "file:///C:\\Users\\xtoph\\Downloads\\Buquicchio_Immunity_2024b" </w:instrText>
      </w:r>
      <w:r w:rsidR="0054511A">
        <w:fldChar w:fldCharType="separate"/>
      </w:r>
      <w:r w:rsidRPr="00796203">
        <w:rPr>
          <w:rFonts w:eastAsia="Times New Roman" w:cs="Arial"/>
          <w:color w:val="0000FF"/>
          <w:szCs w:val="24"/>
          <w:u w:val="single"/>
          <w:lang w:val="fr-FR" w:eastAsia="en-GB"/>
        </w:rPr>
        <w:t>Buquicchio_Immunity_2024b</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bien que </w:t>
      </w:r>
      <w:r w:rsidR="0054511A">
        <w:fldChar w:fldCharType="begin"/>
      </w:r>
      <w:r w:rsidR="0054511A" w:rsidRPr="008257D4">
        <w:rPr>
          <w:lang w:val="fr-FR"/>
          <w:rPrChange w:id="522" w:author="LALOY Emilien" w:date="2026-08-20T16:38:00Z">
            <w:rPr/>
          </w:rPrChange>
        </w:rPr>
        <w:instrText xml:space="preserve"> HYPERLINK "file:///C:\\Users\\xtoph\\Downloads\\Stemberger_Immunity_2007" </w:instrText>
      </w:r>
      <w:r w:rsidR="0054511A">
        <w:fldChar w:fldCharType="separate"/>
      </w:r>
      <w:r w:rsidRPr="00796203">
        <w:rPr>
          <w:rFonts w:eastAsia="Times New Roman" w:cs="Arial"/>
          <w:color w:val="0000FF"/>
          <w:szCs w:val="24"/>
          <w:u w:val="single"/>
          <w:lang w:val="fr-FR" w:eastAsia="en-GB"/>
        </w:rPr>
        <w:t>Stemberger_Immunity_2007</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observe des populations de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et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seulement 24 heures après une activation.</w:t>
      </w:r>
    </w:p>
    <w:p w14:paraId="173A37E9" w14:textId="31875974"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L'enzyme EZH2 </w:t>
      </w:r>
      <w:del w:id="523" w:author="Christophe Borg" w:date="2026-08-26T11:41:00Z">
        <w:r w:rsidRPr="00796203" w:rsidDel="006B6CB6">
          <w:rPr>
            <w:rFonts w:eastAsia="Times New Roman" w:cs="Arial"/>
            <w:szCs w:val="24"/>
            <w:lang w:val="fr-FR" w:eastAsia="en-GB"/>
          </w:rPr>
          <w:delText xml:space="preserve">a </w:delText>
        </w:r>
      </w:del>
      <w:ins w:id="524" w:author="Christophe Borg" w:date="2026-08-26T11:41:00Z">
        <w:r w:rsidR="006B6CB6">
          <w:rPr>
            <w:rFonts w:eastAsia="Times New Roman" w:cs="Arial"/>
            <w:szCs w:val="24"/>
            <w:lang w:val="fr-FR" w:eastAsia="en-GB"/>
          </w:rPr>
          <w:t>exerce</w:t>
        </w:r>
        <w:r w:rsidR="006B6CB6" w:rsidRPr="00796203">
          <w:rPr>
            <w:rFonts w:eastAsia="Times New Roman" w:cs="Arial"/>
            <w:szCs w:val="24"/>
            <w:lang w:val="fr-FR" w:eastAsia="en-GB"/>
          </w:rPr>
          <w:t xml:space="preserve"> </w:t>
        </w:r>
      </w:ins>
      <w:r w:rsidRPr="00796203">
        <w:rPr>
          <w:rFonts w:eastAsia="Times New Roman" w:cs="Arial"/>
          <w:szCs w:val="24"/>
          <w:lang w:val="fr-FR" w:eastAsia="en-GB"/>
        </w:rPr>
        <w:t xml:space="preserve">un rôle majeur dans la reprogrammation </w:t>
      </w:r>
      <w:r w:rsidR="0054511A">
        <w:fldChar w:fldCharType="begin"/>
      </w:r>
      <w:r w:rsidR="0054511A" w:rsidRPr="008257D4">
        <w:rPr>
          <w:lang w:val="fr-FR"/>
          <w:rPrChange w:id="525" w:author="LALOY Emilien" w:date="2026-08-20T16:38:00Z">
            <w:rPr/>
          </w:rPrChange>
        </w:rPr>
        <w:instrText xml:space="preserve"> HYPERLINK "file:///C:\\Users\\xtoph\\Downloads\\Kakaradov_NatImmunol_2017" </w:instrText>
      </w:r>
      <w:r w:rsidR="0054511A">
        <w:fldChar w:fldCharType="separate"/>
      </w:r>
      <w:r w:rsidRPr="00796203">
        <w:rPr>
          <w:rFonts w:eastAsia="Times New Roman" w:cs="Arial"/>
          <w:color w:val="0000FF"/>
          <w:szCs w:val="24"/>
          <w:u w:val="single"/>
          <w:lang w:val="fr-FR" w:eastAsia="en-GB"/>
        </w:rPr>
        <w:t>Kakaradov_NatImmunol_2017</w:t>
      </w:r>
      <w:r w:rsidR="0054511A">
        <w:rPr>
          <w:rFonts w:eastAsia="Times New Roman" w:cs="Arial"/>
          <w:color w:val="0000FF"/>
          <w:szCs w:val="24"/>
          <w:u w:val="single"/>
          <w:lang w:val="fr-FR" w:eastAsia="en-GB"/>
        </w:rPr>
        <w:fldChar w:fldCharType="end"/>
      </w:r>
      <w:r w:rsidR="009014F3" w:rsidRPr="003827EF">
        <w:rPr>
          <w:lang w:val="fr-FR"/>
        </w:rPr>
        <w:t>.</w:t>
      </w:r>
      <w:r w:rsidR="009014F3">
        <w:rPr>
          <w:lang w:val="fr-FR"/>
        </w:rPr>
        <w:t xml:space="preserve"> </w:t>
      </w:r>
      <w:r w:rsidR="009014F3">
        <w:rPr>
          <w:rFonts w:eastAsia="Times New Roman" w:cs="Arial"/>
          <w:szCs w:val="24"/>
          <w:lang w:val="fr-FR" w:eastAsia="en-GB"/>
        </w:rPr>
        <w:t>L</w:t>
      </w:r>
      <w:r w:rsidRPr="00796203">
        <w:rPr>
          <w:rFonts w:eastAsia="Times New Roman" w:cs="Arial"/>
          <w:szCs w:val="24"/>
          <w:lang w:val="fr-FR" w:eastAsia="en-GB"/>
        </w:rPr>
        <w:t xml:space="preserve">a délétion de ce gène entraine la différenciation des </w:t>
      </w:r>
      <w:proofErr w:type="spellStart"/>
      <w:r w:rsidRPr="00796203">
        <w:rPr>
          <w:rFonts w:eastAsia="Times New Roman" w:cs="Arial"/>
          <w:szCs w:val="24"/>
          <w:lang w:val="fr-FR" w:eastAsia="en-GB"/>
        </w:rPr>
        <w:t>Tnaïfs</w:t>
      </w:r>
      <w:proofErr w:type="spellEnd"/>
      <w:r w:rsidRPr="00796203">
        <w:rPr>
          <w:rFonts w:eastAsia="Times New Roman" w:cs="Arial"/>
          <w:szCs w:val="24"/>
          <w:lang w:val="fr-FR" w:eastAsia="en-GB"/>
        </w:rPr>
        <w:t xml:space="preserve"> vers un phénotype mémoire </w:t>
      </w:r>
      <w:r w:rsidR="0054511A">
        <w:fldChar w:fldCharType="begin"/>
      </w:r>
      <w:r w:rsidR="0054511A" w:rsidRPr="008257D4">
        <w:rPr>
          <w:lang w:val="fr-FR"/>
          <w:rPrChange w:id="526" w:author="LALOY Emilien" w:date="2026-08-20T16:38:00Z">
            <w:rPr/>
          </w:rPrChange>
        </w:rPr>
        <w:instrText xml:space="preserve"> HYPERLINK "file:///C:\\Users\\xtoph\\Downloads\\Gray_Immunity_2017" </w:instrText>
      </w:r>
      <w:r w:rsidR="0054511A">
        <w:fldChar w:fldCharType="separate"/>
      </w:r>
      <w:r w:rsidRPr="00796203">
        <w:rPr>
          <w:rFonts w:eastAsia="Times New Roman" w:cs="Arial"/>
          <w:color w:val="0000FF"/>
          <w:szCs w:val="24"/>
          <w:u w:val="single"/>
          <w:lang w:val="fr-FR" w:eastAsia="en-GB"/>
        </w:rPr>
        <w:t>Gray_Immunity_2017</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FOXO1 a été décrit comme permettant la différenciation des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et pourrait limiter l'activité de EZH2 en se fixant sur ses cibles </w:t>
      </w:r>
      <w:r w:rsidR="0054511A">
        <w:fldChar w:fldCharType="begin"/>
      </w:r>
      <w:r w:rsidR="0054511A" w:rsidRPr="008257D4">
        <w:rPr>
          <w:lang w:val="fr-FR"/>
          <w:rPrChange w:id="527" w:author="LALOY Emilien" w:date="2026-08-20T16:38:00Z">
            <w:rPr/>
          </w:rPrChange>
        </w:rPr>
        <w:instrText xml:space="preserve"> HYPERLINK "file:///C:\\Users\\xtoph\\Downloads\\Gray_Immunity_2017" </w:instrText>
      </w:r>
      <w:r w:rsidR="0054511A">
        <w:fldChar w:fldCharType="separate"/>
      </w:r>
      <w:r w:rsidRPr="00796203">
        <w:rPr>
          <w:rFonts w:eastAsia="Times New Roman" w:cs="Arial"/>
          <w:color w:val="0000FF"/>
          <w:szCs w:val="24"/>
          <w:u w:val="single"/>
          <w:lang w:val="fr-FR" w:eastAsia="en-GB"/>
        </w:rPr>
        <w:t>Gray_Immunity_2017</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w:t>
      </w:r>
      <w:r>
        <w:rPr>
          <w:rFonts w:eastAsia="Times New Roman" w:cs="Arial"/>
          <w:szCs w:val="24"/>
          <w:lang w:val="fr-FR" w:eastAsia="en-GB"/>
        </w:rPr>
        <w:t xml:space="preserve"> </w:t>
      </w:r>
      <w:r w:rsidRPr="00796203">
        <w:rPr>
          <w:rFonts w:eastAsia="Times New Roman" w:cs="Arial"/>
          <w:szCs w:val="24"/>
          <w:lang w:val="fr-FR" w:eastAsia="en-GB"/>
        </w:rPr>
        <w:t xml:space="preserve">En plus de EHZ2, le KO de BLIMP1 affecte </w:t>
      </w:r>
      <w:r w:rsidRPr="00796203">
        <w:rPr>
          <w:rFonts w:eastAsia="Times New Roman" w:cs="Arial"/>
          <w:szCs w:val="24"/>
          <w:lang w:val="fr-FR" w:eastAsia="en-GB"/>
        </w:rPr>
        <w:lastRenderedPageBreak/>
        <w:t xml:space="preserve">positivement la formation de MPEC et de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dans la rate par rapport aux SLEC, suggérant un rôle inhibiteur dans la formation de cellules mémoires </w:t>
      </w:r>
      <w:r w:rsidR="0054511A">
        <w:fldChar w:fldCharType="begin"/>
      </w:r>
      <w:r w:rsidR="0054511A" w:rsidRPr="008257D4">
        <w:rPr>
          <w:lang w:val="fr-FR"/>
          <w:rPrChange w:id="528" w:author="LALOY Emilien" w:date="2026-08-20T16:38:00Z">
            <w:rPr/>
          </w:rPrChange>
        </w:rPr>
        <w:instrText xml:space="preserve"> HYPERLINK "file:///C:\\Users\\xtoph\\Downloads\\Behr_FrontImmunol_2019" </w:instrText>
      </w:r>
      <w:r w:rsidR="0054511A">
        <w:fldChar w:fldCharType="separate"/>
      </w:r>
      <w:r w:rsidRPr="00796203">
        <w:rPr>
          <w:rFonts w:eastAsia="Times New Roman" w:cs="Arial"/>
          <w:color w:val="0000FF"/>
          <w:szCs w:val="24"/>
          <w:u w:val="single"/>
          <w:lang w:val="fr-FR" w:eastAsia="en-GB"/>
        </w:rPr>
        <w:t>Behr_FrontImmunol_2019</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w:t>
      </w:r>
      <w:r w:rsidR="0054511A">
        <w:fldChar w:fldCharType="begin"/>
      </w:r>
      <w:r w:rsidR="0054511A" w:rsidRPr="008257D4">
        <w:rPr>
          <w:lang w:val="fr-FR"/>
          <w:rPrChange w:id="529" w:author="LALOY Emilien" w:date="2026-08-20T16:38:00Z">
            <w:rPr/>
          </w:rPrChange>
        </w:rPr>
        <w:instrText xml:space="preserve"> HYPERLINK "file:///C:\\Users\\xtoph\\Downloads\\Mackay_Science_2016" </w:instrText>
      </w:r>
      <w:r w:rsidR="0054511A">
        <w:fldChar w:fldCharType="separate"/>
      </w:r>
      <w:r w:rsidRPr="00796203">
        <w:rPr>
          <w:rFonts w:eastAsia="Times New Roman" w:cs="Arial"/>
          <w:color w:val="0000FF"/>
          <w:szCs w:val="24"/>
          <w:u w:val="single"/>
          <w:lang w:val="fr-FR" w:eastAsia="en-GB"/>
        </w:rPr>
        <w:t>Mackay_Science_2016</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w:t>
      </w:r>
    </w:p>
    <w:p w14:paraId="2F7FA6AF" w14:textId="286E1DED" w:rsidR="004F59EA" w:rsidRDefault="004F59EA" w:rsidP="004F59EA">
      <w:pPr>
        <w:spacing w:before="100" w:beforeAutospacing="1" w:after="100" w:afterAutospacing="1"/>
        <w:ind w:firstLine="720"/>
        <w:jc w:val="both"/>
        <w:rPr>
          <w:rFonts w:eastAsia="Times New Roman" w:cs="Arial"/>
          <w:szCs w:val="24"/>
          <w:lang w:val="fr-FR" w:eastAsia="en-GB"/>
        </w:rPr>
      </w:pPr>
      <w:commentRangeStart w:id="530"/>
      <w:r w:rsidRPr="00796203">
        <w:rPr>
          <w:rFonts w:eastAsia="Times New Roman" w:cs="Arial"/>
          <w:szCs w:val="24"/>
          <w:lang w:val="fr-FR" w:eastAsia="en-GB"/>
        </w:rPr>
        <w:t xml:space="preserve">Au niveau transcriptomique, deux facteurs de transcription ont été qualifié de "master </w:t>
      </w:r>
      <w:proofErr w:type="spellStart"/>
      <w:r w:rsidRPr="00796203">
        <w:rPr>
          <w:rFonts w:eastAsia="Times New Roman" w:cs="Arial"/>
          <w:szCs w:val="24"/>
          <w:lang w:val="fr-FR" w:eastAsia="en-GB"/>
        </w:rPr>
        <w:t>regulator</w:t>
      </w:r>
      <w:proofErr w:type="spellEnd"/>
      <w:r w:rsidRPr="00796203">
        <w:rPr>
          <w:rFonts w:eastAsia="Times New Roman" w:cs="Arial"/>
          <w:szCs w:val="24"/>
          <w:lang w:val="fr-FR" w:eastAsia="en-GB"/>
        </w:rPr>
        <w:t xml:space="preserve">" de phénotype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et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 </w:t>
      </w:r>
      <w:proofErr w:type="spellStart"/>
      <w:r w:rsidRPr="00796203">
        <w:rPr>
          <w:rFonts w:eastAsia="Times New Roman" w:cs="Arial"/>
          <w:szCs w:val="24"/>
          <w:lang w:val="fr-FR" w:eastAsia="en-GB"/>
        </w:rPr>
        <w:t>Tbet</w:t>
      </w:r>
      <w:proofErr w:type="spellEnd"/>
      <w:r w:rsidRPr="00796203">
        <w:rPr>
          <w:rFonts w:eastAsia="Times New Roman" w:cs="Arial"/>
          <w:szCs w:val="24"/>
          <w:lang w:val="fr-FR" w:eastAsia="en-GB"/>
        </w:rPr>
        <w:t xml:space="preserve"> et EOMES </w:t>
      </w:r>
      <w:r w:rsidR="0054511A">
        <w:fldChar w:fldCharType="begin"/>
      </w:r>
      <w:r w:rsidR="0054511A" w:rsidRPr="008257D4">
        <w:rPr>
          <w:lang w:val="fr-FR"/>
          <w:rPrChange w:id="531" w:author="LALOY Emilien" w:date="2026-08-20T16:38:00Z">
            <w:rPr/>
          </w:rPrChange>
        </w:rPr>
        <w:instrText xml:space="preserve"> HYPERLINK "file:///C:\\Users\\xtoph\\Downloads\\Rao_Immunity_2010" </w:instrText>
      </w:r>
      <w:r w:rsidR="0054511A">
        <w:fldChar w:fldCharType="separate"/>
      </w:r>
      <w:r w:rsidRPr="00796203">
        <w:rPr>
          <w:rFonts w:eastAsia="Times New Roman" w:cs="Arial"/>
          <w:color w:val="0000FF"/>
          <w:szCs w:val="24"/>
          <w:u w:val="single"/>
          <w:lang w:val="fr-FR" w:eastAsia="en-GB"/>
        </w:rPr>
        <w:t>Rao_Immunity_2010</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Le ratio de l'expression </w:t>
      </w:r>
      <w:proofErr w:type="spellStart"/>
      <w:r w:rsidRPr="00796203">
        <w:rPr>
          <w:rFonts w:eastAsia="Times New Roman" w:cs="Arial"/>
          <w:szCs w:val="24"/>
          <w:lang w:val="fr-FR" w:eastAsia="en-GB"/>
        </w:rPr>
        <w:t>Tbet</w:t>
      </w:r>
      <w:proofErr w:type="spellEnd"/>
      <w:r w:rsidRPr="00796203">
        <w:rPr>
          <w:rFonts w:eastAsia="Times New Roman" w:cs="Arial"/>
          <w:szCs w:val="24"/>
          <w:lang w:val="fr-FR" w:eastAsia="en-GB"/>
        </w:rPr>
        <w:t xml:space="preserve">/EOMES est parfois utilisé pour évaluer le ratio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w:t>
      </w:r>
      <w:commentRangeStart w:id="532"/>
      <w:proofErr w:type="spellStart"/>
      <w:r w:rsidRPr="00796203">
        <w:rPr>
          <w:rFonts w:eastAsia="Times New Roman" w:cs="Arial"/>
          <w:szCs w:val="24"/>
          <w:lang w:val="fr-FR" w:eastAsia="en-GB"/>
        </w:rPr>
        <w:t>Tmem</w:t>
      </w:r>
      <w:commentRangeEnd w:id="532"/>
      <w:proofErr w:type="spellEnd"/>
      <w:r w:rsidR="009014F3">
        <w:rPr>
          <w:rStyle w:val="Marquedecommentaire"/>
        </w:rPr>
        <w:commentReference w:id="532"/>
      </w:r>
      <w:r w:rsidRPr="00796203">
        <w:rPr>
          <w:rFonts w:eastAsia="Times New Roman" w:cs="Arial"/>
          <w:szCs w:val="24"/>
          <w:lang w:val="fr-FR" w:eastAsia="en-GB"/>
        </w:rPr>
        <w:t>.</w:t>
      </w:r>
      <w:commentRangeEnd w:id="530"/>
      <w:r w:rsidR="005A2CF9">
        <w:rPr>
          <w:rStyle w:val="Marquedecommentaire"/>
        </w:rPr>
        <w:commentReference w:id="530"/>
      </w:r>
    </w:p>
    <w:p w14:paraId="7E81BBA0" w14:textId="77777777" w:rsidR="009014F3" w:rsidRPr="00796203" w:rsidRDefault="009014F3" w:rsidP="004F59EA">
      <w:pPr>
        <w:spacing w:before="100" w:beforeAutospacing="1" w:after="100" w:afterAutospacing="1"/>
        <w:ind w:firstLine="720"/>
        <w:jc w:val="both"/>
        <w:rPr>
          <w:rFonts w:eastAsia="Times New Roman" w:cs="Arial"/>
          <w:szCs w:val="24"/>
          <w:lang w:val="fr-FR" w:eastAsia="en-GB"/>
        </w:rPr>
      </w:pPr>
    </w:p>
    <w:p w14:paraId="4F2A5486" w14:textId="77777777" w:rsidR="004F59EA" w:rsidRPr="00796203" w:rsidRDefault="004F59EA" w:rsidP="004F59EA">
      <w:pPr>
        <w:pStyle w:val="Titre4"/>
        <w:rPr>
          <w:rFonts w:eastAsia="Times New Roman"/>
          <w:lang w:val="fr-FR" w:eastAsia="en-GB"/>
        </w:rPr>
      </w:pPr>
      <w:r w:rsidRPr="00796203">
        <w:rPr>
          <w:rFonts w:eastAsia="Times New Roman"/>
          <w:lang w:val="fr-FR" w:eastAsia="en-GB"/>
        </w:rPr>
        <w:t>1.1.3.2 Signaux externes</w:t>
      </w:r>
    </w:p>
    <w:p w14:paraId="25F9876D" w14:textId="77777777"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En plus de la reprogrammation interne, il existe des signaux favorisant la différenciation des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et des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La majorité de ces signaux sont cytokiniques. De plus, les cytokines permettant la différenciation des </w:t>
      </w:r>
      <w:proofErr w:type="spellStart"/>
      <w:r w:rsidRPr="00796203">
        <w:rPr>
          <w:rFonts w:eastAsia="Times New Roman" w:cs="Arial"/>
          <w:szCs w:val="24"/>
          <w:lang w:val="fr-FR" w:eastAsia="en-GB"/>
        </w:rPr>
        <w:t>Tnaïfs</w:t>
      </w:r>
      <w:proofErr w:type="spellEnd"/>
      <w:r w:rsidRPr="00796203">
        <w:rPr>
          <w:rFonts w:eastAsia="Times New Roman" w:cs="Arial"/>
          <w:szCs w:val="24"/>
          <w:lang w:val="fr-FR" w:eastAsia="en-GB"/>
        </w:rPr>
        <w:t xml:space="preserve"> en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ont un rôle plutôt pro inflammatoire, tandis que les cytokines de la différenciation des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sont plutôt anti inflammatoire. Ce mécanisme fait sens, puisque les Teff permettent l'élimination du danger pendant la phase inflammatoire, alors que les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sont formés pendant le retour à l'homéostasie.</w:t>
      </w:r>
    </w:p>
    <w:p w14:paraId="70CD25E7" w14:textId="520B7953" w:rsidR="004F59EA"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La différenciation des Teff est surtout facilitée par l'IL12 et l'IFN. L'IL12 agit par la voie mTOR/Akt et STAT4 et augmente l'expression de </w:t>
      </w:r>
      <w:proofErr w:type="spellStart"/>
      <w:r w:rsidRPr="00796203">
        <w:rPr>
          <w:rFonts w:eastAsia="Times New Roman" w:cs="Arial"/>
          <w:szCs w:val="24"/>
          <w:lang w:val="fr-FR" w:eastAsia="en-GB"/>
        </w:rPr>
        <w:t>Tbet</w:t>
      </w:r>
      <w:proofErr w:type="spellEnd"/>
      <w:r w:rsidRPr="00796203">
        <w:rPr>
          <w:rFonts w:eastAsia="Times New Roman" w:cs="Arial"/>
          <w:szCs w:val="24"/>
          <w:lang w:val="fr-FR" w:eastAsia="en-GB"/>
        </w:rPr>
        <w:t xml:space="preserve"> pendant que </w:t>
      </w:r>
      <w:r w:rsidR="00457ED5">
        <w:rPr>
          <w:rFonts w:eastAsia="Times New Roman" w:cs="Arial"/>
          <w:szCs w:val="24"/>
          <w:lang w:val="fr-FR" w:eastAsia="en-GB"/>
        </w:rPr>
        <w:t xml:space="preserve">la transcription </w:t>
      </w:r>
      <w:r w:rsidRPr="00796203">
        <w:rPr>
          <w:rFonts w:eastAsia="Times New Roman" w:cs="Arial"/>
          <w:szCs w:val="24"/>
          <w:lang w:val="fr-FR" w:eastAsia="en-GB"/>
        </w:rPr>
        <w:t xml:space="preserve">d'EOMES est diminuée </w:t>
      </w:r>
      <w:r w:rsidR="0054511A">
        <w:fldChar w:fldCharType="begin"/>
      </w:r>
      <w:r w:rsidR="0054511A" w:rsidRPr="008257D4">
        <w:rPr>
          <w:lang w:val="fr-FR"/>
          <w:rPrChange w:id="533" w:author="LALOY Emilien" w:date="2026-08-20T16:37:00Z">
            <w:rPr/>
          </w:rPrChange>
        </w:rPr>
        <w:instrText xml:space="preserve"> HYPERLINK "file:///C:\\Users\\xtoph\\Downloads\\Rao_Immunity_2010" </w:instrText>
      </w:r>
      <w:r w:rsidR="0054511A">
        <w:fldChar w:fldCharType="separate"/>
      </w:r>
      <w:r w:rsidRPr="00796203">
        <w:rPr>
          <w:rFonts w:eastAsia="Times New Roman" w:cs="Arial"/>
          <w:color w:val="0000FF"/>
          <w:szCs w:val="24"/>
          <w:u w:val="single"/>
          <w:lang w:val="fr-FR" w:eastAsia="en-GB"/>
        </w:rPr>
        <w:t>Rao_Immunity_2010</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w:t>
      </w:r>
      <w:r w:rsidR="0054511A">
        <w:fldChar w:fldCharType="begin"/>
      </w:r>
      <w:r w:rsidR="0054511A" w:rsidRPr="008257D4">
        <w:rPr>
          <w:lang w:val="fr-FR"/>
          <w:rPrChange w:id="534" w:author="LALOY Emilien" w:date="2026-08-20T16:37:00Z">
            <w:rPr/>
          </w:rPrChange>
        </w:rPr>
        <w:instrText xml:space="preserve"> HYPERLINK "file:///C:\\Users\\xtoph\\Downloads\\Obar_IntImmunol_2010" </w:instrText>
      </w:r>
      <w:r w:rsidR="0054511A">
        <w:fldChar w:fldCharType="separate"/>
      </w:r>
      <w:r w:rsidRPr="00796203">
        <w:rPr>
          <w:rFonts w:eastAsia="Times New Roman" w:cs="Arial"/>
          <w:color w:val="0000FF"/>
          <w:szCs w:val="24"/>
          <w:u w:val="single"/>
          <w:lang w:val="fr-FR" w:eastAsia="en-GB"/>
        </w:rPr>
        <w:t>Obar_IntImmunol_2010</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w:t>
      </w:r>
      <w:proofErr w:type="gramStart"/>
      <w:r w:rsidRPr="00796203">
        <w:rPr>
          <w:rFonts w:eastAsia="Times New Roman" w:cs="Arial"/>
          <w:szCs w:val="24"/>
          <w:lang w:val="fr-FR" w:eastAsia="en-GB"/>
        </w:rPr>
        <w:t>mTOR</w:t>
      </w:r>
      <w:proofErr w:type="gramEnd"/>
      <w:r w:rsidRPr="00796203">
        <w:rPr>
          <w:rFonts w:eastAsia="Times New Roman" w:cs="Arial"/>
          <w:szCs w:val="24"/>
          <w:lang w:val="fr-FR" w:eastAsia="en-GB"/>
        </w:rPr>
        <w:t xml:space="preserve"> inhibe aussi l'expression de </w:t>
      </w:r>
      <w:commentRangeStart w:id="535"/>
      <w:r w:rsidRPr="00796203">
        <w:rPr>
          <w:rFonts w:eastAsia="Times New Roman" w:cs="Arial"/>
          <w:szCs w:val="24"/>
          <w:lang w:val="fr-FR" w:eastAsia="en-GB"/>
        </w:rPr>
        <w:t>KLF2</w:t>
      </w:r>
      <w:commentRangeEnd w:id="535"/>
      <w:r w:rsidR="00383B27">
        <w:rPr>
          <w:rStyle w:val="Marquedecommentaire"/>
        </w:rPr>
        <w:commentReference w:id="535"/>
      </w:r>
      <w:r w:rsidRPr="00796203">
        <w:rPr>
          <w:rFonts w:eastAsia="Times New Roman" w:cs="Arial"/>
          <w:szCs w:val="24"/>
          <w:lang w:val="fr-FR" w:eastAsia="en-GB"/>
        </w:rPr>
        <w:t xml:space="preserve"> et des facteurs de transcription de la famille FOXO </w:t>
      </w:r>
      <w:r w:rsidR="0054511A">
        <w:fldChar w:fldCharType="begin"/>
      </w:r>
      <w:r w:rsidR="0054511A" w:rsidRPr="008257D4">
        <w:rPr>
          <w:lang w:val="fr-FR"/>
          <w:rPrChange w:id="536" w:author="LALOY Emilien" w:date="2026-08-20T16:37:00Z">
            <w:rPr/>
          </w:rPrChange>
        </w:rPr>
        <w:instrText xml:space="preserve"> HYPERLINK "file:///C:\\Users\\xtoph\\Downloads\\Obar_IntImmunol_2010" </w:instrText>
      </w:r>
      <w:r w:rsidR="0054511A">
        <w:fldChar w:fldCharType="separate"/>
      </w:r>
      <w:r w:rsidRPr="00796203">
        <w:rPr>
          <w:rFonts w:eastAsia="Times New Roman" w:cs="Arial"/>
          <w:color w:val="0000FF"/>
          <w:szCs w:val="24"/>
          <w:u w:val="single"/>
          <w:lang w:val="fr-FR" w:eastAsia="en-GB"/>
        </w:rPr>
        <w:t>Obar_IntImmunol_2010</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La différenciation des Teff est fortement diminué</w:t>
      </w:r>
      <w:r w:rsidR="00457ED5">
        <w:rPr>
          <w:rFonts w:eastAsia="Times New Roman" w:cs="Arial"/>
          <w:szCs w:val="24"/>
          <w:lang w:val="fr-FR" w:eastAsia="en-GB"/>
        </w:rPr>
        <w:t>e</w:t>
      </w:r>
      <w:r w:rsidRPr="00796203">
        <w:rPr>
          <w:rFonts w:eastAsia="Times New Roman" w:cs="Arial"/>
          <w:szCs w:val="24"/>
          <w:lang w:val="fr-FR" w:eastAsia="en-GB"/>
        </w:rPr>
        <w:t xml:space="preserve"> lorsque la voie mTOR est bloquée par traitement à la </w:t>
      </w:r>
      <w:proofErr w:type="spellStart"/>
      <w:r w:rsidRPr="00796203">
        <w:rPr>
          <w:rFonts w:eastAsia="Times New Roman" w:cs="Arial"/>
          <w:szCs w:val="24"/>
          <w:lang w:val="fr-FR" w:eastAsia="en-GB"/>
        </w:rPr>
        <w:t>rapamycine</w:t>
      </w:r>
      <w:proofErr w:type="spellEnd"/>
      <w:r w:rsidRPr="00796203">
        <w:rPr>
          <w:rFonts w:eastAsia="Times New Roman" w:cs="Arial"/>
          <w:szCs w:val="24"/>
          <w:lang w:val="fr-FR" w:eastAsia="en-GB"/>
        </w:rPr>
        <w:t xml:space="preserve"> </w:t>
      </w:r>
      <w:r w:rsidR="0054511A">
        <w:fldChar w:fldCharType="begin"/>
      </w:r>
      <w:r w:rsidR="0054511A" w:rsidRPr="008257D4">
        <w:rPr>
          <w:lang w:val="fr-FR"/>
          <w:rPrChange w:id="537" w:author="LALOY Emilien" w:date="2026-08-20T16:38:00Z">
            <w:rPr/>
          </w:rPrChange>
        </w:rPr>
        <w:instrText xml:space="preserve"> HYPERLINK "file:///C:\\Users\\xtoph\\Downloads\\Rao_Immunity_2010" </w:instrText>
      </w:r>
      <w:r w:rsidR="0054511A">
        <w:fldChar w:fldCharType="separate"/>
      </w:r>
      <w:r w:rsidRPr="00796203">
        <w:rPr>
          <w:rFonts w:eastAsia="Times New Roman" w:cs="Arial"/>
          <w:color w:val="0000FF"/>
          <w:szCs w:val="24"/>
          <w:u w:val="single"/>
          <w:lang w:val="fr-FR" w:eastAsia="en-GB"/>
        </w:rPr>
        <w:t>Rao_Immunity_2010</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w:t>
      </w:r>
      <w:commentRangeStart w:id="538"/>
      <w:r w:rsidRPr="00796203">
        <w:rPr>
          <w:rFonts w:eastAsia="Times New Roman" w:cs="Arial"/>
          <w:szCs w:val="24"/>
          <w:lang w:val="fr-FR" w:eastAsia="en-GB"/>
        </w:rPr>
        <w:t xml:space="preserve">Certains </w:t>
      </w:r>
      <w:proofErr w:type="spellStart"/>
      <w:r w:rsidRPr="00796203">
        <w:rPr>
          <w:rFonts w:eastAsia="Times New Roman" w:cs="Arial"/>
          <w:szCs w:val="24"/>
          <w:lang w:val="fr-FR" w:eastAsia="en-GB"/>
        </w:rPr>
        <w:t>Tnaïfs</w:t>
      </w:r>
      <w:proofErr w:type="spellEnd"/>
      <w:r w:rsidRPr="00796203">
        <w:rPr>
          <w:rFonts w:eastAsia="Times New Roman" w:cs="Arial"/>
          <w:szCs w:val="24"/>
          <w:lang w:val="fr-FR" w:eastAsia="en-GB"/>
        </w:rPr>
        <w:t xml:space="preserve"> expriment CD103 et reçoivent des signaux </w:t>
      </w:r>
      <w:proofErr w:type="spellStart"/>
      <w:r w:rsidRPr="00796203">
        <w:rPr>
          <w:rFonts w:eastAsia="Times New Roman" w:cs="Arial"/>
          <w:szCs w:val="24"/>
          <w:lang w:val="fr-FR" w:eastAsia="en-GB"/>
        </w:rPr>
        <w:t>IFNb</w:t>
      </w:r>
      <w:proofErr w:type="spellEnd"/>
      <w:r w:rsidRPr="00796203">
        <w:rPr>
          <w:rFonts w:eastAsia="Times New Roman" w:cs="Arial"/>
          <w:szCs w:val="24"/>
          <w:lang w:val="fr-FR" w:eastAsia="en-GB"/>
        </w:rPr>
        <w:t xml:space="preserve"> et IL12 en réponse à leur activation par les DC E-cadhérine+, ce qui influe sur leur différenciation </w:t>
      </w:r>
      <w:r w:rsidR="0054511A">
        <w:fldChar w:fldCharType="begin"/>
      </w:r>
      <w:r w:rsidR="0054511A" w:rsidRPr="008257D4">
        <w:rPr>
          <w:lang w:val="fr-FR"/>
          <w:rPrChange w:id="539" w:author="LALOY Emilien" w:date="2026-08-20T16:38:00Z">
            <w:rPr/>
          </w:rPrChange>
        </w:rPr>
        <w:instrText xml:space="preserve"> HYPERLINK "file:///C:\\Users\\xtoph\\Downloads\\Li_Immunity_2025" </w:instrText>
      </w:r>
      <w:r w:rsidR="0054511A">
        <w:fldChar w:fldCharType="separate"/>
      </w:r>
      <w:r w:rsidRPr="00796203">
        <w:rPr>
          <w:rFonts w:eastAsia="Times New Roman" w:cs="Arial"/>
          <w:color w:val="0000FF"/>
          <w:szCs w:val="24"/>
          <w:u w:val="single"/>
          <w:lang w:val="fr-FR" w:eastAsia="en-GB"/>
        </w:rPr>
        <w:t>Li_Immunity_2025</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w:t>
      </w:r>
      <w:commentRangeEnd w:id="538"/>
      <w:r w:rsidR="00383B27">
        <w:rPr>
          <w:rStyle w:val="Marquedecommentaire"/>
        </w:rPr>
        <w:commentReference w:id="538"/>
      </w:r>
    </w:p>
    <w:p w14:paraId="09340FCC" w14:textId="4DF14ECE"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Bien que l'IL2 favorise plutôt la différenciation des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de fortes doses d'IL2 induisent l'expression de BLIMP1 et </w:t>
      </w:r>
      <w:commentRangeStart w:id="540"/>
      <w:r w:rsidRPr="00796203">
        <w:rPr>
          <w:rFonts w:eastAsia="Times New Roman" w:cs="Arial"/>
          <w:szCs w:val="24"/>
          <w:lang w:val="fr-FR" w:eastAsia="en-GB"/>
        </w:rPr>
        <w:t>BCL6</w:t>
      </w:r>
      <w:commentRangeEnd w:id="540"/>
      <w:r w:rsidR="00383B27">
        <w:rPr>
          <w:rStyle w:val="Marquedecommentaire"/>
        </w:rPr>
        <w:commentReference w:id="540"/>
      </w:r>
      <w:r w:rsidRPr="00796203">
        <w:rPr>
          <w:rFonts w:eastAsia="Times New Roman" w:cs="Arial"/>
          <w:szCs w:val="24"/>
          <w:lang w:val="fr-FR" w:eastAsia="en-GB"/>
        </w:rPr>
        <w:t xml:space="preserve"> (impliqué dans la différenciation des Teff) et un phénotype effecteur </w:t>
      </w:r>
      <w:r w:rsidR="0054511A">
        <w:fldChar w:fldCharType="begin"/>
      </w:r>
      <w:r w:rsidR="0054511A" w:rsidRPr="008257D4">
        <w:rPr>
          <w:lang w:val="fr-FR"/>
          <w:rPrChange w:id="541" w:author="LALOY Emilien" w:date="2026-08-20T16:38:00Z">
            <w:rPr/>
          </w:rPrChange>
        </w:rPr>
        <w:instrText xml:space="preserve"> HYPERLINK "file:///C:\\Users\\xtoph\\Downloads\\Obar_IntImmunol_2010" </w:instrText>
      </w:r>
      <w:r w:rsidR="0054511A">
        <w:fldChar w:fldCharType="separate"/>
      </w:r>
      <w:r w:rsidRPr="00796203">
        <w:rPr>
          <w:rFonts w:eastAsia="Times New Roman" w:cs="Arial"/>
          <w:color w:val="0000FF"/>
          <w:szCs w:val="24"/>
          <w:u w:val="single"/>
          <w:lang w:val="fr-FR" w:eastAsia="en-GB"/>
        </w:rPr>
        <w:t>Obar_IntImmunol_2010</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w:t>
      </w:r>
    </w:p>
    <w:p w14:paraId="2D4EC8C5" w14:textId="5B501764"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lastRenderedPageBreak/>
        <w:t xml:space="preserve">Les cytokines permettant la différenciation des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compren</w:t>
      </w:r>
      <w:r w:rsidR="00457ED5">
        <w:rPr>
          <w:rFonts w:eastAsia="Times New Roman" w:cs="Arial"/>
          <w:szCs w:val="24"/>
          <w:lang w:val="fr-FR" w:eastAsia="en-GB"/>
        </w:rPr>
        <w:t>ant</w:t>
      </w:r>
      <w:r w:rsidRPr="00796203">
        <w:rPr>
          <w:rFonts w:eastAsia="Times New Roman" w:cs="Arial"/>
          <w:szCs w:val="24"/>
          <w:lang w:val="fr-FR" w:eastAsia="en-GB"/>
        </w:rPr>
        <w:t xml:space="preserve"> l'IL10 (sécrété par les Treg) </w:t>
      </w:r>
      <w:r w:rsidR="0054511A">
        <w:fldChar w:fldCharType="begin"/>
      </w:r>
      <w:r w:rsidR="0054511A" w:rsidRPr="008257D4">
        <w:rPr>
          <w:lang w:val="fr-FR"/>
          <w:rPrChange w:id="542" w:author="LALOY Emilien" w:date="2026-08-20T16:38:00Z">
            <w:rPr/>
          </w:rPrChange>
        </w:rPr>
        <w:instrText xml:space="preserve"> HYPERLINK "file:///C:\\Users\\xtoph\\Downloads\\Laidlaw_NatImmunol_2015" </w:instrText>
      </w:r>
      <w:r w:rsidR="0054511A">
        <w:fldChar w:fldCharType="separate"/>
      </w:r>
      <w:r w:rsidRPr="00796203">
        <w:rPr>
          <w:rFonts w:eastAsia="Times New Roman" w:cs="Arial"/>
          <w:color w:val="0000FF"/>
          <w:szCs w:val="24"/>
          <w:u w:val="single"/>
          <w:lang w:val="fr-FR" w:eastAsia="en-GB"/>
        </w:rPr>
        <w:t>Laidlaw_NatImmunol_2015</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et </w:t>
      </w:r>
      <w:commentRangeStart w:id="543"/>
      <w:r w:rsidRPr="00796203">
        <w:rPr>
          <w:rFonts w:eastAsia="Times New Roman" w:cs="Arial"/>
          <w:szCs w:val="24"/>
          <w:lang w:val="fr-FR" w:eastAsia="en-GB"/>
        </w:rPr>
        <w:t xml:space="preserve">l'acide rétinoïque </w:t>
      </w:r>
      <w:commentRangeEnd w:id="543"/>
      <w:r w:rsidR="00383B27">
        <w:rPr>
          <w:rStyle w:val="Marquedecommentaire"/>
        </w:rPr>
        <w:commentReference w:id="543"/>
      </w:r>
      <w:r w:rsidRPr="00796203">
        <w:rPr>
          <w:rFonts w:eastAsia="Times New Roman" w:cs="Arial"/>
          <w:szCs w:val="24"/>
          <w:lang w:val="fr-FR" w:eastAsia="en-GB"/>
        </w:rPr>
        <w:t>favorise</w:t>
      </w:r>
      <w:r w:rsidR="00457ED5">
        <w:rPr>
          <w:rFonts w:eastAsia="Times New Roman" w:cs="Arial"/>
          <w:szCs w:val="24"/>
          <w:lang w:val="fr-FR" w:eastAsia="en-GB"/>
        </w:rPr>
        <w:t>nt</w:t>
      </w:r>
      <w:r w:rsidRPr="00796203">
        <w:rPr>
          <w:rFonts w:eastAsia="Times New Roman" w:cs="Arial"/>
          <w:szCs w:val="24"/>
          <w:lang w:val="fr-FR" w:eastAsia="en-GB"/>
        </w:rPr>
        <w:t xml:space="preserve"> le ratio MPEC/SLEC en faveur des MPEC </w:t>
      </w:r>
      <w:r w:rsidR="0054511A">
        <w:fldChar w:fldCharType="begin"/>
      </w:r>
      <w:r w:rsidR="0054511A" w:rsidRPr="008257D4">
        <w:rPr>
          <w:lang w:val="fr-FR"/>
          <w:rPrChange w:id="544" w:author="LALOY Emilien" w:date="2026-08-20T16:38:00Z">
            <w:rPr/>
          </w:rPrChange>
        </w:rPr>
        <w:instrText xml:space="preserve"> HYPERLINK "file:///C:\\Users\\xtoph\\Downloads\\Obers_Immunity_2024" </w:instrText>
      </w:r>
      <w:r w:rsidR="0054511A">
        <w:fldChar w:fldCharType="separate"/>
      </w:r>
      <w:r w:rsidRPr="00796203">
        <w:rPr>
          <w:rFonts w:eastAsia="Times New Roman" w:cs="Arial"/>
          <w:color w:val="0000FF"/>
          <w:szCs w:val="24"/>
          <w:u w:val="single"/>
          <w:lang w:val="fr-FR" w:eastAsia="en-GB"/>
        </w:rPr>
        <w:t>Obers_Immunity_2024</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La signalisation de STAT3 joue aussi un rôle : la mutation délétère de ce gène n'est pas mortelle, mais les individus présentent moins de lymphocytes mémoires et ont une susceptibilité aux infections accrue </w:t>
      </w:r>
      <w:r w:rsidR="0054511A">
        <w:fldChar w:fldCharType="begin"/>
      </w:r>
      <w:r w:rsidR="0054511A" w:rsidRPr="008257D4">
        <w:rPr>
          <w:lang w:val="fr-FR"/>
          <w:rPrChange w:id="545" w:author="LALOY Emilien" w:date="2026-08-20T16:38:00Z">
            <w:rPr/>
          </w:rPrChange>
        </w:rPr>
        <w:instrText xml:space="preserve"> HYPERLINK "file:///C:\\Users\\xtoph\\Downloads\\Farber_NatRevImmunol_2014" </w:instrText>
      </w:r>
      <w:r w:rsidR="0054511A">
        <w:fldChar w:fldCharType="separate"/>
      </w:r>
      <w:r w:rsidRPr="00796203">
        <w:rPr>
          <w:rFonts w:eastAsia="Times New Roman" w:cs="Arial"/>
          <w:color w:val="0000FF"/>
          <w:szCs w:val="24"/>
          <w:u w:val="single"/>
          <w:lang w:val="fr-FR" w:eastAsia="en-GB"/>
        </w:rPr>
        <w:t>Farber_NatRevImmunol_2014</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w:t>
      </w:r>
      <w:r>
        <w:rPr>
          <w:rFonts w:eastAsia="Times New Roman" w:cs="Arial"/>
          <w:szCs w:val="24"/>
          <w:lang w:val="fr-FR" w:eastAsia="en-GB"/>
        </w:rPr>
        <w:t xml:space="preserve"> </w:t>
      </w:r>
      <w:r w:rsidRPr="00796203">
        <w:rPr>
          <w:rFonts w:eastAsia="Times New Roman" w:cs="Arial"/>
          <w:szCs w:val="24"/>
          <w:lang w:val="fr-FR" w:eastAsia="en-GB"/>
        </w:rPr>
        <w:t xml:space="preserve">Certaines cytokines favorisent la différenciation en sous-type de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(voir partie suivante)</w:t>
      </w:r>
      <w:r w:rsidRPr="00796203">
        <w:rPr>
          <w:rFonts w:eastAsia="Times New Roman" w:cs="Arial"/>
          <w:szCs w:val="24"/>
          <w:lang w:val="fr-FR" w:eastAsia="en-GB"/>
        </w:rPr>
        <w:br/>
        <w:t xml:space="preserve">L'IL2 favorise la différenciation vers des Tem et les cellules CD25low (récepteur à l'IL2) se différencient plutôt en </w:t>
      </w:r>
      <w:proofErr w:type="spellStart"/>
      <w:r w:rsidRPr="00796203">
        <w:rPr>
          <w:rFonts w:eastAsia="Times New Roman" w:cs="Arial"/>
          <w:szCs w:val="24"/>
          <w:lang w:val="fr-FR" w:eastAsia="en-GB"/>
        </w:rPr>
        <w:t>Tcm</w:t>
      </w:r>
      <w:proofErr w:type="spellEnd"/>
      <w:r w:rsidR="003D6071">
        <w:rPr>
          <w:rFonts w:eastAsia="Times New Roman" w:cs="Arial"/>
          <w:szCs w:val="24"/>
          <w:lang w:val="fr-FR" w:eastAsia="en-GB"/>
        </w:rPr>
        <w:t>. L</w:t>
      </w:r>
      <w:r w:rsidRPr="00796203">
        <w:rPr>
          <w:rFonts w:eastAsia="Times New Roman" w:cs="Arial"/>
          <w:szCs w:val="24"/>
          <w:lang w:val="fr-FR" w:eastAsia="en-GB"/>
        </w:rPr>
        <w:t>'IL15 et l'IL21 (par l'inhibition du CD25) favorise</w:t>
      </w:r>
      <w:r w:rsidR="003D6071">
        <w:rPr>
          <w:rFonts w:eastAsia="Times New Roman" w:cs="Arial"/>
          <w:szCs w:val="24"/>
          <w:lang w:val="fr-FR" w:eastAsia="en-GB"/>
        </w:rPr>
        <w:t>nt</w:t>
      </w:r>
      <w:r w:rsidRPr="00796203">
        <w:rPr>
          <w:rFonts w:eastAsia="Times New Roman" w:cs="Arial"/>
          <w:szCs w:val="24"/>
          <w:lang w:val="fr-FR" w:eastAsia="en-GB"/>
        </w:rPr>
        <w:t xml:space="preserve"> plutôt les </w:t>
      </w:r>
      <w:proofErr w:type="spellStart"/>
      <w:r w:rsidRPr="00796203">
        <w:rPr>
          <w:rFonts w:eastAsia="Times New Roman" w:cs="Arial"/>
          <w:szCs w:val="24"/>
          <w:lang w:val="fr-FR" w:eastAsia="en-GB"/>
        </w:rPr>
        <w:t>Tcm</w:t>
      </w:r>
      <w:proofErr w:type="spellEnd"/>
      <w:r w:rsidRPr="00796203">
        <w:rPr>
          <w:rFonts w:eastAsia="Times New Roman" w:cs="Arial"/>
          <w:szCs w:val="24"/>
          <w:lang w:val="fr-FR" w:eastAsia="en-GB"/>
        </w:rPr>
        <w:t xml:space="preserve"> </w:t>
      </w:r>
      <w:r w:rsidR="0054511A">
        <w:fldChar w:fldCharType="begin"/>
      </w:r>
      <w:r w:rsidR="0054511A" w:rsidRPr="008257D4">
        <w:rPr>
          <w:lang w:val="fr-FR"/>
          <w:rPrChange w:id="546" w:author="LALOY Emilien" w:date="2026-08-20T16:38:00Z">
            <w:rPr/>
          </w:rPrChange>
        </w:rPr>
        <w:instrText xml:space="preserve"> HYPERLINK "file:///C:\\Users\\xtoph\\Downloads\\Obar_IntImmunol_2010" </w:instrText>
      </w:r>
      <w:r w:rsidR="0054511A">
        <w:fldChar w:fldCharType="separate"/>
      </w:r>
      <w:r w:rsidRPr="00796203">
        <w:rPr>
          <w:rFonts w:eastAsia="Times New Roman" w:cs="Arial"/>
          <w:color w:val="0000FF"/>
          <w:szCs w:val="24"/>
          <w:u w:val="single"/>
          <w:lang w:val="fr-FR" w:eastAsia="en-GB"/>
        </w:rPr>
        <w:t>Obar_IntImmunol_2010</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w:t>
      </w:r>
    </w:p>
    <w:p w14:paraId="1661441E" w14:textId="77777777" w:rsidR="00421E6C" w:rsidRDefault="004F59EA" w:rsidP="004F59EA">
      <w:pPr>
        <w:spacing w:before="100" w:beforeAutospacing="1" w:after="100" w:afterAutospacing="1"/>
        <w:ind w:firstLine="720"/>
        <w:jc w:val="both"/>
        <w:rPr>
          <w:ins w:id="547" w:author="LALOY Emilien" w:date="2026-08-20T16:42:00Z"/>
          <w:rFonts w:eastAsia="Times New Roman" w:cs="Arial"/>
          <w:szCs w:val="24"/>
          <w:lang w:val="fr-FR" w:eastAsia="en-GB"/>
        </w:rPr>
      </w:pPr>
      <w:commentRangeStart w:id="548"/>
      <w:r w:rsidRPr="00796203">
        <w:rPr>
          <w:rFonts w:eastAsia="Times New Roman" w:cs="Arial"/>
          <w:szCs w:val="24"/>
          <w:lang w:val="fr-FR" w:eastAsia="en-GB"/>
        </w:rPr>
        <w:t xml:space="preserve">De manière intéressante, </w:t>
      </w:r>
      <w:r w:rsidR="0054511A">
        <w:fldChar w:fldCharType="begin"/>
      </w:r>
      <w:r w:rsidR="0054511A" w:rsidRPr="008257D4">
        <w:rPr>
          <w:lang w:val="fr-FR"/>
          <w:rPrChange w:id="549" w:author="LALOY Emilien" w:date="2026-08-20T16:38:00Z">
            <w:rPr/>
          </w:rPrChange>
        </w:rPr>
        <w:instrText xml:space="preserve"> HYPERLINK "file:///C:\\Users\\xtoph\\Downloads\\DSouza_JImmunol_2006" </w:instrText>
      </w:r>
      <w:r w:rsidR="0054511A">
        <w:fldChar w:fldCharType="separate"/>
      </w:r>
      <w:r w:rsidRPr="00796203">
        <w:rPr>
          <w:rFonts w:eastAsia="Times New Roman" w:cs="Arial"/>
          <w:color w:val="0000FF"/>
          <w:szCs w:val="24"/>
          <w:u w:val="single"/>
          <w:lang w:val="fr-FR" w:eastAsia="en-GB"/>
        </w:rPr>
        <w:t>DSouza_JImmunol_2006</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observe</w:t>
      </w:r>
      <w:r w:rsidR="003D6071">
        <w:rPr>
          <w:rFonts w:eastAsia="Times New Roman" w:cs="Arial"/>
          <w:szCs w:val="24"/>
          <w:lang w:val="fr-FR" w:eastAsia="en-GB"/>
        </w:rPr>
        <w:t>nt</w:t>
      </w:r>
      <w:r w:rsidRPr="00796203">
        <w:rPr>
          <w:rFonts w:eastAsia="Times New Roman" w:cs="Arial"/>
          <w:szCs w:val="24"/>
          <w:lang w:val="fr-FR" w:eastAsia="en-GB"/>
        </w:rPr>
        <w:t xml:space="preserve"> que les lymphocytes T primés 1-3 jours après le début d'une infection ont un destin cellulaire différent que les lymphocytes T primés dès le début. L'équipe suggère que les signaux émis par les DC peuvent être changer selon la durée depuis le début de l'infection </w:t>
      </w:r>
      <w:r w:rsidR="0054511A">
        <w:fldChar w:fldCharType="begin"/>
      </w:r>
      <w:r w:rsidR="0054511A" w:rsidRPr="008257D4">
        <w:rPr>
          <w:lang w:val="fr-FR"/>
          <w:rPrChange w:id="550" w:author="LALOY Emilien" w:date="2026-08-20T16:38:00Z">
            <w:rPr/>
          </w:rPrChange>
        </w:rPr>
        <w:instrText xml:space="preserve"> HYPERLINK "file:///C:\\Users\\xtoph\\Downloads\\DSouza_JImmunol_2006" </w:instrText>
      </w:r>
      <w:r w:rsidR="0054511A">
        <w:fldChar w:fldCharType="separate"/>
      </w:r>
      <w:r w:rsidRPr="00796203">
        <w:rPr>
          <w:rFonts w:eastAsia="Times New Roman" w:cs="Arial"/>
          <w:color w:val="0000FF"/>
          <w:szCs w:val="24"/>
          <w:u w:val="single"/>
          <w:lang w:val="fr-FR" w:eastAsia="en-GB"/>
        </w:rPr>
        <w:t>DSouza_JImmunol_2006</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w:t>
      </w:r>
      <w:commentRangeEnd w:id="548"/>
      <w:r w:rsidR="00DD50B2">
        <w:rPr>
          <w:rStyle w:val="Marquedecommentaire"/>
        </w:rPr>
        <w:commentReference w:id="548"/>
      </w:r>
    </w:p>
    <w:p w14:paraId="4477C938" w14:textId="77777777" w:rsidR="00421E6C" w:rsidRDefault="00421E6C">
      <w:pPr>
        <w:keepNext/>
        <w:spacing w:before="100" w:beforeAutospacing="1" w:after="100" w:afterAutospacing="1"/>
        <w:jc w:val="both"/>
        <w:rPr>
          <w:ins w:id="551" w:author="LALOY Emilien" w:date="2026-08-20T16:43:00Z"/>
        </w:rPr>
        <w:pPrChange w:id="552" w:author="LALOY Emilien" w:date="2026-08-20T16:43:00Z">
          <w:pPr>
            <w:spacing w:before="100" w:beforeAutospacing="1" w:after="100" w:afterAutospacing="1"/>
            <w:jc w:val="both"/>
          </w:pPr>
        </w:pPrChange>
      </w:pPr>
      <w:ins w:id="553" w:author="LALOY Emilien" w:date="2026-08-20T16:43:00Z">
        <w:r w:rsidRPr="00421E6C">
          <w:rPr>
            <w:rFonts w:eastAsia="Times New Roman" w:cs="Arial"/>
            <w:noProof/>
            <w:szCs w:val="24"/>
            <w:lang w:val="fr-FR" w:eastAsia="en-GB"/>
          </w:rPr>
          <w:drawing>
            <wp:inline distT="0" distB="0" distL="0" distR="0" wp14:anchorId="13AFC1DB" wp14:editId="55C48CA2">
              <wp:extent cx="5760720" cy="2493645"/>
              <wp:effectExtent l="0" t="0" r="0" b="1905"/>
              <wp:docPr id="9" name="Graphiqu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760720" cy="2493645"/>
                      </a:xfrm>
                      <a:prstGeom prst="rect">
                        <a:avLst/>
                      </a:prstGeom>
                    </pic:spPr>
                  </pic:pic>
                </a:graphicData>
              </a:graphic>
            </wp:inline>
          </w:drawing>
        </w:r>
      </w:ins>
    </w:p>
    <w:p w14:paraId="4279083B" w14:textId="1C5A5A4E" w:rsidR="004F59EA" w:rsidRPr="00796203" w:rsidRDefault="00421E6C">
      <w:pPr>
        <w:pStyle w:val="Lgende"/>
        <w:jc w:val="both"/>
        <w:rPr>
          <w:rFonts w:eastAsia="Times New Roman" w:cs="Arial"/>
          <w:szCs w:val="24"/>
          <w:lang w:val="fr-FR" w:eastAsia="en-GB"/>
        </w:rPr>
        <w:pPrChange w:id="554" w:author="LALOY Emilien" w:date="2026-08-20T16:43:00Z">
          <w:pPr>
            <w:spacing w:before="100" w:beforeAutospacing="1" w:after="100" w:afterAutospacing="1"/>
            <w:ind w:firstLine="720"/>
            <w:jc w:val="both"/>
          </w:pPr>
        </w:pPrChange>
      </w:pPr>
      <w:ins w:id="555" w:author="LALOY Emilien" w:date="2026-08-20T16:43:00Z">
        <w:r w:rsidRPr="00421E6C">
          <w:rPr>
            <w:lang w:val="fr-FR"/>
            <w:rPrChange w:id="556" w:author="LALOY Emilien" w:date="2026-08-20T16:43:00Z">
              <w:rPr>
                <w:i/>
                <w:iCs/>
              </w:rPr>
            </w:rPrChange>
          </w:rPr>
          <w:t xml:space="preserve">Figure </w:t>
        </w:r>
        <w:r>
          <w:fldChar w:fldCharType="begin"/>
        </w:r>
        <w:r w:rsidRPr="00421E6C">
          <w:rPr>
            <w:lang w:val="fr-FR"/>
            <w:rPrChange w:id="557" w:author="LALOY Emilien" w:date="2026-08-20T16:43:00Z">
              <w:rPr>
                <w:i/>
                <w:iCs/>
              </w:rPr>
            </w:rPrChange>
          </w:rPr>
          <w:instrText xml:space="preserve"> SEQ Figure \* ARABIC </w:instrText>
        </w:r>
      </w:ins>
      <w:r>
        <w:fldChar w:fldCharType="separate"/>
      </w:r>
      <w:ins w:id="558" w:author="LALOY Emilien" w:date="2026-08-20T16:47:00Z">
        <w:r>
          <w:rPr>
            <w:noProof/>
            <w:lang w:val="fr-FR"/>
          </w:rPr>
          <w:t>3</w:t>
        </w:r>
      </w:ins>
      <w:ins w:id="559" w:author="LALOY Emilien" w:date="2026-08-20T16:43:00Z">
        <w:r>
          <w:fldChar w:fldCharType="end"/>
        </w:r>
        <w:r w:rsidRPr="00421E6C">
          <w:rPr>
            <w:lang w:val="fr-FR"/>
            <w:rPrChange w:id="560" w:author="LALOY Emilien" w:date="2026-08-20T16:43:00Z">
              <w:rPr>
                <w:i/>
                <w:iCs/>
              </w:rPr>
            </w:rPrChange>
          </w:rPr>
          <w:t xml:space="preserve"> : Représentation schématique des mécanismes moléculaires à l'origine de la différenciation des lymphocytes T en T&lt;</w:t>
        </w:r>
        <w:proofErr w:type="spellStart"/>
        <w:r w:rsidRPr="00421E6C">
          <w:rPr>
            <w:lang w:val="fr-FR"/>
            <w:rPrChange w:id="561" w:author="LALOY Emilien" w:date="2026-08-20T16:43:00Z">
              <w:rPr>
                <w:i/>
                <w:iCs/>
              </w:rPr>
            </w:rPrChange>
          </w:rPr>
          <w:t>sub</w:t>
        </w:r>
        <w:proofErr w:type="spellEnd"/>
        <w:r w:rsidRPr="00421E6C">
          <w:rPr>
            <w:lang w:val="fr-FR"/>
            <w:rPrChange w:id="562" w:author="LALOY Emilien" w:date="2026-08-20T16:43:00Z">
              <w:rPr>
                <w:i/>
                <w:iCs/>
              </w:rPr>
            </w:rPrChange>
          </w:rPr>
          <w:t>&gt;</w:t>
        </w:r>
        <w:proofErr w:type="spellStart"/>
        <w:r w:rsidRPr="00421E6C">
          <w:rPr>
            <w:lang w:val="fr-FR"/>
            <w:rPrChange w:id="563" w:author="LALOY Emilien" w:date="2026-08-20T16:43:00Z">
              <w:rPr>
                <w:i/>
                <w:iCs/>
              </w:rPr>
            </w:rPrChange>
          </w:rPr>
          <w:t>eff</w:t>
        </w:r>
        <w:proofErr w:type="spellEnd"/>
        <w:r w:rsidRPr="00421E6C">
          <w:rPr>
            <w:lang w:val="fr-FR"/>
            <w:rPrChange w:id="564" w:author="LALOY Emilien" w:date="2026-08-20T16:43:00Z">
              <w:rPr>
                <w:i/>
                <w:iCs/>
              </w:rPr>
            </w:rPrChange>
          </w:rPr>
          <w:t>&lt;/</w:t>
        </w:r>
        <w:proofErr w:type="spellStart"/>
        <w:r w:rsidRPr="00421E6C">
          <w:rPr>
            <w:lang w:val="fr-FR"/>
            <w:rPrChange w:id="565" w:author="LALOY Emilien" w:date="2026-08-20T16:43:00Z">
              <w:rPr>
                <w:i/>
                <w:iCs/>
              </w:rPr>
            </w:rPrChange>
          </w:rPr>
          <w:t>sub</w:t>
        </w:r>
        <w:proofErr w:type="spellEnd"/>
        <w:r w:rsidRPr="00421E6C">
          <w:rPr>
            <w:lang w:val="fr-FR"/>
            <w:rPrChange w:id="566" w:author="LALOY Emilien" w:date="2026-08-20T16:43:00Z">
              <w:rPr>
                <w:i/>
                <w:iCs/>
              </w:rPr>
            </w:rPrChange>
          </w:rPr>
          <w:t>&gt; et T&lt;</w:t>
        </w:r>
        <w:proofErr w:type="spellStart"/>
        <w:r w:rsidRPr="00421E6C">
          <w:rPr>
            <w:lang w:val="fr-FR"/>
            <w:rPrChange w:id="567" w:author="LALOY Emilien" w:date="2026-08-20T16:43:00Z">
              <w:rPr>
                <w:i/>
                <w:iCs/>
              </w:rPr>
            </w:rPrChange>
          </w:rPr>
          <w:t>sub</w:t>
        </w:r>
        <w:proofErr w:type="spellEnd"/>
        <w:r w:rsidRPr="00421E6C">
          <w:rPr>
            <w:lang w:val="fr-FR"/>
            <w:rPrChange w:id="568" w:author="LALOY Emilien" w:date="2026-08-20T16:43:00Z">
              <w:rPr>
                <w:i/>
                <w:iCs/>
              </w:rPr>
            </w:rPrChange>
          </w:rPr>
          <w:t>&gt;mem&lt;/</w:t>
        </w:r>
        <w:proofErr w:type="spellStart"/>
        <w:r w:rsidRPr="00421E6C">
          <w:rPr>
            <w:lang w:val="fr-FR"/>
            <w:rPrChange w:id="569" w:author="LALOY Emilien" w:date="2026-08-20T16:43:00Z">
              <w:rPr>
                <w:i/>
                <w:iCs/>
              </w:rPr>
            </w:rPrChange>
          </w:rPr>
          <w:t>sub</w:t>
        </w:r>
        <w:proofErr w:type="spellEnd"/>
        <w:r w:rsidRPr="00421E6C">
          <w:rPr>
            <w:lang w:val="fr-FR"/>
            <w:rPrChange w:id="570" w:author="LALOY Emilien" w:date="2026-08-20T16:43:00Z">
              <w:rPr>
                <w:i/>
                <w:iCs/>
              </w:rPr>
            </w:rPrChange>
          </w:rPr>
          <w:t>&gt;</w:t>
        </w:r>
      </w:ins>
      <w:del w:id="571" w:author="LALOY Emilien" w:date="2026-08-20T16:42:00Z">
        <w:r w:rsidR="004F59EA" w:rsidRPr="00796203" w:rsidDel="00421E6C">
          <w:rPr>
            <w:rFonts w:eastAsia="Times New Roman" w:cs="Arial"/>
            <w:szCs w:val="24"/>
            <w:lang w:val="fr-FR" w:eastAsia="en-GB"/>
          </w:rPr>
          <w:delText xml:space="preserve"> </w:delText>
        </w:r>
      </w:del>
    </w:p>
    <w:p w14:paraId="383D9108" w14:textId="77777777" w:rsidR="004F59EA" w:rsidRPr="00796203" w:rsidRDefault="004F59EA" w:rsidP="004F59EA">
      <w:pPr>
        <w:pStyle w:val="Titre3"/>
        <w:rPr>
          <w:rFonts w:eastAsia="Times New Roman"/>
          <w:lang w:val="fr-FR" w:eastAsia="en-GB"/>
        </w:rPr>
      </w:pPr>
      <w:bookmarkStart w:id="572" w:name="_Toc236410948"/>
      <w:bookmarkStart w:id="573" w:name="_Toc238137471"/>
      <w:r w:rsidRPr="00796203">
        <w:rPr>
          <w:rFonts w:eastAsia="Times New Roman"/>
          <w:lang w:val="fr-FR" w:eastAsia="en-GB"/>
        </w:rPr>
        <w:t>1.1.4 Persistance des lymphocytes T dans l'organisme</w:t>
      </w:r>
      <w:bookmarkEnd w:id="572"/>
      <w:bookmarkEnd w:id="573"/>
    </w:p>
    <w:p w14:paraId="2CF1B254" w14:textId="7D9A0D1C" w:rsidR="004F59EA" w:rsidRPr="00796203" w:rsidRDefault="004F59EA" w:rsidP="004F59EA">
      <w:pPr>
        <w:spacing w:before="100" w:beforeAutospacing="1" w:after="100" w:afterAutospacing="1"/>
        <w:jc w:val="both"/>
        <w:rPr>
          <w:rFonts w:eastAsia="Times New Roman" w:cs="Arial"/>
          <w:szCs w:val="24"/>
          <w:lang w:val="fr-FR" w:eastAsia="en-GB"/>
        </w:rPr>
      </w:pPr>
      <w:r w:rsidRPr="00796203">
        <w:rPr>
          <w:rFonts w:eastAsia="Times New Roman" w:cs="Arial"/>
          <w:szCs w:val="24"/>
          <w:lang w:val="fr-FR" w:eastAsia="en-GB"/>
        </w:rPr>
        <w:t>Après l'infection, les Teff sont détruit</w:t>
      </w:r>
      <w:r w:rsidR="003D6071">
        <w:rPr>
          <w:rFonts w:eastAsia="Times New Roman" w:cs="Arial"/>
          <w:szCs w:val="24"/>
          <w:lang w:val="fr-FR" w:eastAsia="en-GB"/>
        </w:rPr>
        <w:t>s</w:t>
      </w:r>
      <w:r w:rsidRPr="00796203">
        <w:rPr>
          <w:rFonts w:eastAsia="Times New Roman" w:cs="Arial"/>
          <w:szCs w:val="24"/>
          <w:lang w:val="fr-FR" w:eastAsia="en-GB"/>
        </w:rPr>
        <w:t xml:space="preserve"> par apoptose et les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persistent pendant des périodes prolongées. Tout comme la plupart des mécanismes immunologique</w:t>
      </w:r>
      <w:r w:rsidR="003D6071">
        <w:rPr>
          <w:rFonts w:eastAsia="Times New Roman" w:cs="Arial"/>
          <w:szCs w:val="24"/>
          <w:lang w:val="fr-FR" w:eastAsia="en-GB"/>
        </w:rPr>
        <w:t>s</w:t>
      </w:r>
      <w:r w:rsidRPr="00796203">
        <w:rPr>
          <w:rFonts w:eastAsia="Times New Roman" w:cs="Arial"/>
          <w:szCs w:val="24"/>
          <w:lang w:val="fr-FR" w:eastAsia="en-GB"/>
        </w:rPr>
        <w:t>, la persistance des lymphocytes T dans l'organisme fait intervenir des cytokines.</w:t>
      </w:r>
      <w:r w:rsidRPr="00796203">
        <w:rPr>
          <w:rFonts w:eastAsia="Times New Roman" w:cs="Arial"/>
          <w:szCs w:val="24"/>
          <w:lang w:val="fr-FR" w:eastAsia="en-GB"/>
        </w:rPr>
        <w:br/>
      </w:r>
      <w:r w:rsidRPr="00796203">
        <w:rPr>
          <w:rFonts w:eastAsia="Times New Roman" w:cs="Arial"/>
          <w:szCs w:val="24"/>
          <w:lang w:val="fr-FR" w:eastAsia="en-GB"/>
        </w:rPr>
        <w:lastRenderedPageBreak/>
        <w:t xml:space="preserve">Dans le cas des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le </w:t>
      </w:r>
      <w:proofErr w:type="spellStart"/>
      <w:r w:rsidRPr="00796203">
        <w:rPr>
          <w:rFonts w:eastAsia="Times New Roman" w:cs="Arial"/>
          <w:szCs w:val="24"/>
          <w:lang w:val="fr-FR" w:eastAsia="en-GB"/>
        </w:rPr>
        <w:t>TGFb</w:t>
      </w:r>
      <w:proofErr w:type="spellEnd"/>
      <w:r w:rsidRPr="00796203">
        <w:rPr>
          <w:rFonts w:eastAsia="Times New Roman" w:cs="Arial"/>
          <w:szCs w:val="24"/>
          <w:lang w:val="fr-FR" w:eastAsia="en-GB"/>
        </w:rPr>
        <w:t xml:space="preserve"> </w:t>
      </w:r>
      <w:r w:rsidR="002914A5">
        <w:rPr>
          <w:rFonts w:eastAsia="Times New Roman" w:cs="Arial"/>
          <w:szCs w:val="24"/>
          <w:lang w:val="fr-FR" w:eastAsia="en-GB"/>
        </w:rPr>
        <w:t>présent</w:t>
      </w:r>
      <w:r w:rsidR="002914A5" w:rsidRPr="00796203">
        <w:rPr>
          <w:rFonts w:eastAsia="Times New Roman" w:cs="Arial"/>
          <w:szCs w:val="24"/>
          <w:lang w:val="fr-FR" w:eastAsia="en-GB"/>
        </w:rPr>
        <w:t xml:space="preserve"> </w:t>
      </w:r>
      <w:commentRangeStart w:id="574"/>
      <w:commentRangeEnd w:id="574"/>
      <w:r w:rsidR="003D6071">
        <w:rPr>
          <w:rStyle w:val="Marquedecommentaire"/>
        </w:rPr>
        <w:commentReference w:id="574"/>
      </w:r>
      <w:r w:rsidRPr="00796203">
        <w:rPr>
          <w:rFonts w:eastAsia="Times New Roman" w:cs="Arial"/>
          <w:szCs w:val="24"/>
          <w:lang w:val="fr-FR" w:eastAsia="en-GB"/>
        </w:rPr>
        <w:t xml:space="preserve">en large quantité après la résolution d'une infection induit directement la destruction de ces cellules par apoptose </w:t>
      </w:r>
      <w:commentRangeStart w:id="575"/>
      <w:r w:rsidR="0054511A">
        <w:fldChar w:fldCharType="begin"/>
      </w:r>
      <w:r w:rsidR="0054511A" w:rsidRPr="008257D4">
        <w:rPr>
          <w:lang w:val="fr-FR"/>
          <w:rPrChange w:id="576" w:author="LALOY Emilien" w:date="2026-08-20T16:38:00Z">
            <w:rPr/>
          </w:rPrChange>
        </w:rPr>
        <w:instrText xml:space="preserve"> HYPERLINK "file:///C:\\Users\\xtoph\\Downloads\\Obar_IntImmunol_2010" </w:instrText>
      </w:r>
      <w:r w:rsidR="0054511A">
        <w:fldChar w:fldCharType="separate"/>
      </w:r>
      <w:r w:rsidRPr="00796203">
        <w:rPr>
          <w:rFonts w:eastAsia="Times New Roman" w:cs="Arial"/>
          <w:color w:val="0000FF"/>
          <w:szCs w:val="24"/>
          <w:u w:val="single"/>
          <w:lang w:val="fr-FR" w:eastAsia="en-GB"/>
        </w:rPr>
        <w:t>Obar_IntImmunol_2010</w:t>
      </w:r>
      <w:r w:rsidR="0054511A">
        <w:rPr>
          <w:rFonts w:eastAsia="Times New Roman" w:cs="Arial"/>
          <w:color w:val="0000FF"/>
          <w:szCs w:val="24"/>
          <w:u w:val="single"/>
          <w:lang w:val="fr-FR" w:eastAsia="en-GB"/>
        </w:rPr>
        <w:fldChar w:fldCharType="end"/>
      </w:r>
      <w:commentRangeEnd w:id="575"/>
      <w:r w:rsidR="00F379D4">
        <w:rPr>
          <w:rStyle w:val="Marquedecommentaire"/>
        </w:rPr>
        <w:commentReference w:id="575"/>
      </w:r>
      <w:r w:rsidRPr="00796203">
        <w:rPr>
          <w:rFonts w:eastAsia="Times New Roman" w:cs="Arial"/>
          <w:szCs w:val="24"/>
          <w:lang w:val="fr-FR" w:eastAsia="en-GB"/>
        </w:rPr>
        <w:t>.</w:t>
      </w:r>
    </w:p>
    <w:p w14:paraId="4F5312DC" w14:textId="67CFA1C8"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La durée de vie d'un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est d'environ 1-2 ans, sauf dans la rate où ils persistent pendant 3-9 ans </w:t>
      </w:r>
      <w:r w:rsidR="0054511A">
        <w:fldChar w:fldCharType="begin"/>
      </w:r>
      <w:r w:rsidR="0054511A" w:rsidRPr="008257D4">
        <w:rPr>
          <w:lang w:val="fr-FR"/>
          <w:rPrChange w:id="577" w:author="LALOY Emilien" w:date="2026-08-20T16:38:00Z">
            <w:rPr/>
          </w:rPrChange>
        </w:rPr>
        <w:instrText xml:space="preserve"> HYPERLINK "file:///C:\\Users\\xtoph\\Downloads\\Lam_Immunity_2025" </w:instrText>
      </w:r>
      <w:r w:rsidR="0054511A">
        <w:fldChar w:fldCharType="separate"/>
      </w:r>
      <w:r w:rsidRPr="00796203">
        <w:rPr>
          <w:rFonts w:eastAsia="Times New Roman" w:cs="Arial"/>
          <w:color w:val="0000FF"/>
          <w:szCs w:val="24"/>
          <w:u w:val="single"/>
          <w:lang w:val="fr-FR" w:eastAsia="en-GB"/>
        </w:rPr>
        <w:t>Lam_Immunity_2025</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(1-8 ans pour les </w:t>
      </w:r>
      <w:proofErr w:type="spellStart"/>
      <w:r w:rsidRPr="00796203">
        <w:rPr>
          <w:rFonts w:eastAsia="Times New Roman" w:cs="Arial"/>
          <w:szCs w:val="24"/>
          <w:lang w:val="fr-FR" w:eastAsia="en-GB"/>
        </w:rPr>
        <w:t>Tnaïfs</w:t>
      </w:r>
      <w:proofErr w:type="spellEnd"/>
      <w:r w:rsidRPr="00796203">
        <w:rPr>
          <w:rFonts w:eastAsia="Times New Roman" w:cs="Arial"/>
          <w:szCs w:val="24"/>
          <w:lang w:val="fr-FR" w:eastAsia="en-GB"/>
        </w:rPr>
        <w:t xml:space="preserve"> </w:t>
      </w:r>
      <w:r w:rsidR="0054511A">
        <w:fldChar w:fldCharType="begin"/>
      </w:r>
      <w:r w:rsidR="0054511A" w:rsidRPr="008257D4">
        <w:rPr>
          <w:lang w:val="fr-FR"/>
          <w:rPrChange w:id="578" w:author="LALOY Emilien" w:date="2026-08-20T16:38:00Z">
            <w:rPr/>
          </w:rPrChange>
        </w:rPr>
        <w:instrText xml:space="preserve"> HYPERLINK "file:///C:\\Users\\xtoph\\Downloads\\Farber_NatRevImmunol_2014" </w:instrText>
      </w:r>
      <w:r w:rsidR="0054511A">
        <w:fldChar w:fldCharType="separate"/>
      </w:r>
      <w:r w:rsidRPr="00796203">
        <w:rPr>
          <w:rFonts w:eastAsia="Times New Roman" w:cs="Arial"/>
          <w:color w:val="0000FF"/>
          <w:szCs w:val="24"/>
          <w:u w:val="single"/>
          <w:lang w:val="fr-FR" w:eastAsia="en-GB"/>
        </w:rPr>
        <w:t>Farber_NatRevImmunol_2014</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Cependant, des lymphocytes T mémoires générés par un vaccin contre la variole ont été retrouvés chez des individus vaccinés 25-70 ans auparavant, et la variole a été éradiquée il y a environ 50 ans </w:t>
      </w:r>
      <w:r w:rsidR="0054511A">
        <w:fldChar w:fldCharType="begin"/>
      </w:r>
      <w:r w:rsidR="0054511A" w:rsidRPr="008257D4">
        <w:rPr>
          <w:lang w:val="fr-FR"/>
          <w:rPrChange w:id="579" w:author="LALOY Emilien" w:date="2026-08-20T16:38:00Z">
            <w:rPr/>
          </w:rPrChange>
        </w:rPr>
        <w:instrText xml:space="preserve"> HYPERLINK "file:///C:\\Users\\xtoph\\Downloads\\Farber_NatRevImmunol_2014" </w:instrText>
      </w:r>
      <w:r w:rsidR="0054511A">
        <w:fldChar w:fldCharType="separate"/>
      </w:r>
      <w:r w:rsidRPr="00796203">
        <w:rPr>
          <w:rFonts w:eastAsia="Times New Roman" w:cs="Arial"/>
          <w:color w:val="0000FF"/>
          <w:szCs w:val="24"/>
          <w:u w:val="single"/>
          <w:lang w:val="fr-FR" w:eastAsia="en-GB"/>
        </w:rPr>
        <w:t>Farber_NatRevImmunol_2014</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Ainsi, même en absence complète d'antigène, les lymphocytes T mémoires prolifèrent dans un phénomène appelé prolifération homéostatique.</w:t>
      </w:r>
    </w:p>
    <w:p w14:paraId="410773AA" w14:textId="7F4C29DC"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La prolifération homéostatique est finement régulée par des cytokines, et permet de maintenir un nombre relativement stable de lymphocyte</w:t>
      </w:r>
      <w:r w:rsidR="003D6071">
        <w:rPr>
          <w:rFonts w:eastAsia="Times New Roman" w:cs="Arial"/>
          <w:szCs w:val="24"/>
          <w:lang w:val="fr-FR" w:eastAsia="en-GB"/>
        </w:rPr>
        <w:t>s</w:t>
      </w:r>
      <w:r w:rsidRPr="00796203">
        <w:rPr>
          <w:rFonts w:eastAsia="Times New Roman" w:cs="Arial"/>
          <w:szCs w:val="24"/>
          <w:lang w:val="fr-FR" w:eastAsia="en-GB"/>
        </w:rPr>
        <w:t xml:space="preserve"> dans l'organisme. Elle empêche de maintenir un nombre important de lymphocyte</w:t>
      </w:r>
      <w:r w:rsidR="003D6071">
        <w:rPr>
          <w:rFonts w:eastAsia="Times New Roman" w:cs="Arial"/>
          <w:szCs w:val="24"/>
          <w:lang w:val="fr-FR" w:eastAsia="en-GB"/>
        </w:rPr>
        <w:t>s</w:t>
      </w:r>
      <w:r w:rsidRPr="00796203">
        <w:rPr>
          <w:rFonts w:eastAsia="Times New Roman" w:cs="Arial"/>
          <w:szCs w:val="24"/>
          <w:lang w:val="fr-FR" w:eastAsia="en-GB"/>
        </w:rPr>
        <w:t xml:space="preserve"> mémoire</w:t>
      </w:r>
      <w:r w:rsidR="003D6071">
        <w:rPr>
          <w:rFonts w:eastAsia="Times New Roman" w:cs="Arial"/>
          <w:szCs w:val="24"/>
          <w:lang w:val="fr-FR" w:eastAsia="en-GB"/>
        </w:rPr>
        <w:t>s</w:t>
      </w:r>
      <w:r w:rsidRPr="00796203">
        <w:rPr>
          <w:rFonts w:eastAsia="Times New Roman" w:cs="Arial"/>
          <w:szCs w:val="24"/>
          <w:lang w:val="fr-FR" w:eastAsia="en-GB"/>
        </w:rPr>
        <w:t xml:space="preserve"> (trop coûteux en énergie pour l'organisme), mais permet aussi de reconstituer un système immunitaire entier à partir de quelques cellules en cas de dommages. Par exemple, </w:t>
      </w:r>
      <w:r w:rsidR="0054511A">
        <w:fldChar w:fldCharType="begin"/>
      </w:r>
      <w:r w:rsidR="0054511A" w:rsidRPr="008257D4">
        <w:rPr>
          <w:lang w:val="fr-FR"/>
          <w:rPrChange w:id="580" w:author="LALOY Emilien" w:date="2026-08-20T16:37:00Z">
            <w:rPr/>
          </w:rPrChange>
        </w:rPr>
        <w:instrText xml:space="preserve"> HYPERLINK "file:///C:\\Users\\xtoph\\Downloads\\Goldrath_JExpMed_2000" </w:instrText>
      </w:r>
      <w:r w:rsidR="0054511A">
        <w:fldChar w:fldCharType="separate"/>
      </w:r>
      <w:r w:rsidRPr="00796203">
        <w:rPr>
          <w:rFonts w:eastAsia="Times New Roman" w:cs="Arial"/>
          <w:color w:val="0000FF"/>
          <w:szCs w:val="24"/>
          <w:u w:val="single"/>
          <w:lang w:val="fr-FR" w:eastAsia="en-GB"/>
        </w:rPr>
        <w:t>Goldrath_JExpMed_2000</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observe</w:t>
      </w:r>
      <w:r w:rsidR="003D6071">
        <w:rPr>
          <w:rFonts w:eastAsia="Times New Roman" w:cs="Arial"/>
          <w:szCs w:val="24"/>
          <w:lang w:val="fr-FR" w:eastAsia="en-GB"/>
        </w:rPr>
        <w:t>nt</w:t>
      </w:r>
      <w:r w:rsidRPr="00796203">
        <w:rPr>
          <w:rFonts w:eastAsia="Times New Roman" w:cs="Arial"/>
          <w:szCs w:val="24"/>
          <w:lang w:val="fr-FR" w:eastAsia="en-GB"/>
        </w:rPr>
        <w:t xml:space="preserve"> que des lymphocytes naïfs prolifèrent et reconstituent la population lymphocyt</w:t>
      </w:r>
      <w:r w:rsidR="003D6071">
        <w:rPr>
          <w:rFonts w:eastAsia="Times New Roman" w:cs="Arial"/>
          <w:szCs w:val="24"/>
          <w:lang w:val="fr-FR" w:eastAsia="en-GB"/>
        </w:rPr>
        <w:t>aire</w:t>
      </w:r>
      <w:r w:rsidRPr="00796203">
        <w:rPr>
          <w:rFonts w:eastAsia="Times New Roman" w:cs="Arial"/>
          <w:szCs w:val="24"/>
          <w:lang w:val="fr-FR" w:eastAsia="en-GB"/>
        </w:rPr>
        <w:t xml:space="preserve"> lorsqu'ils sont transférés dans une souris</w:t>
      </w:r>
      <w:r w:rsidR="003D6071">
        <w:rPr>
          <w:rFonts w:eastAsia="Times New Roman" w:cs="Arial"/>
          <w:szCs w:val="24"/>
          <w:lang w:val="fr-FR" w:eastAsia="en-GB"/>
        </w:rPr>
        <w:t xml:space="preserve"> </w:t>
      </w:r>
      <w:proofErr w:type="spellStart"/>
      <w:r w:rsidR="003D6071">
        <w:rPr>
          <w:rFonts w:eastAsia="Times New Roman" w:cs="Arial"/>
          <w:szCs w:val="24"/>
          <w:lang w:val="fr-FR" w:eastAsia="en-GB"/>
        </w:rPr>
        <w:t>syngénique</w:t>
      </w:r>
      <w:proofErr w:type="spellEnd"/>
      <w:r w:rsidRPr="00796203">
        <w:rPr>
          <w:rFonts w:eastAsia="Times New Roman" w:cs="Arial"/>
          <w:szCs w:val="24"/>
          <w:lang w:val="fr-FR" w:eastAsia="en-GB"/>
        </w:rPr>
        <w:t xml:space="preserve"> </w:t>
      </w:r>
      <w:proofErr w:type="spellStart"/>
      <w:r w:rsidRPr="00796203">
        <w:rPr>
          <w:rFonts w:eastAsia="Times New Roman" w:cs="Arial"/>
          <w:szCs w:val="24"/>
          <w:lang w:val="fr-FR" w:eastAsia="en-GB"/>
        </w:rPr>
        <w:t>lymphodéplété</w:t>
      </w:r>
      <w:r w:rsidR="003D6071">
        <w:rPr>
          <w:rFonts w:eastAsia="Times New Roman" w:cs="Arial"/>
          <w:szCs w:val="24"/>
          <w:lang w:val="fr-FR" w:eastAsia="en-GB"/>
        </w:rPr>
        <w:t>e</w:t>
      </w:r>
      <w:proofErr w:type="spellEnd"/>
      <w:r w:rsidR="003D6071">
        <w:rPr>
          <w:rFonts w:eastAsia="Times New Roman" w:cs="Arial"/>
          <w:szCs w:val="24"/>
          <w:lang w:val="fr-FR" w:eastAsia="en-GB"/>
        </w:rPr>
        <w:t xml:space="preserve">, en l’absence de </w:t>
      </w:r>
      <w:proofErr w:type="gramStart"/>
      <w:r w:rsidR="003D6071">
        <w:rPr>
          <w:rFonts w:eastAsia="Times New Roman" w:cs="Arial"/>
          <w:szCs w:val="24"/>
          <w:lang w:val="fr-FR" w:eastAsia="en-GB"/>
        </w:rPr>
        <w:t>stimulation  antigénique</w:t>
      </w:r>
      <w:proofErr w:type="gramEnd"/>
      <w:r w:rsidR="003D6071">
        <w:rPr>
          <w:rFonts w:eastAsia="Times New Roman" w:cs="Arial"/>
          <w:szCs w:val="24"/>
          <w:lang w:val="fr-FR" w:eastAsia="en-GB"/>
        </w:rPr>
        <w:t xml:space="preserve"> spécifique</w:t>
      </w:r>
      <w:r w:rsidRPr="00796203">
        <w:rPr>
          <w:rFonts w:eastAsia="Times New Roman" w:cs="Arial"/>
          <w:szCs w:val="24"/>
          <w:lang w:val="fr-FR" w:eastAsia="en-GB"/>
        </w:rPr>
        <w:t xml:space="preserve">. Les </w:t>
      </w:r>
      <w:proofErr w:type="spellStart"/>
      <w:r w:rsidRPr="00796203">
        <w:rPr>
          <w:rFonts w:eastAsia="Times New Roman" w:cs="Arial"/>
          <w:szCs w:val="24"/>
          <w:lang w:val="fr-FR" w:eastAsia="en-GB"/>
        </w:rPr>
        <w:t>Tnaïfs</w:t>
      </w:r>
      <w:proofErr w:type="spellEnd"/>
      <w:r w:rsidRPr="00796203">
        <w:rPr>
          <w:rFonts w:eastAsia="Times New Roman" w:cs="Arial"/>
          <w:szCs w:val="24"/>
          <w:lang w:val="fr-FR" w:eastAsia="en-GB"/>
        </w:rPr>
        <w:t xml:space="preserve"> ont alors un phénotype particulier qui ressemble aux lymphocytes mémoires </w:t>
      </w:r>
      <w:r w:rsidR="0054511A">
        <w:fldChar w:fldCharType="begin"/>
      </w:r>
      <w:r w:rsidR="0054511A" w:rsidRPr="008257D4">
        <w:rPr>
          <w:lang w:val="fr-FR"/>
          <w:rPrChange w:id="581" w:author="LALOY Emilien" w:date="2026-08-20T16:38:00Z">
            <w:rPr/>
          </w:rPrChange>
        </w:rPr>
        <w:instrText xml:space="preserve"> HYPERLINK "file:///C:\\Users\\xtoph\\Downloads\\Goldrath_JExpMed_2000" </w:instrText>
      </w:r>
      <w:r w:rsidR="0054511A">
        <w:fldChar w:fldCharType="separate"/>
      </w:r>
      <w:r w:rsidRPr="00796203">
        <w:rPr>
          <w:rFonts w:eastAsia="Times New Roman" w:cs="Arial"/>
          <w:color w:val="0000FF"/>
          <w:szCs w:val="24"/>
          <w:u w:val="single"/>
          <w:lang w:val="fr-FR" w:eastAsia="en-GB"/>
        </w:rPr>
        <w:t>Goldrath_JExpMed_2000</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et ces cellules ont parfois été appelées "lymphocyte T mémoire virtuel" dans des études plus récentes </w:t>
      </w:r>
      <w:r w:rsidR="0054511A">
        <w:fldChar w:fldCharType="begin"/>
      </w:r>
      <w:r w:rsidR="0054511A" w:rsidRPr="008257D4">
        <w:rPr>
          <w:lang w:val="fr-FR"/>
          <w:rPrChange w:id="582" w:author="LALOY Emilien" w:date="2026-08-20T16:38:00Z">
            <w:rPr/>
          </w:rPrChange>
        </w:rPr>
        <w:instrText xml:space="preserve"> HYPERLINK "file:///C:\\Users\\xtoph\\Downloads\\Masopust_NatRevImmunol_2026" </w:instrText>
      </w:r>
      <w:r w:rsidR="0054511A">
        <w:fldChar w:fldCharType="separate"/>
      </w:r>
      <w:r w:rsidRPr="00796203">
        <w:rPr>
          <w:rFonts w:eastAsia="Times New Roman" w:cs="Arial"/>
          <w:color w:val="0000FF"/>
          <w:szCs w:val="24"/>
          <w:u w:val="single"/>
          <w:lang w:val="fr-FR" w:eastAsia="en-GB"/>
        </w:rPr>
        <w:t>Masopust_NatRevImmunol_2026</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Le phénomène r</w:t>
      </w:r>
      <w:r>
        <w:rPr>
          <w:rFonts w:eastAsia="Times New Roman" w:cs="Arial"/>
          <w:szCs w:val="24"/>
          <w:lang w:val="fr-FR" w:eastAsia="en-GB"/>
        </w:rPr>
        <w:t>evi</w:t>
      </w:r>
      <w:r w:rsidRPr="00796203">
        <w:rPr>
          <w:rFonts w:eastAsia="Times New Roman" w:cs="Arial"/>
          <w:szCs w:val="24"/>
          <w:lang w:val="fr-FR" w:eastAsia="en-GB"/>
        </w:rPr>
        <w:t xml:space="preserve">ent à la normale et les </w:t>
      </w:r>
      <w:proofErr w:type="spellStart"/>
      <w:r w:rsidRPr="00796203">
        <w:rPr>
          <w:rFonts w:eastAsia="Times New Roman" w:cs="Arial"/>
          <w:szCs w:val="24"/>
          <w:lang w:val="fr-FR" w:eastAsia="en-GB"/>
        </w:rPr>
        <w:t>Tnaïfs</w:t>
      </w:r>
      <w:proofErr w:type="spellEnd"/>
      <w:r w:rsidRPr="00796203">
        <w:rPr>
          <w:rFonts w:eastAsia="Times New Roman" w:cs="Arial"/>
          <w:szCs w:val="24"/>
          <w:lang w:val="fr-FR" w:eastAsia="en-GB"/>
        </w:rPr>
        <w:t xml:space="preserve"> arrêtent de proliférer lorsque le nombre de lymphocyte total est similaire à celui des conditions "normales" homéostatiques </w:t>
      </w:r>
      <w:r w:rsidR="0054511A">
        <w:fldChar w:fldCharType="begin"/>
      </w:r>
      <w:r w:rsidR="0054511A" w:rsidRPr="008257D4">
        <w:rPr>
          <w:lang w:val="fr-FR"/>
          <w:rPrChange w:id="583" w:author="LALOY Emilien" w:date="2026-08-20T16:38:00Z">
            <w:rPr/>
          </w:rPrChange>
        </w:rPr>
        <w:instrText xml:space="preserve"> HYPERLINK "file:///C:\\Users\\xtoph\\Downloads\\Goldrath_JExpMed_2000" </w:instrText>
      </w:r>
      <w:r w:rsidR="0054511A">
        <w:fldChar w:fldCharType="separate"/>
      </w:r>
      <w:r w:rsidRPr="00796203">
        <w:rPr>
          <w:rFonts w:eastAsia="Times New Roman" w:cs="Arial"/>
          <w:color w:val="0000FF"/>
          <w:szCs w:val="24"/>
          <w:u w:val="single"/>
          <w:lang w:val="fr-FR" w:eastAsia="en-GB"/>
        </w:rPr>
        <w:t>Goldrath_JExpMed_2000</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w:t>
      </w:r>
    </w:p>
    <w:p w14:paraId="55ED1041" w14:textId="5B3D459C" w:rsidR="004F59EA" w:rsidRDefault="004F59EA" w:rsidP="004F59EA">
      <w:pPr>
        <w:spacing w:before="100" w:beforeAutospacing="1" w:after="100" w:afterAutospacing="1"/>
        <w:ind w:firstLine="720"/>
        <w:jc w:val="both"/>
        <w:rPr>
          <w:ins w:id="584" w:author="LALOY Emilien" w:date="2026-08-20T16:43:00Z"/>
          <w:rFonts w:eastAsia="Times New Roman" w:cs="Arial"/>
          <w:szCs w:val="24"/>
          <w:lang w:val="fr-FR" w:eastAsia="en-GB"/>
        </w:rPr>
      </w:pPr>
      <w:r w:rsidRPr="00796203">
        <w:rPr>
          <w:rFonts w:eastAsia="Times New Roman" w:cs="Arial"/>
          <w:szCs w:val="24"/>
          <w:lang w:val="fr-FR" w:eastAsia="en-GB"/>
        </w:rPr>
        <w:t xml:space="preserve">La prolifération homéostatique des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dépend largement de l'IL7 dont l'expression du récepteur (composé de l'IL7R (CD127, récepteur commun à l'IL7 et à la TSLP) et du CD132 (chaine comme aux récepteurs de cytokines)) est confinée aux </w:t>
      </w:r>
      <w:proofErr w:type="spellStart"/>
      <w:r w:rsidRPr="00796203">
        <w:rPr>
          <w:rFonts w:eastAsia="Times New Roman" w:cs="Arial"/>
          <w:szCs w:val="24"/>
          <w:lang w:val="fr-FR" w:eastAsia="en-GB"/>
        </w:rPr>
        <w:t>Tnaïfs</w:t>
      </w:r>
      <w:proofErr w:type="spellEnd"/>
      <w:r w:rsidRPr="00796203">
        <w:rPr>
          <w:rFonts w:eastAsia="Times New Roman" w:cs="Arial"/>
          <w:szCs w:val="24"/>
          <w:lang w:val="fr-FR" w:eastAsia="en-GB"/>
        </w:rPr>
        <w:t xml:space="preserve"> et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w:t>
      </w:r>
      <w:r w:rsidR="0054511A">
        <w:fldChar w:fldCharType="begin"/>
      </w:r>
      <w:r w:rsidR="0054511A" w:rsidRPr="008257D4">
        <w:rPr>
          <w:lang w:val="fr-FR"/>
          <w:rPrChange w:id="585" w:author="LALOY Emilien" w:date="2026-08-20T16:37:00Z">
            <w:rPr/>
          </w:rPrChange>
        </w:rPr>
        <w:instrText xml:space="preserve"> HYPERLINK "file:///C:\\Users\\xtoph\\Downloads\\Schluns_NatImmunol_2000" </w:instrText>
      </w:r>
      <w:r w:rsidR="0054511A">
        <w:fldChar w:fldCharType="separate"/>
      </w:r>
      <w:r w:rsidRPr="00796203">
        <w:rPr>
          <w:rFonts w:eastAsia="Times New Roman" w:cs="Arial"/>
          <w:color w:val="0000FF"/>
          <w:szCs w:val="24"/>
          <w:u w:val="single"/>
          <w:lang w:val="fr-FR" w:eastAsia="en-GB"/>
        </w:rPr>
        <w:t>Schluns_NatImmunol_2000</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w:t>
      </w:r>
      <w:r w:rsidR="0054511A">
        <w:fldChar w:fldCharType="begin"/>
      </w:r>
      <w:r w:rsidR="0054511A" w:rsidRPr="008257D4">
        <w:rPr>
          <w:lang w:val="fr-FR"/>
          <w:rPrChange w:id="586" w:author="LALOY Emilien" w:date="2026-08-20T16:37:00Z">
            <w:rPr/>
          </w:rPrChange>
        </w:rPr>
        <w:instrText xml:space="preserve"> HYPERLINK "file:///C:\\Users\\xtoph\\Downloads\\Obar_IntImmunol_2010" </w:instrText>
      </w:r>
      <w:r w:rsidR="0054511A">
        <w:fldChar w:fldCharType="separate"/>
      </w:r>
      <w:r w:rsidRPr="00796203">
        <w:rPr>
          <w:rFonts w:eastAsia="Times New Roman" w:cs="Arial"/>
          <w:color w:val="0000FF"/>
          <w:szCs w:val="24"/>
          <w:u w:val="single"/>
          <w:lang w:val="fr-FR" w:eastAsia="en-GB"/>
        </w:rPr>
        <w:t>Obar_IntImmunol_2010</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Le blocage de la signalisation de l'IL7 (par KO de l'IL7 ou de l'IL7R) entraine une perte de la prolifération, de la survie (dépendant de BCL-2) et impacte le nombre de lymphocytes pendant la phase mémoire d'une infection </w:t>
      </w:r>
      <w:r w:rsidR="0054511A">
        <w:fldChar w:fldCharType="begin"/>
      </w:r>
      <w:r w:rsidR="0054511A" w:rsidRPr="008257D4">
        <w:rPr>
          <w:lang w:val="fr-FR"/>
          <w:rPrChange w:id="587" w:author="LALOY Emilien" w:date="2026-08-20T16:37:00Z">
            <w:rPr/>
          </w:rPrChange>
        </w:rPr>
        <w:instrText xml:space="preserve"> HYPERLINK "file:///C:\\Users\\xtoph\\Downloads\\Schluns_NatImmunol_2000" </w:instrText>
      </w:r>
      <w:r w:rsidR="0054511A">
        <w:fldChar w:fldCharType="separate"/>
      </w:r>
      <w:r w:rsidRPr="00796203">
        <w:rPr>
          <w:rFonts w:eastAsia="Times New Roman" w:cs="Arial"/>
          <w:color w:val="0000FF"/>
          <w:szCs w:val="24"/>
          <w:u w:val="single"/>
          <w:lang w:val="fr-FR" w:eastAsia="en-GB"/>
        </w:rPr>
        <w:t>Schluns_NatImmunol_2000</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w:t>
      </w:r>
      <w:r w:rsidRPr="00796203">
        <w:rPr>
          <w:rFonts w:eastAsia="Times New Roman" w:cs="Arial"/>
          <w:szCs w:val="24"/>
          <w:lang w:val="fr-FR" w:eastAsia="en-GB"/>
        </w:rPr>
        <w:br/>
      </w:r>
      <w:r w:rsidRPr="00796203">
        <w:rPr>
          <w:rFonts w:eastAsia="Times New Roman" w:cs="Arial"/>
          <w:szCs w:val="24"/>
          <w:lang w:val="fr-FR" w:eastAsia="en-GB"/>
        </w:rPr>
        <w:lastRenderedPageBreak/>
        <w:t xml:space="preserve">Une autre cytokine importante pour la survie à long terme des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est l'IL15 </w:t>
      </w:r>
      <w:commentRangeStart w:id="588"/>
      <w:commentRangeStart w:id="589"/>
      <w:r>
        <w:fldChar w:fldCharType="begin"/>
      </w:r>
      <w:r w:rsidR="00296D28" w:rsidRPr="00D45C91">
        <w:rPr>
          <w:lang w:val="fr-FR"/>
        </w:rPr>
        <w:instrText>HYPERLINK "C:\\Users\\xtoph\\Downloads\\Obar_IntImmunol_2010"</w:instrText>
      </w:r>
      <w:r>
        <w:fldChar w:fldCharType="separate"/>
      </w:r>
      <w:r w:rsidRPr="00796203">
        <w:rPr>
          <w:rFonts w:eastAsia="Times New Roman" w:cs="Arial"/>
          <w:color w:val="0000FF"/>
          <w:szCs w:val="24"/>
          <w:u w:val="single"/>
          <w:lang w:val="fr-FR" w:eastAsia="en-GB"/>
        </w:rPr>
        <w:t>Obar_IntImmunol_2010</w:t>
      </w:r>
      <w:r>
        <w:fldChar w:fldCharType="end"/>
      </w:r>
      <w:commentRangeEnd w:id="588"/>
      <w:r w:rsidR="003D6071">
        <w:rPr>
          <w:rStyle w:val="Marquedecommentaire"/>
        </w:rPr>
        <w:commentReference w:id="588"/>
      </w:r>
      <w:commentRangeEnd w:id="589"/>
      <w:r w:rsidR="00EE39F9">
        <w:rPr>
          <w:rStyle w:val="Marquedecommentaire"/>
        </w:rPr>
        <w:commentReference w:id="589"/>
      </w:r>
      <w:ins w:id="590" w:author="LALOY Emilien" w:date="2026-08-20T16:43:00Z">
        <w:r w:rsidR="00421E6C" w:rsidRPr="00421E6C">
          <w:rPr>
            <w:lang w:val="fr-FR"/>
            <w:rPrChange w:id="591" w:author="LALOY Emilien" w:date="2026-08-20T16:43:00Z">
              <w:rPr/>
            </w:rPrChange>
          </w:rPr>
          <w:t xml:space="preserve"> </w:t>
        </w:r>
        <w:r w:rsidR="00421E6C">
          <w:rPr>
            <w:lang w:val="fr-FR"/>
          </w:rPr>
          <w:t>(voir figure 3)</w:t>
        </w:r>
      </w:ins>
      <w:r w:rsidRPr="00796203">
        <w:rPr>
          <w:rFonts w:eastAsia="Times New Roman" w:cs="Arial"/>
          <w:szCs w:val="24"/>
          <w:lang w:val="fr-FR" w:eastAsia="en-GB"/>
        </w:rPr>
        <w:t>.</w:t>
      </w:r>
    </w:p>
    <w:p w14:paraId="03960EEE" w14:textId="77777777" w:rsidR="00421E6C" w:rsidRDefault="00421E6C">
      <w:pPr>
        <w:keepNext/>
        <w:spacing w:before="100" w:beforeAutospacing="1" w:after="100" w:afterAutospacing="1"/>
        <w:jc w:val="both"/>
        <w:rPr>
          <w:ins w:id="592" w:author="LALOY Emilien" w:date="2026-08-20T16:44:00Z"/>
        </w:rPr>
        <w:pPrChange w:id="593" w:author="LALOY Emilien" w:date="2026-08-20T16:44:00Z">
          <w:pPr>
            <w:spacing w:before="100" w:beforeAutospacing="1" w:after="100" w:afterAutospacing="1"/>
            <w:jc w:val="both"/>
          </w:pPr>
        </w:pPrChange>
      </w:pPr>
      <w:ins w:id="594" w:author="LALOY Emilien" w:date="2026-08-20T16:44:00Z">
        <w:r>
          <w:rPr>
            <w:rFonts w:eastAsia="Times New Roman" w:cs="Arial"/>
            <w:noProof/>
            <w:szCs w:val="24"/>
            <w:lang w:val="fr-FR" w:eastAsia="en-GB"/>
          </w:rPr>
          <w:drawing>
            <wp:inline distT="0" distB="0" distL="0" distR="0" wp14:anchorId="73FB829E" wp14:editId="288B5ABC">
              <wp:extent cx="5684808" cy="5105289"/>
              <wp:effectExtent l="0" t="0" r="0" b="63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19368" cy="5136326"/>
                      </a:xfrm>
                      <a:prstGeom prst="rect">
                        <a:avLst/>
                      </a:prstGeom>
                      <a:noFill/>
                      <a:ln>
                        <a:noFill/>
                      </a:ln>
                    </pic:spPr>
                  </pic:pic>
                </a:graphicData>
              </a:graphic>
            </wp:inline>
          </w:drawing>
        </w:r>
      </w:ins>
    </w:p>
    <w:p w14:paraId="2E65AB91" w14:textId="6EB51C83" w:rsidR="00421E6C" w:rsidRPr="00796203" w:rsidRDefault="00421E6C">
      <w:pPr>
        <w:pStyle w:val="Lgende"/>
        <w:jc w:val="both"/>
        <w:rPr>
          <w:rFonts w:eastAsia="Times New Roman" w:cs="Arial"/>
          <w:szCs w:val="24"/>
          <w:lang w:val="fr-FR" w:eastAsia="en-GB"/>
        </w:rPr>
        <w:pPrChange w:id="595" w:author="LALOY Emilien" w:date="2026-08-20T16:44:00Z">
          <w:pPr>
            <w:spacing w:before="100" w:beforeAutospacing="1" w:after="100" w:afterAutospacing="1"/>
            <w:ind w:firstLine="720"/>
            <w:jc w:val="both"/>
          </w:pPr>
        </w:pPrChange>
      </w:pPr>
      <w:ins w:id="596" w:author="LALOY Emilien" w:date="2026-08-20T16:44:00Z">
        <w:r w:rsidRPr="00421E6C">
          <w:rPr>
            <w:lang w:val="fr-FR"/>
            <w:rPrChange w:id="597" w:author="LALOY Emilien" w:date="2026-08-20T16:45:00Z">
              <w:rPr>
                <w:i/>
                <w:iCs/>
              </w:rPr>
            </w:rPrChange>
          </w:rPr>
          <w:t xml:space="preserve">Figure </w:t>
        </w:r>
        <w:r>
          <w:fldChar w:fldCharType="begin"/>
        </w:r>
        <w:r w:rsidRPr="00421E6C">
          <w:rPr>
            <w:lang w:val="fr-FR"/>
            <w:rPrChange w:id="598" w:author="LALOY Emilien" w:date="2026-08-20T16:45:00Z">
              <w:rPr>
                <w:i/>
                <w:iCs/>
              </w:rPr>
            </w:rPrChange>
          </w:rPr>
          <w:instrText xml:space="preserve"> SEQ Figure \* ARABIC </w:instrText>
        </w:r>
      </w:ins>
      <w:r>
        <w:fldChar w:fldCharType="separate"/>
      </w:r>
      <w:ins w:id="599" w:author="LALOY Emilien" w:date="2026-08-20T16:47:00Z">
        <w:r>
          <w:rPr>
            <w:noProof/>
            <w:lang w:val="fr-FR"/>
          </w:rPr>
          <w:t>4</w:t>
        </w:r>
      </w:ins>
      <w:ins w:id="600" w:author="LALOY Emilien" w:date="2026-08-20T16:44:00Z">
        <w:r>
          <w:fldChar w:fldCharType="end"/>
        </w:r>
        <w:r w:rsidRPr="00421E6C">
          <w:rPr>
            <w:lang w:val="fr-FR"/>
            <w:rPrChange w:id="601" w:author="LALOY Emilien" w:date="2026-08-20T16:45:00Z">
              <w:rPr>
                <w:i/>
                <w:iCs/>
              </w:rPr>
            </w:rPrChange>
          </w:rPr>
          <w:t xml:space="preserve"> Figure tirée de [</w:t>
        </w:r>
        <w:proofErr w:type="gramStart"/>
        <w:r w:rsidRPr="00421E6C">
          <w:rPr>
            <w:lang w:val="fr-FR"/>
            <w:rPrChange w:id="602" w:author="LALOY Emilien" w:date="2026-08-20T16:45:00Z">
              <w:rPr>
                <w:i/>
                <w:iCs/>
              </w:rPr>
            </w:rPrChange>
          </w:rPr>
          <w:t>univ-bio.com/article/id-3113.html](</w:t>
        </w:r>
        <w:proofErr w:type="gramEnd"/>
        <w:r w:rsidRPr="00421E6C">
          <w:rPr>
            <w:lang w:val="fr-FR"/>
            <w:rPrChange w:id="603" w:author="LALOY Emilien" w:date="2026-08-20T16:45:00Z">
              <w:rPr>
                <w:i/>
                <w:iCs/>
              </w:rPr>
            </w:rPrChange>
          </w:rPr>
          <w:t>https://www.univ-bio.com/article/id-3113.html)</w:t>
        </w:r>
      </w:ins>
    </w:p>
    <w:p w14:paraId="3C825D75" w14:textId="77777777" w:rsidR="00D12A00" w:rsidRDefault="002914A5" w:rsidP="004F59EA">
      <w:pPr>
        <w:spacing w:before="100" w:beforeAutospacing="1" w:after="100" w:afterAutospacing="1"/>
        <w:jc w:val="both"/>
        <w:rPr>
          <w:rFonts w:eastAsia="Times New Roman" w:cs="Arial"/>
          <w:szCs w:val="24"/>
          <w:lang w:val="fr-FR" w:eastAsia="en-GB"/>
        </w:rPr>
      </w:pPr>
      <w:r w:rsidRPr="002914A5">
        <w:rPr>
          <w:rFonts w:eastAsia="Times New Roman" w:cs="Arial"/>
          <w:szCs w:val="24"/>
          <w:lang w:val="fr-FR" w:eastAsia="en-GB"/>
        </w:rPr>
        <w:t xml:space="preserve">Malgré cette régulation fine du nombre total de lymphocyte dans l'organisme, un nombre aberrant de lymphocyte a déjà été observé sous certaines conditions [[Schenkel_JImmunol_2016]] [[Wijeyesinghe_Nature_2021]] (vaccination HPBB et </w:t>
      </w:r>
      <w:proofErr w:type="spellStart"/>
      <w:r w:rsidRPr="002914A5">
        <w:rPr>
          <w:rFonts w:eastAsia="Times New Roman" w:cs="Arial"/>
          <w:szCs w:val="24"/>
          <w:lang w:val="fr-FR" w:eastAsia="en-GB"/>
        </w:rPr>
        <w:t>co</w:t>
      </w:r>
      <w:proofErr w:type="spellEnd"/>
      <w:r w:rsidRPr="002914A5">
        <w:rPr>
          <w:rFonts w:eastAsia="Times New Roman" w:cs="Arial"/>
          <w:szCs w:val="24"/>
          <w:lang w:val="fr-FR" w:eastAsia="en-GB"/>
        </w:rPr>
        <w:t>-élevage de souris SPF et "pet-shop"). Ces observations suggèrent que le nombre total de lymphocyte n'est pas complètement fixé, mais que celui-ci peut varier en réponse à des stimulation externes.</w:t>
      </w:r>
    </w:p>
    <w:p w14:paraId="3CD34F17" w14:textId="77777777" w:rsidR="004F59EA" w:rsidRDefault="004F59EA" w:rsidP="004F59EA">
      <w:pPr>
        <w:spacing w:before="100" w:beforeAutospacing="1" w:after="100" w:afterAutospacing="1"/>
        <w:jc w:val="both"/>
        <w:rPr>
          <w:rFonts w:eastAsia="Times New Roman" w:cs="Arial"/>
          <w:i/>
          <w:iCs/>
          <w:sz w:val="20"/>
          <w:szCs w:val="20"/>
          <w:lang w:val="fr-FR" w:eastAsia="en-GB"/>
        </w:rPr>
      </w:pPr>
      <w:r w:rsidRPr="00796203">
        <w:rPr>
          <w:rFonts w:eastAsia="Times New Roman" w:cs="Arial"/>
          <w:i/>
          <w:iCs/>
          <w:sz w:val="20"/>
          <w:szCs w:val="20"/>
          <w:lang w:val="fr-FR" w:eastAsia="en-GB"/>
        </w:rPr>
        <w:t xml:space="preserve">Les lymphocytes mémoires expriment CD45RO et les lymphocytes T naïfs expriment CD45RA </w:t>
      </w:r>
      <w:r w:rsidR="0054511A">
        <w:fldChar w:fldCharType="begin"/>
      </w:r>
      <w:r w:rsidR="0054511A" w:rsidRPr="008257D4">
        <w:rPr>
          <w:lang w:val="fr-FR"/>
          <w:rPrChange w:id="604" w:author="LALOY Emilien" w:date="2026-08-20T16:38:00Z">
            <w:rPr/>
          </w:rPrChange>
        </w:rPr>
        <w:instrText xml:space="preserve"> HYPERLINK "file:///C:\\Users\\xtoph\\Downloads\\Farber_NatRevImmunol_2014" </w:instrText>
      </w:r>
      <w:r w:rsidR="0054511A">
        <w:fldChar w:fldCharType="separate"/>
      </w:r>
      <w:r w:rsidRPr="00796203">
        <w:rPr>
          <w:rFonts w:eastAsia="Times New Roman" w:cs="Arial"/>
          <w:i/>
          <w:iCs/>
          <w:color w:val="0000FF"/>
          <w:sz w:val="20"/>
          <w:szCs w:val="20"/>
          <w:u w:val="single"/>
          <w:lang w:val="fr-FR" w:eastAsia="en-GB"/>
        </w:rPr>
        <w:t>Farber_NatRevImmunol_2014</w:t>
      </w:r>
      <w:r w:rsidR="0054511A">
        <w:rPr>
          <w:rFonts w:eastAsia="Times New Roman" w:cs="Arial"/>
          <w:i/>
          <w:iCs/>
          <w:color w:val="0000FF"/>
          <w:sz w:val="20"/>
          <w:szCs w:val="20"/>
          <w:u w:val="single"/>
          <w:lang w:val="fr-FR" w:eastAsia="en-GB"/>
        </w:rPr>
        <w:fldChar w:fldCharType="end"/>
      </w:r>
      <w:r w:rsidRPr="00796203">
        <w:rPr>
          <w:rFonts w:eastAsia="Times New Roman" w:cs="Arial"/>
          <w:i/>
          <w:iCs/>
          <w:sz w:val="20"/>
          <w:szCs w:val="20"/>
          <w:lang w:val="fr-FR" w:eastAsia="en-GB"/>
        </w:rPr>
        <w:t>.</w:t>
      </w:r>
      <w:r w:rsidRPr="00D57811">
        <w:rPr>
          <w:rFonts w:eastAsia="Times New Roman" w:cs="Arial"/>
          <w:i/>
          <w:iCs/>
          <w:sz w:val="20"/>
          <w:szCs w:val="20"/>
          <w:lang w:val="fr-FR" w:eastAsia="en-GB"/>
        </w:rPr>
        <w:t xml:space="preserve"> </w:t>
      </w:r>
      <w:r w:rsidRPr="00796203">
        <w:rPr>
          <w:rFonts w:eastAsia="Times New Roman" w:cs="Arial"/>
          <w:i/>
          <w:iCs/>
          <w:sz w:val="20"/>
          <w:szCs w:val="20"/>
          <w:lang w:val="fr-FR" w:eastAsia="en-GB"/>
        </w:rPr>
        <w:t xml:space="preserve">La plupart des lymphocytes T mémoires sont formés pendant les </w:t>
      </w:r>
      <w:r w:rsidRPr="00796203">
        <w:rPr>
          <w:rFonts w:eastAsia="Times New Roman" w:cs="Arial"/>
          <w:i/>
          <w:iCs/>
          <w:sz w:val="20"/>
          <w:szCs w:val="20"/>
          <w:lang w:val="fr-FR" w:eastAsia="en-GB"/>
        </w:rPr>
        <w:lastRenderedPageBreak/>
        <w:t xml:space="preserve">premières années de vie </w:t>
      </w:r>
      <w:r w:rsidR="0054511A">
        <w:fldChar w:fldCharType="begin"/>
      </w:r>
      <w:r w:rsidR="0054511A" w:rsidRPr="008257D4">
        <w:rPr>
          <w:lang w:val="fr-FR"/>
          <w:rPrChange w:id="605" w:author="LALOY Emilien" w:date="2026-08-20T16:38:00Z">
            <w:rPr/>
          </w:rPrChange>
        </w:rPr>
        <w:instrText xml:space="preserve"> HYPERLINK "file:///C:\\Users\\xtoph\\Downloads\\Farber_NatRevImmunol_2014" </w:instrText>
      </w:r>
      <w:r w:rsidR="0054511A">
        <w:fldChar w:fldCharType="separate"/>
      </w:r>
      <w:r w:rsidRPr="00796203">
        <w:rPr>
          <w:rFonts w:eastAsia="Times New Roman" w:cs="Arial"/>
          <w:i/>
          <w:iCs/>
          <w:color w:val="0000FF"/>
          <w:sz w:val="20"/>
          <w:szCs w:val="20"/>
          <w:u w:val="single"/>
          <w:lang w:val="fr-FR" w:eastAsia="en-GB"/>
        </w:rPr>
        <w:t>Farber_NatRevImmunol_2014</w:t>
      </w:r>
      <w:r w:rsidR="0054511A">
        <w:rPr>
          <w:rFonts w:eastAsia="Times New Roman" w:cs="Arial"/>
          <w:i/>
          <w:iCs/>
          <w:color w:val="0000FF"/>
          <w:sz w:val="20"/>
          <w:szCs w:val="20"/>
          <w:u w:val="single"/>
          <w:lang w:val="fr-FR" w:eastAsia="en-GB"/>
        </w:rPr>
        <w:fldChar w:fldCharType="end"/>
      </w:r>
      <w:r w:rsidRPr="00796203">
        <w:rPr>
          <w:rFonts w:eastAsia="Times New Roman" w:cs="Arial"/>
          <w:i/>
          <w:iCs/>
          <w:sz w:val="20"/>
          <w:szCs w:val="20"/>
          <w:lang w:val="fr-FR" w:eastAsia="en-GB"/>
        </w:rPr>
        <w:t>.</w:t>
      </w:r>
      <w:r w:rsidRPr="00D57811">
        <w:rPr>
          <w:rFonts w:eastAsia="Times New Roman" w:cs="Arial"/>
          <w:i/>
          <w:iCs/>
          <w:sz w:val="20"/>
          <w:szCs w:val="20"/>
          <w:lang w:val="fr-FR" w:eastAsia="en-GB"/>
        </w:rPr>
        <w:t xml:space="preserve"> </w:t>
      </w:r>
      <w:r w:rsidRPr="00796203">
        <w:rPr>
          <w:rFonts w:eastAsia="Times New Roman" w:cs="Arial"/>
          <w:i/>
          <w:iCs/>
          <w:sz w:val="20"/>
          <w:szCs w:val="20"/>
          <w:lang w:val="fr-FR" w:eastAsia="en-GB"/>
        </w:rPr>
        <w:t>Les lymphocytes T mémoires s</w:t>
      </w:r>
      <w:r w:rsidR="002914A5">
        <w:rPr>
          <w:rFonts w:eastAsia="Times New Roman" w:cs="Arial"/>
          <w:i/>
          <w:iCs/>
          <w:sz w:val="20"/>
          <w:szCs w:val="20"/>
          <w:lang w:val="fr-FR" w:eastAsia="en-GB"/>
        </w:rPr>
        <w:t>ont générés</w:t>
      </w:r>
      <w:commentRangeStart w:id="606"/>
      <w:commentRangeEnd w:id="606"/>
      <w:r w:rsidR="003D6071">
        <w:rPr>
          <w:rStyle w:val="Marquedecommentaire"/>
        </w:rPr>
        <w:commentReference w:id="606"/>
      </w:r>
      <w:r w:rsidRPr="00796203">
        <w:rPr>
          <w:rFonts w:eastAsia="Times New Roman" w:cs="Arial"/>
          <w:i/>
          <w:iCs/>
          <w:sz w:val="20"/>
          <w:szCs w:val="20"/>
          <w:lang w:val="fr-FR" w:eastAsia="en-GB"/>
        </w:rPr>
        <w:t xml:space="preserve">préférentiellement au niveau du site de l'infection </w:t>
      </w:r>
      <w:r w:rsidR="0054511A">
        <w:fldChar w:fldCharType="begin"/>
      </w:r>
      <w:r w:rsidR="0054511A" w:rsidRPr="008257D4">
        <w:rPr>
          <w:lang w:val="fr-FR"/>
          <w:rPrChange w:id="607" w:author="LALOY Emilien" w:date="2026-08-20T16:38:00Z">
            <w:rPr/>
          </w:rPrChange>
        </w:rPr>
        <w:instrText xml:space="preserve"> HYPERLINK "file:///C:\\Users\\xtoph\\Downloads\\Farber_NatRevImmunol_2014" </w:instrText>
      </w:r>
      <w:r w:rsidR="0054511A">
        <w:fldChar w:fldCharType="separate"/>
      </w:r>
      <w:r w:rsidRPr="00796203">
        <w:rPr>
          <w:rFonts w:eastAsia="Times New Roman" w:cs="Arial"/>
          <w:i/>
          <w:iCs/>
          <w:color w:val="0000FF"/>
          <w:sz w:val="20"/>
          <w:szCs w:val="20"/>
          <w:u w:val="single"/>
          <w:lang w:val="fr-FR" w:eastAsia="en-GB"/>
        </w:rPr>
        <w:t>Farber_NatRevImmunol_2014</w:t>
      </w:r>
      <w:r w:rsidR="0054511A">
        <w:rPr>
          <w:rFonts w:eastAsia="Times New Roman" w:cs="Arial"/>
          <w:i/>
          <w:iCs/>
          <w:color w:val="0000FF"/>
          <w:sz w:val="20"/>
          <w:szCs w:val="20"/>
          <w:u w:val="single"/>
          <w:lang w:val="fr-FR" w:eastAsia="en-GB"/>
        </w:rPr>
        <w:fldChar w:fldCharType="end"/>
      </w:r>
      <w:r w:rsidRPr="00796203">
        <w:rPr>
          <w:rFonts w:eastAsia="Times New Roman" w:cs="Arial"/>
          <w:i/>
          <w:iCs/>
          <w:sz w:val="20"/>
          <w:szCs w:val="20"/>
          <w:lang w:val="fr-FR" w:eastAsia="en-GB"/>
        </w:rPr>
        <w:t>.</w:t>
      </w:r>
    </w:p>
    <w:p w14:paraId="118E0C9D" w14:textId="77777777" w:rsidR="004F59EA" w:rsidRDefault="004F59EA" w:rsidP="004F59EA">
      <w:pPr>
        <w:rPr>
          <w:rFonts w:eastAsia="Times New Roman" w:cs="Arial"/>
          <w:i/>
          <w:iCs/>
          <w:sz w:val="20"/>
          <w:szCs w:val="20"/>
          <w:lang w:val="fr-FR" w:eastAsia="en-GB"/>
        </w:rPr>
      </w:pPr>
      <w:r>
        <w:rPr>
          <w:rFonts w:eastAsia="Times New Roman" w:cs="Arial"/>
          <w:i/>
          <w:iCs/>
          <w:sz w:val="20"/>
          <w:szCs w:val="20"/>
          <w:lang w:val="fr-FR" w:eastAsia="en-GB"/>
        </w:rPr>
        <w:br w:type="page"/>
      </w:r>
    </w:p>
    <w:p w14:paraId="118692B1" w14:textId="24B18A54" w:rsidR="004F59EA" w:rsidRPr="00796203" w:rsidRDefault="004F59EA" w:rsidP="004F59EA">
      <w:pPr>
        <w:pStyle w:val="Titre2"/>
        <w:rPr>
          <w:lang w:val="fr-FR"/>
        </w:rPr>
      </w:pPr>
      <w:bookmarkStart w:id="608" w:name="_Toc236410949"/>
      <w:bookmarkStart w:id="609" w:name="_Toc238137472"/>
      <w:r w:rsidRPr="00796203">
        <w:rPr>
          <w:lang w:val="fr-FR"/>
        </w:rPr>
        <w:lastRenderedPageBreak/>
        <w:t xml:space="preserve">1.2 </w:t>
      </w:r>
      <w:r w:rsidR="002914A5" w:rsidRPr="002914A5">
        <w:rPr>
          <w:lang w:val="fr-FR"/>
        </w:rPr>
        <w:t>Hétérogénéité des lymphocytes T mémoires et mécanisme d'action</w:t>
      </w:r>
      <w:bookmarkEnd w:id="608"/>
      <w:bookmarkEnd w:id="609"/>
    </w:p>
    <w:p w14:paraId="5855584E" w14:textId="57BD0562" w:rsidR="004F59EA" w:rsidRPr="00796203" w:rsidRDefault="002914A5" w:rsidP="004F59EA">
      <w:pPr>
        <w:pStyle w:val="NormalWeb"/>
        <w:spacing w:line="360" w:lineRule="auto"/>
        <w:ind w:firstLine="720"/>
        <w:jc w:val="both"/>
        <w:rPr>
          <w:rFonts w:ascii="Arial" w:hAnsi="Arial" w:cs="Arial"/>
          <w:lang w:val="fr-FR"/>
        </w:rPr>
      </w:pPr>
      <w:r w:rsidRPr="002914A5">
        <w:rPr>
          <w:rFonts w:ascii="Arial" w:hAnsi="Arial" w:cs="Arial"/>
          <w:lang w:val="fr-FR"/>
        </w:rPr>
        <w:t>La génération de lymphocyte T mémoire permet à l'organisme de répondre plus efficacement à une nouvelle rencontre avec le même pathogène. Dans ce but, la réponse immunitaire mémoire est hautement optimisée. Cette optimisation est notamment visible par l'existence d</w:t>
      </w:r>
      <w:r w:rsidR="00550BF4">
        <w:rPr>
          <w:rFonts w:ascii="Arial" w:hAnsi="Arial" w:cs="Arial"/>
          <w:lang w:val="fr-FR"/>
        </w:rPr>
        <w:t>e</w:t>
      </w:r>
      <w:r w:rsidRPr="002914A5">
        <w:rPr>
          <w:rFonts w:ascii="Arial" w:hAnsi="Arial" w:cs="Arial"/>
          <w:lang w:val="fr-FR"/>
        </w:rPr>
        <w:t xml:space="preserve"> sous-types de lymphocytes T mémoires avec un rôle distinct. Dans cette partie, les sous-types majoritaires de lymphocytes T mémoires ainsi que leur</w:t>
      </w:r>
      <w:ins w:id="610" w:author="Christophe Borg" w:date="2026-08-26T13:59:00Z">
        <w:r w:rsidR="00F37143">
          <w:rPr>
            <w:rFonts w:ascii="Arial" w:hAnsi="Arial" w:cs="Arial"/>
            <w:lang w:val="fr-FR"/>
          </w:rPr>
          <w:t>s</w:t>
        </w:r>
      </w:ins>
      <w:r w:rsidRPr="002914A5">
        <w:rPr>
          <w:rFonts w:ascii="Arial" w:hAnsi="Arial" w:cs="Arial"/>
          <w:lang w:val="fr-FR"/>
        </w:rPr>
        <w:t xml:space="preserve"> mécanisme</w:t>
      </w:r>
      <w:ins w:id="611" w:author="Christophe Borg" w:date="2026-08-26T13:59:00Z">
        <w:r w:rsidR="00F37143">
          <w:rPr>
            <w:rFonts w:ascii="Arial" w:hAnsi="Arial" w:cs="Arial"/>
            <w:lang w:val="fr-FR"/>
          </w:rPr>
          <w:t>s</w:t>
        </w:r>
      </w:ins>
      <w:r w:rsidRPr="002914A5">
        <w:rPr>
          <w:rFonts w:ascii="Arial" w:hAnsi="Arial" w:cs="Arial"/>
          <w:lang w:val="fr-FR"/>
        </w:rPr>
        <w:t xml:space="preserve"> d'action ser</w:t>
      </w:r>
      <w:ins w:id="612" w:author="Christophe Borg" w:date="2026-08-26T13:59:00Z">
        <w:r w:rsidR="00F37143">
          <w:rPr>
            <w:rFonts w:ascii="Arial" w:hAnsi="Arial" w:cs="Arial"/>
            <w:lang w:val="fr-FR"/>
          </w:rPr>
          <w:t>ont</w:t>
        </w:r>
      </w:ins>
      <w:del w:id="613" w:author="Christophe Borg" w:date="2026-08-26T13:59:00Z">
        <w:r w:rsidRPr="002914A5" w:rsidDel="00F37143">
          <w:rPr>
            <w:rFonts w:ascii="Arial" w:hAnsi="Arial" w:cs="Arial"/>
            <w:lang w:val="fr-FR"/>
          </w:rPr>
          <w:delText>a</w:delText>
        </w:r>
      </w:del>
      <w:r w:rsidRPr="002914A5">
        <w:rPr>
          <w:rFonts w:ascii="Arial" w:hAnsi="Arial" w:cs="Arial"/>
          <w:lang w:val="fr-FR"/>
        </w:rPr>
        <w:t xml:space="preserve"> présenté</w:t>
      </w:r>
      <w:ins w:id="614" w:author="Christophe Borg" w:date="2026-08-26T13:59:00Z">
        <w:r w:rsidR="00F37143">
          <w:rPr>
            <w:rFonts w:ascii="Arial" w:hAnsi="Arial" w:cs="Arial"/>
            <w:lang w:val="fr-FR"/>
          </w:rPr>
          <w:t>s</w:t>
        </w:r>
      </w:ins>
      <w:r w:rsidRPr="002914A5">
        <w:rPr>
          <w:rFonts w:ascii="Arial" w:hAnsi="Arial" w:cs="Arial"/>
          <w:lang w:val="fr-FR"/>
        </w:rPr>
        <w:t>.</w:t>
      </w:r>
      <w:r w:rsidRPr="002914A5" w:rsidDel="002914A5">
        <w:rPr>
          <w:rFonts w:ascii="Arial" w:hAnsi="Arial" w:cs="Arial"/>
          <w:lang w:val="fr-FR"/>
        </w:rPr>
        <w:t xml:space="preserve"> </w:t>
      </w:r>
      <w:r w:rsidR="004F59EA" w:rsidRPr="00796203">
        <w:rPr>
          <w:rFonts w:ascii="Arial" w:hAnsi="Arial" w:cs="Arial"/>
          <w:lang w:val="fr-FR"/>
        </w:rPr>
        <w:t xml:space="preserve">La première équipe à avoir décrit l'existence de plusieurs populations de lymphocytes T mémoires est </w:t>
      </w:r>
      <w:r w:rsidR="0054511A">
        <w:fldChar w:fldCharType="begin"/>
      </w:r>
      <w:r w:rsidR="0054511A" w:rsidRPr="008257D4">
        <w:rPr>
          <w:lang w:val="fr-FR"/>
          <w:rPrChange w:id="615" w:author="LALOY Emilien" w:date="2026-08-20T16:38:00Z">
            <w:rPr/>
          </w:rPrChange>
        </w:rPr>
        <w:instrText xml:space="preserve"> HYPERLINK "file:///C:\\Users\\xtoph\\Downloads\\Sallusto_Nature_1999" </w:instrText>
      </w:r>
      <w:r w:rsidR="0054511A">
        <w:fldChar w:fldCharType="separate"/>
      </w:r>
      <w:r w:rsidR="004F59EA" w:rsidRPr="00796203">
        <w:rPr>
          <w:rStyle w:val="Lienhypertexte"/>
          <w:rFonts w:ascii="Arial" w:eastAsiaTheme="majorEastAsia" w:hAnsi="Arial" w:cs="Arial"/>
          <w:lang w:val="fr-FR"/>
        </w:rPr>
        <w:t>Sallusto_Nature_1999</w:t>
      </w:r>
      <w:r w:rsidR="0054511A">
        <w:rPr>
          <w:rStyle w:val="Lienhypertexte"/>
          <w:rFonts w:ascii="Arial" w:eastAsiaTheme="majorEastAsia" w:hAnsi="Arial" w:cs="Arial"/>
          <w:lang w:val="fr-FR"/>
        </w:rPr>
        <w:fldChar w:fldCharType="end"/>
      </w:r>
      <w:r w:rsidR="004F59EA" w:rsidRPr="00796203">
        <w:rPr>
          <w:rFonts w:ascii="Arial" w:hAnsi="Arial" w:cs="Arial"/>
          <w:lang w:val="fr-FR"/>
        </w:rPr>
        <w:t xml:space="preserve">. En sachant que la migration dans les SLO dépend de CCR7 et CD62L, </w:t>
      </w:r>
      <w:r w:rsidR="0054511A">
        <w:fldChar w:fldCharType="begin"/>
      </w:r>
      <w:r w:rsidR="0054511A" w:rsidRPr="008257D4">
        <w:rPr>
          <w:lang w:val="fr-FR"/>
          <w:rPrChange w:id="616" w:author="LALOY Emilien" w:date="2026-08-20T16:38:00Z">
            <w:rPr/>
          </w:rPrChange>
        </w:rPr>
        <w:instrText xml:space="preserve"> HYPERLINK "file:///C:\\Users\\xtoph\\Downloads\\Sallusto_Nature_1999" </w:instrText>
      </w:r>
      <w:r w:rsidR="0054511A">
        <w:fldChar w:fldCharType="separate"/>
      </w:r>
      <w:r w:rsidR="004F59EA" w:rsidRPr="00796203">
        <w:rPr>
          <w:rStyle w:val="Lienhypertexte"/>
          <w:rFonts w:ascii="Arial" w:eastAsiaTheme="majorEastAsia" w:hAnsi="Arial" w:cs="Arial"/>
          <w:lang w:val="fr-FR"/>
        </w:rPr>
        <w:t>Sallusto_Nature_1999</w:t>
      </w:r>
      <w:r w:rsidR="0054511A">
        <w:rPr>
          <w:rStyle w:val="Lienhypertexte"/>
          <w:rFonts w:ascii="Arial" w:eastAsiaTheme="majorEastAsia" w:hAnsi="Arial" w:cs="Arial"/>
          <w:lang w:val="fr-FR"/>
        </w:rPr>
        <w:fldChar w:fldCharType="end"/>
      </w:r>
      <w:r w:rsidR="004F59EA" w:rsidRPr="00796203">
        <w:rPr>
          <w:rFonts w:ascii="Arial" w:hAnsi="Arial" w:cs="Arial"/>
          <w:lang w:val="fr-FR"/>
        </w:rPr>
        <w:t xml:space="preserve"> ont observé qu'il existe des populations de lymphocytes mémoires capables et incapables de migrer dans ces organes. Ils ont ensuite décrit que ces deux populations étaient hétérogènes sur de nombreux points (récepteurs de chimiokines, sécrétion de cytokines, expansion), mais surtout que les </w:t>
      </w:r>
      <w:proofErr w:type="spellStart"/>
      <w:r w:rsidR="004F59EA" w:rsidRPr="00796203">
        <w:rPr>
          <w:rFonts w:ascii="Arial" w:hAnsi="Arial" w:cs="Arial"/>
          <w:lang w:val="fr-FR"/>
        </w:rPr>
        <w:t>Tmem</w:t>
      </w:r>
      <w:proofErr w:type="spellEnd"/>
      <w:r w:rsidR="004F59EA" w:rsidRPr="00796203">
        <w:rPr>
          <w:rFonts w:ascii="Arial" w:hAnsi="Arial" w:cs="Arial"/>
          <w:lang w:val="fr-FR"/>
        </w:rPr>
        <w:t xml:space="preserve"> CCR7- ne se différenciaient pas en CCR7+, alors que les CCR7+ pouvaient former des CCR7- et des CCR7+ </w:t>
      </w:r>
      <w:r w:rsidR="0054511A">
        <w:fldChar w:fldCharType="begin"/>
      </w:r>
      <w:r w:rsidR="0054511A" w:rsidRPr="008257D4">
        <w:rPr>
          <w:lang w:val="fr-FR"/>
          <w:rPrChange w:id="617" w:author="LALOY Emilien" w:date="2026-08-20T16:38:00Z">
            <w:rPr/>
          </w:rPrChange>
        </w:rPr>
        <w:instrText xml:space="preserve"> HYPERLINK "file:///C:\\Users\\xtoph\\Downloads\\Sallusto_Nature_1999" </w:instrText>
      </w:r>
      <w:r w:rsidR="0054511A">
        <w:fldChar w:fldCharType="separate"/>
      </w:r>
      <w:r w:rsidR="004F59EA" w:rsidRPr="00796203">
        <w:rPr>
          <w:rStyle w:val="Lienhypertexte"/>
          <w:rFonts w:ascii="Arial" w:eastAsiaTheme="majorEastAsia" w:hAnsi="Arial" w:cs="Arial"/>
          <w:lang w:val="fr-FR"/>
        </w:rPr>
        <w:t>Sallusto_Nature_1999</w:t>
      </w:r>
      <w:r w:rsidR="0054511A">
        <w:rPr>
          <w:rStyle w:val="Lienhypertexte"/>
          <w:rFonts w:ascii="Arial" w:eastAsiaTheme="majorEastAsia" w:hAnsi="Arial" w:cs="Arial"/>
          <w:lang w:val="fr-FR"/>
        </w:rPr>
        <w:fldChar w:fldCharType="end"/>
      </w:r>
      <w:r w:rsidR="004F59EA" w:rsidRPr="00796203">
        <w:rPr>
          <w:rFonts w:ascii="Arial" w:hAnsi="Arial" w:cs="Arial"/>
          <w:lang w:val="fr-FR"/>
        </w:rPr>
        <w:t xml:space="preserve">. Les deux populations ont alors été nommées lymphocytes T centraux mémoires (TCM, CCR7+) et lymphocytes T effecteurs mémoires (TEM, CCR7-) le schéma suivant a été hypothétisé : les TEM "constituent un pool facilement accessible de cellules primées par l'antigène et capable de rentrer dans les tissus périphériques et d'y induire de l'inflammation et de la cytotoxicité", tandis que les TCM "représentent une population de cellules clonales expandue et primées par l'antigène qui, après un challenge, peut stimuler des cellules dendritiques, aider des lymphocytes B et générer une nouvelle </w:t>
      </w:r>
      <w:commentRangeStart w:id="618"/>
      <w:commentRangeStart w:id="619"/>
      <w:commentRangeStart w:id="620"/>
      <w:r w:rsidR="004F59EA" w:rsidRPr="00796203">
        <w:rPr>
          <w:rFonts w:ascii="Arial" w:hAnsi="Arial" w:cs="Arial"/>
          <w:lang w:val="fr-FR"/>
        </w:rPr>
        <w:t>vague</w:t>
      </w:r>
      <w:commentRangeEnd w:id="618"/>
      <w:r w:rsidR="00E81B91">
        <w:rPr>
          <w:rStyle w:val="Marquedecommentaire"/>
          <w:rFonts w:ascii="Arial" w:eastAsiaTheme="minorHAnsi" w:hAnsi="Arial" w:cstheme="minorBidi"/>
          <w:lang w:eastAsia="en-US"/>
        </w:rPr>
        <w:commentReference w:id="618"/>
      </w:r>
      <w:commentRangeEnd w:id="619"/>
      <w:r>
        <w:rPr>
          <w:rStyle w:val="Marquedecommentaire"/>
          <w:rFonts w:ascii="Arial" w:eastAsiaTheme="minorHAnsi" w:hAnsi="Arial" w:cstheme="minorBidi"/>
          <w:lang w:eastAsia="en-US"/>
        </w:rPr>
        <w:commentReference w:id="619"/>
      </w:r>
      <w:commentRangeEnd w:id="620"/>
      <w:r w:rsidR="00F37143">
        <w:rPr>
          <w:rStyle w:val="Marquedecommentaire"/>
          <w:rFonts w:ascii="Arial" w:eastAsiaTheme="minorHAnsi" w:hAnsi="Arial" w:cstheme="minorBidi"/>
          <w:lang w:eastAsia="en-US"/>
        </w:rPr>
        <w:commentReference w:id="620"/>
      </w:r>
      <w:r w:rsidR="004F59EA" w:rsidRPr="00796203">
        <w:rPr>
          <w:rFonts w:ascii="Arial" w:hAnsi="Arial" w:cs="Arial"/>
          <w:lang w:val="fr-FR"/>
        </w:rPr>
        <w:t xml:space="preserve"> de cellules effectrices" </w:t>
      </w:r>
      <w:r w:rsidR="0054511A">
        <w:fldChar w:fldCharType="begin"/>
      </w:r>
      <w:r w:rsidR="0054511A" w:rsidRPr="008257D4">
        <w:rPr>
          <w:lang w:val="fr-FR"/>
          <w:rPrChange w:id="621" w:author="LALOY Emilien" w:date="2026-08-20T16:38:00Z">
            <w:rPr/>
          </w:rPrChange>
        </w:rPr>
        <w:instrText xml:space="preserve"> HYPERLINK "file:///C:\\Users\\xtoph\\Downloads\\Sallusto_Nature_1999" </w:instrText>
      </w:r>
      <w:r w:rsidR="0054511A">
        <w:fldChar w:fldCharType="separate"/>
      </w:r>
      <w:r w:rsidR="004F59EA" w:rsidRPr="00796203">
        <w:rPr>
          <w:rStyle w:val="Lienhypertexte"/>
          <w:rFonts w:ascii="Arial" w:eastAsiaTheme="majorEastAsia" w:hAnsi="Arial" w:cs="Arial"/>
          <w:lang w:val="fr-FR"/>
        </w:rPr>
        <w:t>Sallusto_Nature_1999</w:t>
      </w:r>
      <w:r w:rsidR="0054511A">
        <w:rPr>
          <w:rStyle w:val="Lienhypertexte"/>
          <w:rFonts w:ascii="Arial" w:eastAsiaTheme="majorEastAsia" w:hAnsi="Arial" w:cs="Arial"/>
          <w:lang w:val="fr-FR"/>
        </w:rPr>
        <w:fldChar w:fldCharType="end"/>
      </w:r>
      <w:r w:rsidR="004F59EA" w:rsidRPr="00796203">
        <w:rPr>
          <w:rFonts w:ascii="Arial" w:hAnsi="Arial" w:cs="Arial"/>
          <w:lang w:val="fr-FR"/>
        </w:rPr>
        <w:t>.</w:t>
      </w:r>
    </w:p>
    <w:p w14:paraId="5D2989F7" w14:textId="027DA91A"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Dans le reste de cette partie, les découvertes et observations plus récentes concernant les populations de lymphocytes T mémoires ser</w:t>
      </w:r>
      <w:r w:rsidR="00E81B91">
        <w:rPr>
          <w:rFonts w:ascii="Arial" w:hAnsi="Arial" w:cs="Arial"/>
          <w:lang w:val="fr-FR"/>
        </w:rPr>
        <w:t>ont</w:t>
      </w:r>
      <w:r w:rsidRPr="00796203">
        <w:rPr>
          <w:rFonts w:ascii="Arial" w:hAnsi="Arial" w:cs="Arial"/>
          <w:lang w:val="fr-FR"/>
        </w:rPr>
        <w:t xml:space="preserve"> </w:t>
      </w:r>
      <w:r w:rsidR="00E81B91">
        <w:rPr>
          <w:rFonts w:ascii="Arial" w:hAnsi="Arial" w:cs="Arial"/>
          <w:lang w:val="fr-FR"/>
        </w:rPr>
        <w:t>présentées</w:t>
      </w:r>
      <w:r w:rsidRPr="00796203">
        <w:rPr>
          <w:rFonts w:ascii="Arial" w:hAnsi="Arial" w:cs="Arial"/>
          <w:lang w:val="fr-FR"/>
        </w:rPr>
        <w:t xml:space="preserve">. Afin de décrire au mieux ces populations, chaque partie débutera par (une traduction de) la définition utilisée dans un consensus récent, qui vise à réduire les problèmes de la nomenclature actuelle </w:t>
      </w:r>
      <w:r w:rsidR="0054511A">
        <w:fldChar w:fldCharType="begin"/>
      </w:r>
      <w:r w:rsidR="0054511A" w:rsidRPr="008257D4">
        <w:rPr>
          <w:lang w:val="fr-FR"/>
          <w:rPrChange w:id="622" w:author="LALOY Emilien" w:date="2026-08-20T16:38:00Z">
            <w:rPr/>
          </w:rPrChange>
        </w:rPr>
        <w:instrText xml:space="preserve"> HYPERLINK "file:///C:\\Users\\xtoph\\Downloads\\Masopust_NatRevImmunol_2026" </w:instrText>
      </w:r>
      <w:r w:rsidR="0054511A">
        <w:fldChar w:fldCharType="separate"/>
      </w:r>
      <w:r w:rsidRPr="00796203">
        <w:rPr>
          <w:rStyle w:val="Lienhypertexte"/>
          <w:rFonts w:ascii="Arial" w:eastAsiaTheme="majorEastAsia" w:hAnsi="Arial" w:cs="Arial"/>
          <w:lang w:val="fr-FR"/>
        </w:rPr>
        <w:t>Masopust_NatRevImmunol_2026</w:t>
      </w:r>
      <w:r w:rsidR="0054511A">
        <w:rPr>
          <w:rStyle w:val="Lienhypertexte"/>
          <w:rFonts w:ascii="Arial" w:eastAsiaTheme="majorEastAsia" w:hAnsi="Arial" w:cs="Arial"/>
          <w:lang w:val="fr-FR"/>
        </w:rPr>
        <w:fldChar w:fldCharType="end"/>
      </w:r>
      <w:r w:rsidRPr="00796203">
        <w:rPr>
          <w:rFonts w:ascii="Arial" w:hAnsi="Arial" w:cs="Arial"/>
          <w:lang w:val="fr-FR"/>
        </w:rPr>
        <w:t>.</w:t>
      </w:r>
    </w:p>
    <w:p w14:paraId="1D9EBC92" w14:textId="77777777" w:rsidR="004F59EA" w:rsidRPr="00796203" w:rsidRDefault="004F59EA" w:rsidP="004F59EA">
      <w:pPr>
        <w:pStyle w:val="Titre3"/>
        <w:jc w:val="both"/>
        <w:rPr>
          <w:rFonts w:cs="Arial"/>
          <w:sz w:val="24"/>
          <w:lang w:val="fr-FR"/>
        </w:rPr>
      </w:pPr>
      <w:bookmarkStart w:id="623" w:name="_Toc236410950"/>
      <w:bookmarkStart w:id="624" w:name="_Toc238137473"/>
      <w:r w:rsidRPr="00796203">
        <w:rPr>
          <w:rFonts w:cs="Arial"/>
          <w:sz w:val="24"/>
          <w:lang w:val="fr-FR"/>
        </w:rPr>
        <w:lastRenderedPageBreak/>
        <w:t>1.2.1 Les lymphocytes T centraux mémoires</w:t>
      </w:r>
      <w:bookmarkEnd w:id="623"/>
      <w:bookmarkEnd w:id="624"/>
    </w:p>
    <w:p w14:paraId="6DB4FFD5" w14:textId="5F2BF7C6"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"Les TCM sont une sous population de cellules mémoires qui recircule</w:t>
      </w:r>
      <w:r w:rsidR="00E81B91">
        <w:rPr>
          <w:rFonts w:ascii="Arial" w:hAnsi="Arial" w:cs="Arial"/>
          <w:lang w:val="fr-FR"/>
        </w:rPr>
        <w:t>nt</w:t>
      </w:r>
      <w:r w:rsidRPr="00796203">
        <w:rPr>
          <w:rFonts w:ascii="Arial" w:hAnsi="Arial" w:cs="Arial"/>
          <w:lang w:val="fr-FR"/>
        </w:rPr>
        <w:t xml:space="preserve"> entre le sang et la lymphe (et) qui peut traverser les cellules HEV au repos. Souvent, </w:t>
      </w:r>
      <w:del w:id="625" w:author="Christophe Borg" w:date="2026-08-26T14:01:00Z">
        <w:r w:rsidRPr="00796203" w:rsidDel="00F37143">
          <w:rPr>
            <w:rFonts w:ascii="Arial" w:hAnsi="Arial" w:cs="Arial"/>
            <w:lang w:val="fr-FR"/>
          </w:rPr>
          <w:delText xml:space="preserve">elles </w:delText>
        </w:r>
      </w:del>
      <w:ins w:id="626" w:author="Christophe Borg" w:date="2026-08-26T14:01:00Z">
        <w:r w:rsidR="00F37143">
          <w:rPr>
            <w:rFonts w:ascii="Arial" w:hAnsi="Arial" w:cs="Arial"/>
            <w:lang w:val="fr-FR"/>
          </w:rPr>
          <w:t>les TCM</w:t>
        </w:r>
        <w:r w:rsidR="00F37143" w:rsidRPr="00796203">
          <w:rPr>
            <w:rFonts w:ascii="Arial" w:hAnsi="Arial" w:cs="Arial"/>
            <w:lang w:val="fr-FR"/>
          </w:rPr>
          <w:t xml:space="preserve"> </w:t>
        </w:r>
      </w:ins>
      <w:r w:rsidRPr="00796203">
        <w:rPr>
          <w:rFonts w:ascii="Arial" w:hAnsi="Arial" w:cs="Arial"/>
          <w:lang w:val="fr-FR"/>
        </w:rPr>
        <w:t xml:space="preserve">sécrètent de l'IL2 avec une stimulation antigénique, et maintiennent généralement la capacité de proliférer et se différencier en TEM et TCM" </w:t>
      </w:r>
      <w:r w:rsidR="0054511A">
        <w:fldChar w:fldCharType="begin"/>
      </w:r>
      <w:r w:rsidR="0054511A" w:rsidRPr="008257D4">
        <w:rPr>
          <w:lang w:val="fr-FR"/>
          <w:rPrChange w:id="627" w:author="LALOY Emilien" w:date="2026-08-20T16:38:00Z">
            <w:rPr/>
          </w:rPrChange>
        </w:rPr>
        <w:instrText xml:space="preserve"> HYPERLINK "file:///C:\\Users\\xtoph\\Downloads\\Masopust_NatRevImmunol_2026" </w:instrText>
      </w:r>
      <w:r w:rsidR="0054511A">
        <w:fldChar w:fldCharType="separate"/>
      </w:r>
      <w:r w:rsidRPr="00796203">
        <w:rPr>
          <w:rStyle w:val="Lienhypertexte"/>
          <w:rFonts w:ascii="Arial" w:eastAsiaTheme="majorEastAsia" w:hAnsi="Arial" w:cs="Arial"/>
          <w:lang w:val="fr-FR"/>
        </w:rPr>
        <w:t>Masopust_NatRevImmunol_2026</w:t>
      </w:r>
      <w:r w:rsidR="0054511A">
        <w:rPr>
          <w:rStyle w:val="Lienhypertexte"/>
          <w:rFonts w:ascii="Arial" w:eastAsiaTheme="majorEastAsia" w:hAnsi="Arial" w:cs="Arial"/>
          <w:lang w:val="fr-FR"/>
        </w:rPr>
        <w:fldChar w:fldCharType="end"/>
      </w:r>
      <w:r w:rsidRPr="00796203">
        <w:rPr>
          <w:rFonts w:ascii="Arial" w:hAnsi="Arial" w:cs="Arial"/>
          <w:lang w:val="fr-FR"/>
        </w:rPr>
        <w:t>.</w:t>
      </w:r>
    </w:p>
    <w:p w14:paraId="53C78391" w14:textId="164DC134"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Les TCM ont un phénotype particulier qui comprend l'expression de CD62L et CCR7 (pour l'entrée dans les SLO), mais aussi CD27 et CD45RO </w:t>
      </w:r>
      <w:r w:rsidR="0054511A">
        <w:fldChar w:fldCharType="begin"/>
      </w:r>
      <w:r w:rsidR="0054511A" w:rsidRPr="008257D4">
        <w:rPr>
          <w:lang w:val="fr-FR"/>
          <w:rPrChange w:id="628" w:author="LALOY Emilien" w:date="2026-08-20T16:38:00Z">
            <w:rPr/>
          </w:rPrChange>
        </w:rPr>
        <w:instrText xml:space="preserve"> HYPERLINK "file:///C:\\Users\\xtoph\\Downloads\\Masopust_NatRevImmunol_2026" </w:instrText>
      </w:r>
      <w:r w:rsidR="0054511A">
        <w:fldChar w:fldCharType="separate"/>
      </w:r>
      <w:r w:rsidRPr="00796203">
        <w:rPr>
          <w:rStyle w:val="Lienhypertexte"/>
          <w:rFonts w:ascii="Arial" w:eastAsiaTheme="majorEastAsia" w:hAnsi="Arial" w:cs="Arial"/>
          <w:lang w:val="fr-FR"/>
        </w:rPr>
        <w:t>Masopust_NatRevImmunol_2026</w:t>
      </w:r>
      <w:r w:rsidR="0054511A">
        <w:rPr>
          <w:rStyle w:val="Lienhypertexte"/>
          <w:rFonts w:ascii="Arial" w:eastAsiaTheme="majorEastAsia" w:hAnsi="Arial" w:cs="Arial"/>
          <w:lang w:val="fr-FR"/>
        </w:rPr>
        <w:fldChar w:fldCharType="end"/>
      </w:r>
      <w:r w:rsidRPr="00796203">
        <w:rPr>
          <w:rFonts w:ascii="Arial" w:hAnsi="Arial" w:cs="Arial"/>
          <w:lang w:val="fr-FR"/>
        </w:rPr>
        <w:t>.</w:t>
      </w:r>
    </w:p>
    <w:p w14:paraId="280F2ED0" w14:textId="48400DC6" w:rsidR="004F59EA" w:rsidRPr="00796203" w:rsidRDefault="004F59EA" w:rsidP="004F59EA">
      <w:pPr>
        <w:pStyle w:val="Titre3"/>
        <w:jc w:val="both"/>
        <w:rPr>
          <w:rFonts w:cs="Arial"/>
          <w:sz w:val="24"/>
          <w:lang w:val="fr-FR"/>
        </w:rPr>
      </w:pPr>
      <w:bookmarkStart w:id="629" w:name="_Toc236410951"/>
      <w:bookmarkStart w:id="630" w:name="_Toc238137474"/>
      <w:r w:rsidRPr="00796203">
        <w:rPr>
          <w:rFonts w:cs="Arial"/>
          <w:sz w:val="24"/>
          <w:lang w:val="fr-FR"/>
        </w:rPr>
        <w:t>1.2.2 Les lymphocytes T effecteurs mémoires</w:t>
      </w:r>
      <w:bookmarkEnd w:id="629"/>
      <w:bookmarkEnd w:id="630"/>
      <w:ins w:id="631" w:author="Christophe Borg" w:date="2026-08-26T14:03:00Z">
        <w:r w:rsidR="00F37143">
          <w:rPr>
            <w:rFonts w:cs="Arial"/>
            <w:sz w:val="24"/>
            <w:lang w:val="fr-FR"/>
          </w:rPr>
          <w:t xml:space="preserve"> circulantes (localisation vasculaire ou dans les organes</w:t>
        </w:r>
      </w:ins>
      <w:ins w:id="632" w:author="Christophe Borg" w:date="2026-08-26T14:04:00Z">
        <w:r w:rsidR="00F37143">
          <w:rPr>
            <w:rFonts w:cs="Arial"/>
            <w:sz w:val="24"/>
            <w:lang w:val="fr-FR"/>
          </w:rPr>
          <w:t xml:space="preserve"> lymphatiques)</w:t>
        </w:r>
      </w:ins>
    </w:p>
    <w:p w14:paraId="6983B2EF" w14:textId="2031C639" w:rsidR="004F59EA" w:rsidRPr="00796203" w:rsidRDefault="004F59EA" w:rsidP="004F59EA">
      <w:pPr>
        <w:pStyle w:val="NormalWeb"/>
        <w:spacing w:line="360" w:lineRule="auto"/>
        <w:ind w:firstLine="720"/>
        <w:jc w:val="both"/>
        <w:rPr>
          <w:rFonts w:ascii="Arial" w:hAnsi="Arial" w:cs="Arial"/>
          <w:lang w:val="fr-FR"/>
        </w:rPr>
      </w:pPr>
      <w:commentRangeStart w:id="633"/>
      <w:r w:rsidRPr="00796203">
        <w:rPr>
          <w:rFonts w:ascii="Arial" w:hAnsi="Arial" w:cs="Arial"/>
          <w:lang w:val="fr-FR"/>
        </w:rPr>
        <w:t xml:space="preserve">"Les </w:t>
      </w:r>
      <w:commentRangeStart w:id="634"/>
      <w:r w:rsidRPr="00796203">
        <w:rPr>
          <w:rFonts w:ascii="Arial" w:hAnsi="Arial" w:cs="Arial"/>
          <w:lang w:val="fr-FR"/>
        </w:rPr>
        <w:t>TRM</w:t>
      </w:r>
      <w:commentRangeEnd w:id="634"/>
      <w:r w:rsidR="00F37143">
        <w:rPr>
          <w:rStyle w:val="Marquedecommentaire"/>
          <w:rFonts w:ascii="Arial" w:eastAsiaTheme="minorHAnsi" w:hAnsi="Arial" w:cstheme="minorBidi"/>
          <w:lang w:eastAsia="en-US"/>
        </w:rPr>
        <w:commentReference w:id="634"/>
      </w:r>
      <w:r w:rsidRPr="00796203">
        <w:rPr>
          <w:rFonts w:ascii="Arial" w:hAnsi="Arial" w:cs="Arial"/>
          <w:lang w:val="fr-FR"/>
        </w:rPr>
        <w:t xml:space="preserve"> sont une sous population de cellules mémoires qui n'expriment pas des récepteurs </w:t>
      </w:r>
      <w:proofErr w:type="gramStart"/>
      <w:r w:rsidRPr="00796203">
        <w:rPr>
          <w:rFonts w:ascii="Arial" w:hAnsi="Arial" w:cs="Arial"/>
          <w:lang w:val="fr-FR"/>
        </w:rPr>
        <w:t>de homing</w:t>
      </w:r>
      <w:proofErr w:type="gramEnd"/>
      <w:r w:rsidRPr="00796203">
        <w:rPr>
          <w:rFonts w:ascii="Arial" w:hAnsi="Arial" w:cs="Arial"/>
          <w:lang w:val="fr-FR"/>
        </w:rPr>
        <w:t xml:space="preserve"> clés (principalement CD62L et CCR7) qui permettent la traversée des cellules HEV au repos dans les SLO. Ce terme décrit des populations avec beaucoup d'état de différenciation et de propriétés biologiques. Certains auteurs distinguent les </w:t>
      </w:r>
      <w:commentRangeStart w:id="635"/>
      <w:commentRangeStart w:id="636"/>
      <w:r w:rsidRPr="00796203">
        <w:rPr>
          <w:rFonts w:ascii="Arial" w:hAnsi="Arial" w:cs="Arial"/>
          <w:lang w:val="fr-FR"/>
        </w:rPr>
        <w:t xml:space="preserve">(TEM CD27+ et CD27-). </w:t>
      </w:r>
      <w:commentRangeEnd w:id="635"/>
      <w:r w:rsidR="00E81B91">
        <w:rPr>
          <w:rStyle w:val="Marquedecommentaire"/>
          <w:rFonts w:ascii="Arial" w:eastAsiaTheme="minorHAnsi" w:hAnsi="Arial" w:cstheme="minorBidi"/>
          <w:lang w:eastAsia="en-US"/>
        </w:rPr>
        <w:commentReference w:id="635"/>
      </w:r>
      <w:commentRangeEnd w:id="636"/>
      <w:r w:rsidR="00550BF4">
        <w:rPr>
          <w:rStyle w:val="Marquedecommentaire"/>
          <w:rFonts w:ascii="Arial" w:eastAsiaTheme="minorHAnsi" w:hAnsi="Arial" w:cstheme="minorBidi"/>
          <w:lang w:eastAsia="en-US"/>
        </w:rPr>
        <w:commentReference w:id="636"/>
      </w:r>
      <w:r w:rsidRPr="00796203">
        <w:rPr>
          <w:rFonts w:ascii="Arial" w:hAnsi="Arial" w:cs="Arial"/>
          <w:lang w:val="fr-FR"/>
        </w:rPr>
        <w:t xml:space="preserve">Certains TEM sont capable d'activité cytolytique rapide et expriment le granzyme B et la perforine." </w:t>
      </w:r>
      <w:r w:rsidR="0054511A">
        <w:fldChar w:fldCharType="begin"/>
      </w:r>
      <w:r w:rsidR="0054511A" w:rsidRPr="008257D4">
        <w:rPr>
          <w:lang w:val="fr-FR"/>
          <w:rPrChange w:id="637" w:author="LALOY Emilien" w:date="2026-08-20T16:38:00Z">
            <w:rPr/>
          </w:rPrChange>
        </w:rPr>
        <w:instrText xml:space="preserve"> HYPERLINK "file:///C:\\Users\\xtoph\\Downloads\\Masopust_NatRevImmunol_2026" </w:instrText>
      </w:r>
      <w:r w:rsidR="0054511A">
        <w:fldChar w:fldCharType="separate"/>
      </w:r>
      <w:r w:rsidRPr="00796203">
        <w:rPr>
          <w:rStyle w:val="Lienhypertexte"/>
          <w:rFonts w:ascii="Arial" w:eastAsiaTheme="majorEastAsia" w:hAnsi="Arial" w:cs="Arial"/>
          <w:lang w:val="fr-FR"/>
        </w:rPr>
        <w:t>Masopust_NatRevImmunol_2026</w:t>
      </w:r>
      <w:r w:rsidR="0054511A">
        <w:rPr>
          <w:rStyle w:val="Lienhypertexte"/>
          <w:rFonts w:ascii="Arial" w:eastAsiaTheme="majorEastAsia" w:hAnsi="Arial" w:cs="Arial"/>
          <w:lang w:val="fr-FR"/>
        </w:rPr>
        <w:fldChar w:fldCharType="end"/>
      </w:r>
    </w:p>
    <w:p w14:paraId="7C745EB3" w14:textId="0D70BF3E"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Comme il est possible de comprendre avec la définition ci-dessus, les TEM sont une population particulièrement hétérogène. Ils comprennent des lymphocytes T avec des fortes capacités effectrices, mais aussi des cellules sénescentes (voir partie suivante) parfois appelées </w:t>
      </w:r>
      <w:proofErr w:type="spellStart"/>
      <w:r w:rsidRPr="00796203">
        <w:rPr>
          <w:rFonts w:ascii="Arial" w:hAnsi="Arial" w:cs="Arial"/>
          <w:lang w:val="fr-FR"/>
        </w:rPr>
        <w:t>Temra</w:t>
      </w:r>
      <w:proofErr w:type="spellEnd"/>
      <w:r w:rsidRPr="00796203">
        <w:rPr>
          <w:rFonts w:ascii="Arial" w:hAnsi="Arial" w:cs="Arial"/>
          <w:lang w:val="fr-FR"/>
        </w:rPr>
        <w:t xml:space="preserve">. </w:t>
      </w:r>
      <w:r w:rsidR="00550BF4" w:rsidRPr="00550BF4">
        <w:rPr>
          <w:rFonts w:ascii="Arial" w:hAnsi="Arial" w:cs="Arial"/>
          <w:lang w:val="fr-FR"/>
        </w:rPr>
        <w:t xml:space="preserve">Les </w:t>
      </w:r>
      <w:proofErr w:type="spellStart"/>
      <w:r w:rsidR="00550BF4" w:rsidRPr="00550BF4">
        <w:rPr>
          <w:rFonts w:ascii="Arial" w:hAnsi="Arial" w:cs="Arial"/>
          <w:lang w:val="fr-FR"/>
        </w:rPr>
        <w:t>Temra</w:t>
      </w:r>
      <w:proofErr w:type="spellEnd"/>
      <w:r w:rsidR="00550BF4" w:rsidRPr="00550BF4">
        <w:rPr>
          <w:rFonts w:ascii="Arial" w:hAnsi="Arial" w:cs="Arial"/>
          <w:lang w:val="fr-FR"/>
        </w:rPr>
        <w:t xml:space="preserve"> expriment souvent CX3CR1 et CD57 [[Masopust_NatRevImmunol_2026]] et répriment CD27 dont l'expression permet de distinguer les TEM avec un stade moins différencié.</w:t>
      </w:r>
      <w:commentRangeEnd w:id="633"/>
      <w:r w:rsidR="00F37143">
        <w:rPr>
          <w:rStyle w:val="Marquedecommentaire"/>
          <w:rFonts w:ascii="Arial" w:eastAsiaTheme="minorHAnsi" w:hAnsi="Arial" w:cstheme="minorBidi"/>
          <w:lang w:eastAsia="en-US"/>
        </w:rPr>
        <w:commentReference w:id="633"/>
      </w:r>
    </w:p>
    <w:p w14:paraId="1761FE1A" w14:textId="77777777" w:rsidR="004F59EA" w:rsidRPr="00796203" w:rsidRDefault="004F59EA" w:rsidP="004F59EA">
      <w:pPr>
        <w:pStyle w:val="Titre3"/>
        <w:jc w:val="both"/>
        <w:rPr>
          <w:rFonts w:cs="Arial"/>
          <w:sz w:val="24"/>
          <w:lang w:val="fr-FR"/>
        </w:rPr>
      </w:pPr>
      <w:bookmarkStart w:id="638" w:name="_Toc236410952"/>
      <w:bookmarkStart w:id="639" w:name="_Toc238137475"/>
      <w:r w:rsidRPr="00796203">
        <w:rPr>
          <w:rFonts w:cs="Arial"/>
          <w:sz w:val="24"/>
          <w:lang w:val="fr-FR"/>
        </w:rPr>
        <w:t>1.2.3 Les lymphocytes T résidents mémoires</w:t>
      </w:r>
      <w:bookmarkEnd w:id="638"/>
      <w:bookmarkEnd w:id="639"/>
    </w:p>
    <w:p w14:paraId="255DF5B4" w14:textId="495F13E2"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"Les TRM sont des cellules mémoires qui résident dans un seul tissu ou organe sans recirculer à travers le sang. Les marqueurs protéiques utilisés pour ces cellules sont souvent imparfaits, et leur identification peut nécessiter des expériences qui mesurent leurs propriétés de migration" </w:t>
      </w:r>
      <w:r w:rsidR="0054511A">
        <w:fldChar w:fldCharType="begin"/>
      </w:r>
      <w:r w:rsidR="0054511A" w:rsidRPr="008257D4">
        <w:rPr>
          <w:lang w:val="fr-FR"/>
          <w:rPrChange w:id="640" w:author="LALOY Emilien" w:date="2026-08-20T16:38:00Z">
            <w:rPr/>
          </w:rPrChange>
        </w:rPr>
        <w:instrText xml:space="preserve"> HYPERLINK "file:///C:\\Users\\xtoph\\Downloads\\Masopust_NatRevImmunol_2026" </w:instrText>
      </w:r>
      <w:r w:rsidR="0054511A">
        <w:fldChar w:fldCharType="separate"/>
      </w:r>
      <w:r w:rsidRPr="00796203">
        <w:rPr>
          <w:rStyle w:val="Lienhypertexte"/>
          <w:rFonts w:ascii="Arial" w:eastAsiaTheme="majorEastAsia" w:hAnsi="Arial" w:cs="Arial"/>
          <w:lang w:val="fr-FR"/>
        </w:rPr>
        <w:t>Masopust_NatRevImmunol_2026</w:t>
      </w:r>
      <w:r w:rsidR="0054511A">
        <w:rPr>
          <w:rStyle w:val="Lienhypertexte"/>
          <w:rFonts w:ascii="Arial" w:eastAsiaTheme="majorEastAsia" w:hAnsi="Arial" w:cs="Arial"/>
          <w:lang w:val="fr-FR"/>
        </w:rPr>
        <w:fldChar w:fldCharType="end"/>
      </w:r>
    </w:p>
    <w:p w14:paraId="20A7AE18" w14:textId="77777777" w:rsidR="004F59EA" w:rsidRPr="00796203" w:rsidRDefault="004F59EA" w:rsidP="004F59EA">
      <w:pPr>
        <w:pStyle w:val="NormalWeb"/>
        <w:spacing w:line="360" w:lineRule="auto"/>
        <w:jc w:val="both"/>
        <w:rPr>
          <w:rFonts w:ascii="Arial" w:hAnsi="Arial" w:cs="Arial"/>
          <w:lang w:val="fr-FR"/>
        </w:rPr>
      </w:pPr>
      <w:r w:rsidRPr="00796203">
        <w:rPr>
          <w:rFonts w:ascii="Arial" w:hAnsi="Arial" w:cs="Arial"/>
          <w:lang w:val="fr-FR"/>
        </w:rPr>
        <w:lastRenderedPageBreak/>
        <w:t>Les TRM sont le sujet principal de cette thèse et feront l'objet des deux prochaines parties, ainsi ils ne seront que brièvement introduit ici.</w:t>
      </w:r>
    </w:p>
    <w:p w14:paraId="5BCE8EEE" w14:textId="77777777" w:rsidR="004F59EA" w:rsidRPr="00796203" w:rsidRDefault="004F59EA" w:rsidP="004F59EA">
      <w:pPr>
        <w:pStyle w:val="Titre3"/>
        <w:jc w:val="both"/>
        <w:rPr>
          <w:rFonts w:cs="Arial"/>
          <w:sz w:val="24"/>
          <w:lang w:val="fr-FR"/>
        </w:rPr>
      </w:pPr>
      <w:bookmarkStart w:id="641" w:name="_Toc236410953"/>
      <w:bookmarkStart w:id="642" w:name="_Toc238137476"/>
      <w:r w:rsidRPr="00796203">
        <w:rPr>
          <w:rFonts w:cs="Arial"/>
          <w:sz w:val="24"/>
          <w:lang w:val="fr-FR"/>
        </w:rPr>
        <w:t>1.2.4 Autres populations de lymphocytes T mémoires (</w:t>
      </w:r>
      <w:proofErr w:type="spellStart"/>
      <w:r w:rsidRPr="00796203">
        <w:rPr>
          <w:rFonts w:cs="Arial"/>
          <w:sz w:val="24"/>
          <w:lang w:val="fr-FR"/>
        </w:rPr>
        <w:t>Tscm</w:t>
      </w:r>
      <w:proofErr w:type="spellEnd"/>
      <w:r w:rsidRPr="00796203">
        <w:rPr>
          <w:rFonts w:cs="Arial"/>
          <w:sz w:val="24"/>
          <w:lang w:val="fr-FR"/>
        </w:rPr>
        <w:t>...)</w:t>
      </w:r>
      <w:bookmarkEnd w:id="641"/>
      <w:bookmarkEnd w:id="642"/>
    </w:p>
    <w:p w14:paraId="4768CF32" w14:textId="719681E2" w:rsidR="00421E6C" w:rsidRPr="00421E6C" w:rsidRDefault="00421E6C">
      <w:pPr>
        <w:pStyle w:val="NormalWeb"/>
        <w:spacing w:line="360" w:lineRule="auto"/>
        <w:ind w:firstLine="720"/>
        <w:jc w:val="both"/>
        <w:rPr>
          <w:ins w:id="643" w:author="LALOY Emilien" w:date="2026-08-20T16:45:00Z"/>
          <w:rFonts w:ascii="Arial" w:hAnsi="Arial" w:cs="Arial"/>
          <w:lang w:val="fr-FR"/>
        </w:rPr>
        <w:pPrChange w:id="644" w:author="LALOY Emilien" w:date="2026-08-20T16:46:00Z">
          <w:pPr>
            <w:pStyle w:val="NormalWeb"/>
            <w:ind w:firstLine="720"/>
            <w:jc w:val="both"/>
          </w:pPr>
        </w:pPrChange>
      </w:pPr>
      <w:ins w:id="645" w:author="LALOY Emilien" w:date="2026-08-20T16:45:00Z">
        <w:r w:rsidRPr="00421E6C">
          <w:rPr>
            <w:rFonts w:ascii="Arial" w:hAnsi="Arial" w:cs="Arial"/>
            <w:lang w:val="fr-FR"/>
          </w:rPr>
          <w:t>"Les TSCM (lymphocyte T stem-cell memory) sont une population relativement rare de lymphocytes T mémoires moins différenciés qui maintiennent la capacité d'auto-renouvellement et peut se différencier en d'autres types de lymphocytes T." [[Masopust_NatRevImmunol_2026]]</w:t>
        </w:r>
      </w:ins>
    </w:p>
    <w:p w14:paraId="5C8415AB" w14:textId="79DD83B4" w:rsidR="00421E6C" w:rsidRPr="00421E6C" w:rsidRDefault="00421E6C">
      <w:pPr>
        <w:pStyle w:val="NormalWeb"/>
        <w:spacing w:line="360" w:lineRule="auto"/>
        <w:ind w:firstLine="720"/>
        <w:jc w:val="both"/>
        <w:rPr>
          <w:ins w:id="646" w:author="LALOY Emilien" w:date="2026-08-20T16:45:00Z"/>
          <w:rFonts w:ascii="Arial" w:hAnsi="Arial" w:cs="Arial"/>
          <w:lang w:val="fr-FR"/>
        </w:rPr>
        <w:pPrChange w:id="647" w:author="LALOY Emilien" w:date="2026-08-20T16:46:00Z">
          <w:pPr>
            <w:pStyle w:val="NormalWeb"/>
            <w:ind w:firstLine="720"/>
            <w:jc w:val="both"/>
          </w:pPr>
        </w:pPrChange>
      </w:pPr>
      <w:ins w:id="648" w:author="LALOY Emilien" w:date="2026-08-20T16:45:00Z">
        <w:r w:rsidRPr="00421E6C">
          <w:rPr>
            <w:rFonts w:ascii="Arial" w:hAnsi="Arial" w:cs="Arial"/>
            <w:lang w:val="fr-FR"/>
          </w:rPr>
          <w:t xml:space="preserve">Les TSCM partagent l'expression de marqueurs associé avec les T naïf dont CD95, CCR7, CD27, CD28 et CD45RA [[Masopust_NatRevImmunol_2026]]. Ils expriment aussi CD127+ et CD62L+ et ont des fortes capacités de prolifération [[Farber_NatRevImmunol_2014]]. Bien que ces cellules ne soient retrouvées qu'en petite quantité, les </w:t>
        </w:r>
        <w:proofErr w:type="spellStart"/>
        <w:r w:rsidRPr="00421E6C">
          <w:rPr>
            <w:rFonts w:ascii="Arial" w:hAnsi="Arial" w:cs="Arial"/>
            <w:lang w:val="fr-FR"/>
          </w:rPr>
          <w:t>Tscm</w:t>
        </w:r>
        <w:proofErr w:type="spellEnd"/>
        <w:r w:rsidRPr="00421E6C">
          <w:rPr>
            <w:rFonts w:ascii="Arial" w:hAnsi="Arial" w:cs="Arial"/>
            <w:lang w:val="fr-FR"/>
          </w:rPr>
          <w:t xml:space="preserve"> sont capables de reconstituer un nombre important de lymphocyte T, maintenir un rejet de greffe tout en maintenant leur propre nombre [[Gattinoni_NatMed_2017]]. Ces cellules sont formé</w:t>
        </w:r>
      </w:ins>
      <w:ins w:id="649" w:author="LALOY Emilien" w:date="2026-08-20T16:46:00Z">
        <w:r>
          <w:rPr>
            <w:rFonts w:ascii="Arial" w:hAnsi="Arial" w:cs="Arial"/>
            <w:lang w:val="fr-FR"/>
          </w:rPr>
          <w:t>e</w:t>
        </w:r>
      </w:ins>
      <w:ins w:id="650" w:author="LALOY Emilien" w:date="2026-08-20T16:45:00Z">
        <w:r w:rsidRPr="00421E6C">
          <w:rPr>
            <w:rFonts w:ascii="Arial" w:hAnsi="Arial" w:cs="Arial"/>
            <w:lang w:val="fr-FR"/>
          </w:rPr>
          <w:t>s très tôt après l'activation de lymphocyte T naïfs [[Gattinoni_NatMed_2017]].</w:t>
        </w:r>
      </w:ins>
    </w:p>
    <w:p w14:paraId="01E98EF0" w14:textId="65067FEE" w:rsidR="00421E6C" w:rsidRPr="00421E6C" w:rsidRDefault="00421E6C">
      <w:pPr>
        <w:pStyle w:val="Titre3"/>
        <w:rPr>
          <w:ins w:id="651" w:author="LALOY Emilien" w:date="2026-08-20T16:45:00Z"/>
          <w:lang w:val="fr-FR"/>
        </w:rPr>
        <w:pPrChange w:id="652" w:author="LALOY Emilien" w:date="2026-08-20T16:46:00Z">
          <w:pPr>
            <w:pStyle w:val="NormalWeb"/>
            <w:ind w:firstLine="720"/>
            <w:jc w:val="both"/>
          </w:pPr>
        </w:pPrChange>
      </w:pPr>
      <w:bookmarkStart w:id="653" w:name="_Toc238137477"/>
      <w:ins w:id="654" w:author="LALOY Emilien" w:date="2026-08-20T16:45:00Z">
        <w:r w:rsidRPr="00421E6C">
          <w:rPr>
            <w:lang w:val="fr-FR"/>
          </w:rPr>
          <w:t xml:space="preserve">1.2.5 </w:t>
        </w:r>
        <w:proofErr w:type="spellStart"/>
        <w:r w:rsidRPr="00421E6C">
          <w:rPr>
            <w:lang w:val="fr-FR"/>
          </w:rPr>
          <w:t>Trans-différenciation</w:t>
        </w:r>
        <w:proofErr w:type="spellEnd"/>
        <w:r w:rsidRPr="00421E6C">
          <w:rPr>
            <w:lang w:val="fr-FR"/>
          </w:rPr>
          <w:t xml:space="preserve"> des populations de lymphocytes T mémoires</w:t>
        </w:r>
        <w:bookmarkEnd w:id="653"/>
      </w:ins>
    </w:p>
    <w:p w14:paraId="781D3EB6" w14:textId="06E37344" w:rsidR="00421E6C" w:rsidRPr="00421E6C" w:rsidRDefault="00421E6C">
      <w:pPr>
        <w:pStyle w:val="NormalWeb"/>
        <w:spacing w:line="360" w:lineRule="auto"/>
        <w:ind w:firstLine="720"/>
        <w:jc w:val="both"/>
        <w:rPr>
          <w:ins w:id="655" w:author="LALOY Emilien" w:date="2026-08-20T16:45:00Z"/>
          <w:rFonts w:ascii="Arial" w:hAnsi="Arial" w:cs="Arial"/>
          <w:lang w:val="fr-FR"/>
        </w:rPr>
        <w:pPrChange w:id="656" w:author="LALOY Emilien" w:date="2026-08-20T16:46:00Z">
          <w:pPr>
            <w:pStyle w:val="NormalWeb"/>
            <w:ind w:firstLine="720"/>
            <w:jc w:val="both"/>
          </w:pPr>
        </w:pPrChange>
      </w:pPr>
      <w:ins w:id="657" w:author="LALOY Emilien" w:date="2026-08-20T16:45:00Z">
        <w:r w:rsidRPr="00421E6C">
          <w:rPr>
            <w:rFonts w:ascii="Arial" w:hAnsi="Arial" w:cs="Arial"/>
            <w:lang w:val="fr-FR"/>
          </w:rPr>
          <w:t>Les sous-populations de lymphocytes T mémoires ne sont pas isolées les unes des autres, et certains lymphocytes T mémoires peuvent se différencier vers un autre sous type de lymphocyte</w:t>
        </w:r>
      </w:ins>
      <w:ins w:id="658" w:author="Christophe Borg" w:date="2026-08-26T14:06:00Z">
        <w:r w:rsidR="00F37143">
          <w:rPr>
            <w:rFonts w:ascii="Arial" w:hAnsi="Arial" w:cs="Arial"/>
            <w:lang w:val="fr-FR"/>
          </w:rPr>
          <w:t>s</w:t>
        </w:r>
      </w:ins>
      <w:ins w:id="659" w:author="LALOY Emilien" w:date="2026-08-20T16:45:00Z">
        <w:r w:rsidRPr="00421E6C">
          <w:rPr>
            <w:rFonts w:ascii="Arial" w:hAnsi="Arial" w:cs="Arial"/>
            <w:lang w:val="fr-FR"/>
          </w:rPr>
          <w:t xml:space="preserve"> T mémoire</w:t>
        </w:r>
      </w:ins>
      <w:ins w:id="660" w:author="Christophe Borg" w:date="2026-08-26T14:06:00Z">
        <w:r w:rsidR="00F37143">
          <w:rPr>
            <w:rFonts w:ascii="Arial" w:hAnsi="Arial" w:cs="Arial"/>
            <w:lang w:val="fr-FR"/>
          </w:rPr>
          <w:t>s</w:t>
        </w:r>
      </w:ins>
      <w:ins w:id="661" w:author="LALOY Emilien" w:date="2026-08-20T16:45:00Z">
        <w:r w:rsidRPr="00421E6C">
          <w:rPr>
            <w:rFonts w:ascii="Arial" w:hAnsi="Arial" w:cs="Arial"/>
            <w:lang w:val="fr-FR"/>
          </w:rPr>
          <w:t>. Comme expliqué auparavant, le modèle actuel décri</w:t>
        </w:r>
      </w:ins>
      <w:ins w:id="662" w:author="Christophe Borg" w:date="2026-08-26T14:06:00Z">
        <w:r w:rsidR="00F37143">
          <w:rPr>
            <w:rFonts w:ascii="Arial" w:hAnsi="Arial" w:cs="Arial"/>
            <w:lang w:val="fr-FR"/>
          </w:rPr>
          <w:t>t</w:t>
        </w:r>
      </w:ins>
      <w:ins w:id="663" w:author="LALOY Emilien" w:date="2026-08-20T16:45:00Z">
        <w:del w:id="664" w:author="Christophe Borg" w:date="2026-08-26T14:06:00Z">
          <w:r w:rsidRPr="00421E6C" w:rsidDel="00F37143">
            <w:rPr>
              <w:rFonts w:ascii="Arial" w:hAnsi="Arial" w:cs="Arial"/>
              <w:lang w:val="fr-FR"/>
            </w:rPr>
            <w:delText>s</w:delText>
          </w:r>
        </w:del>
        <w:r w:rsidRPr="00421E6C">
          <w:rPr>
            <w:rFonts w:ascii="Arial" w:hAnsi="Arial" w:cs="Arial"/>
            <w:lang w:val="fr-FR"/>
          </w:rPr>
          <w:t xml:space="preserve"> que les </w:t>
        </w:r>
        <w:proofErr w:type="spellStart"/>
        <w:r w:rsidRPr="00421E6C">
          <w:rPr>
            <w:rFonts w:ascii="Arial" w:hAnsi="Arial" w:cs="Arial"/>
            <w:lang w:val="fr-FR"/>
          </w:rPr>
          <w:t>Tcm</w:t>
        </w:r>
        <w:proofErr w:type="spellEnd"/>
        <w:r w:rsidRPr="00421E6C">
          <w:rPr>
            <w:rFonts w:ascii="Arial" w:hAnsi="Arial" w:cs="Arial"/>
            <w:lang w:val="fr-FR"/>
          </w:rPr>
          <w:t xml:space="preserve"> sont moins différenciés et sont capables de générer des Tem [[Sallusto_Nature_1999]]. Les </w:t>
        </w:r>
        <w:proofErr w:type="spellStart"/>
        <w:r w:rsidRPr="00421E6C">
          <w:rPr>
            <w:rFonts w:ascii="Arial" w:hAnsi="Arial" w:cs="Arial"/>
            <w:lang w:val="fr-FR"/>
          </w:rPr>
          <w:t>Tscm</w:t>
        </w:r>
        <w:proofErr w:type="spellEnd"/>
        <w:r w:rsidRPr="00421E6C">
          <w:rPr>
            <w:rFonts w:ascii="Arial" w:hAnsi="Arial" w:cs="Arial"/>
            <w:lang w:val="fr-FR"/>
          </w:rPr>
          <w:t xml:space="preserve"> sont les cellules les moins différenciées </w:t>
        </w:r>
        <w:del w:id="665" w:author="Christophe Borg" w:date="2026-08-26T14:06:00Z">
          <w:r w:rsidRPr="00421E6C" w:rsidDel="00F37143">
            <w:rPr>
              <w:rFonts w:ascii="Arial" w:hAnsi="Arial" w:cs="Arial"/>
              <w:lang w:val="fr-FR"/>
            </w:rPr>
            <w:delText xml:space="preserve">sont </w:delText>
          </w:r>
        </w:del>
      </w:ins>
      <w:ins w:id="666" w:author="Christophe Borg" w:date="2026-08-26T14:06:00Z">
        <w:r w:rsidR="00F37143">
          <w:rPr>
            <w:rFonts w:ascii="Arial" w:hAnsi="Arial" w:cs="Arial"/>
            <w:lang w:val="fr-FR"/>
          </w:rPr>
          <w:t xml:space="preserve">et </w:t>
        </w:r>
      </w:ins>
      <w:ins w:id="667" w:author="LALOY Emilien" w:date="2026-08-20T16:45:00Z">
        <w:r w:rsidRPr="00421E6C">
          <w:rPr>
            <w:rFonts w:ascii="Arial" w:hAnsi="Arial" w:cs="Arial"/>
            <w:lang w:val="fr-FR"/>
          </w:rPr>
          <w:t xml:space="preserve">génèrent des </w:t>
        </w:r>
        <w:proofErr w:type="spellStart"/>
        <w:r w:rsidRPr="00421E6C">
          <w:rPr>
            <w:rFonts w:ascii="Arial" w:hAnsi="Arial" w:cs="Arial"/>
            <w:lang w:val="fr-FR"/>
          </w:rPr>
          <w:t>Tcm</w:t>
        </w:r>
        <w:proofErr w:type="spellEnd"/>
        <w:r w:rsidRPr="00421E6C">
          <w:rPr>
            <w:rFonts w:ascii="Arial" w:hAnsi="Arial" w:cs="Arial"/>
            <w:lang w:val="fr-FR"/>
          </w:rPr>
          <w:t xml:space="preserve"> </w:t>
        </w:r>
        <w:del w:id="668" w:author="Christophe Borg" w:date="2026-08-26T14:06:00Z">
          <w:r w:rsidRPr="00421E6C" w:rsidDel="00F37143">
            <w:rPr>
              <w:rFonts w:ascii="Arial" w:hAnsi="Arial" w:cs="Arial"/>
              <w:lang w:val="fr-FR"/>
            </w:rPr>
            <w:delText>et</w:delText>
          </w:r>
        </w:del>
      </w:ins>
      <w:ins w:id="669" w:author="Christophe Borg" w:date="2026-08-26T14:06:00Z">
        <w:r w:rsidR="00F37143">
          <w:rPr>
            <w:rFonts w:ascii="Arial" w:hAnsi="Arial" w:cs="Arial"/>
            <w:lang w:val="fr-FR"/>
          </w:rPr>
          <w:t>ou</w:t>
        </w:r>
      </w:ins>
      <w:ins w:id="670" w:author="LALOY Emilien" w:date="2026-08-20T16:45:00Z">
        <w:r w:rsidRPr="00421E6C">
          <w:rPr>
            <w:rFonts w:ascii="Arial" w:hAnsi="Arial" w:cs="Arial"/>
            <w:lang w:val="fr-FR"/>
          </w:rPr>
          <w:t xml:space="preserve"> des Tem, tandis que les </w:t>
        </w:r>
        <w:proofErr w:type="spellStart"/>
        <w:r w:rsidRPr="00421E6C">
          <w:rPr>
            <w:rFonts w:ascii="Arial" w:hAnsi="Arial" w:cs="Arial"/>
            <w:lang w:val="fr-FR"/>
          </w:rPr>
          <w:t>Tcm</w:t>
        </w:r>
        <w:proofErr w:type="spellEnd"/>
        <w:r w:rsidRPr="00421E6C">
          <w:rPr>
            <w:rFonts w:ascii="Arial" w:hAnsi="Arial" w:cs="Arial"/>
            <w:lang w:val="fr-FR"/>
          </w:rPr>
          <w:t xml:space="preserve"> et Tem ne peuvent pas générer de </w:t>
        </w:r>
        <w:proofErr w:type="spellStart"/>
        <w:r w:rsidRPr="00421E6C">
          <w:rPr>
            <w:rFonts w:ascii="Arial" w:hAnsi="Arial" w:cs="Arial"/>
            <w:lang w:val="fr-FR"/>
          </w:rPr>
          <w:t>Tscm</w:t>
        </w:r>
        <w:proofErr w:type="spellEnd"/>
        <w:r w:rsidRPr="00421E6C">
          <w:rPr>
            <w:rFonts w:ascii="Arial" w:hAnsi="Arial" w:cs="Arial"/>
            <w:lang w:val="fr-FR"/>
          </w:rPr>
          <w:t xml:space="preserve"> [[Gattinoni_NatMed_2017]]. Les </w:t>
        </w:r>
        <w:proofErr w:type="spellStart"/>
        <w:r w:rsidRPr="00421E6C">
          <w:rPr>
            <w:rFonts w:ascii="Arial" w:hAnsi="Arial" w:cs="Arial"/>
            <w:lang w:val="fr-FR"/>
          </w:rPr>
          <w:t>Trm</w:t>
        </w:r>
        <w:proofErr w:type="spellEnd"/>
        <w:r w:rsidRPr="00421E6C">
          <w:rPr>
            <w:rFonts w:ascii="Arial" w:hAnsi="Arial" w:cs="Arial"/>
            <w:lang w:val="fr-FR"/>
          </w:rPr>
          <w:t xml:space="preserve"> seraient les cellules les plus différenciées et seraient générées à partir des </w:t>
        </w:r>
        <w:proofErr w:type="spellStart"/>
        <w:r w:rsidRPr="00421E6C">
          <w:rPr>
            <w:rFonts w:ascii="Arial" w:hAnsi="Arial" w:cs="Arial"/>
            <w:lang w:val="fr-FR"/>
          </w:rPr>
          <w:t>Tcm</w:t>
        </w:r>
        <w:proofErr w:type="spellEnd"/>
        <w:r w:rsidRPr="00421E6C">
          <w:rPr>
            <w:rFonts w:ascii="Arial" w:hAnsi="Arial" w:cs="Arial"/>
            <w:lang w:val="fr-FR"/>
          </w:rPr>
          <w:t xml:space="preserve"> et des Tem (voir [[Figure </w:t>
        </w:r>
        <w:commentRangeStart w:id="671"/>
        <w:r w:rsidRPr="00421E6C">
          <w:rPr>
            <w:rFonts w:ascii="Arial" w:hAnsi="Arial" w:cs="Arial"/>
            <w:lang w:val="fr-FR"/>
          </w:rPr>
          <w:t>5</w:t>
        </w:r>
      </w:ins>
      <w:commentRangeEnd w:id="671"/>
      <w:r w:rsidR="00F37143">
        <w:rPr>
          <w:rStyle w:val="Marquedecommentaire"/>
          <w:rFonts w:ascii="Arial" w:eastAsiaTheme="minorHAnsi" w:hAnsi="Arial" w:cstheme="minorBidi"/>
          <w:lang w:eastAsia="en-US"/>
        </w:rPr>
        <w:commentReference w:id="671"/>
      </w:r>
      <w:ins w:id="672" w:author="LALOY Emilien" w:date="2026-08-20T16:45:00Z">
        <w:r w:rsidRPr="00421E6C">
          <w:rPr>
            <w:rFonts w:ascii="Arial" w:hAnsi="Arial" w:cs="Arial"/>
            <w:lang w:val="fr-FR"/>
          </w:rPr>
          <w:t>]]).</w:t>
        </w:r>
      </w:ins>
    </w:p>
    <w:p w14:paraId="1B392A46" w14:textId="12818212" w:rsidR="00421E6C" w:rsidRPr="00421E6C" w:rsidRDefault="00DC103B">
      <w:pPr>
        <w:rPr>
          <w:ins w:id="673" w:author="LALOY Emilien" w:date="2026-08-20T16:45:00Z"/>
          <w:rFonts w:cs="Arial"/>
          <w:lang w:val="fr-FR"/>
        </w:rPr>
        <w:pPrChange w:id="674" w:author="LALOY Emilien" w:date="2026-08-20T16:54:00Z">
          <w:pPr>
            <w:pStyle w:val="NormalWeb"/>
            <w:ind w:firstLine="720"/>
            <w:jc w:val="both"/>
          </w:pPr>
        </w:pPrChange>
      </w:pPr>
      <w:ins w:id="675" w:author="LALOY Emilien" w:date="2026-08-20T16:53:00Z">
        <w:r w:rsidRPr="00DC103B">
          <w:rPr>
            <w:rStyle w:val="Titre3Car"/>
            <w:rFonts w:eastAsiaTheme="minorHAnsi" w:cstheme="minorBidi"/>
            <w:i/>
            <w:iCs/>
            <w:noProof/>
            <w:color w:val="auto"/>
            <w:sz w:val="24"/>
            <w:szCs w:val="22"/>
            <w:rPrChange w:id="676" w:author="LALOY Emilien" w:date="2026-08-20T16:53:00Z">
              <w:rPr>
                <w:rStyle w:val="Titre3Car"/>
                <w:noProof/>
              </w:rPr>
            </w:rPrChange>
          </w:rPr>
          <w:lastRenderedPageBreak/>
          <w:drawing>
            <wp:anchor distT="0" distB="0" distL="114300" distR="114300" simplePos="0" relativeHeight="251663360" behindDoc="0" locked="0" layoutInCell="1" allowOverlap="1" wp14:anchorId="5C1F5FE2" wp14:editId="4D54FBBA">
              <wp:simplePos x="0" y="0"/>
              <wp:positionH relativeFrom="column">
                <wp:posOffset>-25</wp:posOffset>
              </wp:positionH>
              <wp:positionV relativeFrom="paragraph">
                <wp:posOffset>610</wp:posOffset>
              </wp:positionV>
              <wp:extent cx="5760720" cy="3215005"/>
              <wp:effectExtent l="0" t="0" r="0" b="4445"/>
              <wp:wrapSquare wrapText="bothSides"/>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760720" cy="3215005"/>
                      </a:xfrm>
                      <a:prstGeom prst="rect">
                        <a:avLst/>
                      </a:prstGeom>
                    </pic:spPr>
                  </pic:pic>
                </a:graphicData>
              </a:graphic>
            </wp:anchor>
          </w:drawing>
        </w:r>
      </w:ins>
      <w:ins w:id="677" w:author="LALOY Emilien" w:date="2026-08-20T16:46:00Z">
        <w:r w:rsidR="00421E6C" w:rsidRPr="00421E6C">
          <w:rPr>
            <w:lang w:val="fr-FR"/>
            <w:rPrChange w:id="678" w:author="LALOY Emilien" w:date="2026-08-20T16:46:00Z">
              <w:rPr/>
            </w:rPrChange>
          </w:rPr>
          <w:t xml:space="preserve">Figure </w:t>
        </w:r>
        <w:r w:rsidR="00421E6C">
          <w:fldChar w:fldCharType="begin"/>
        </w:r>
        <w:r w:rsidR="00421E6C" w:rsidRPr="00421E6C">
          <w:rPr>
            <w:lang w:val="fr-FR"/>
            <w:rPrChange w:id="679" w:author="LALOY Emilien" w:date="2026-08-20T16:46:00Z">
              <w:rPr/>
            </w:rPrChange>
          </w:rPr>
          <w:instrText xml:space="preserve"> SEQ Figure \* ARABIC </w:instrText>
        </w:r>
      </w:ins>
      <w:r w:rsidR="00421E6C">
        <w:fldChar w:fldCharType="separate"/>
      </w:r>
      <w:ins w:id="680" w:author="LALOY Emilien" w:date="2026-08-20T16:47:00Z">
        <w:r w:rsidR="00421E6C">
          <w:rPr>
            <w:noProof/>
            <w:lang w:val="fr-FR"/>
          </w:rPr>
          <w:t>5</w:t>
        </w:r>
      </w:ins>
      <w:ins w:id="681" w:author="LALOY Emilien" w:date="2026-08-20T16:46:00Z">
        <w:r w:rsidR="00421E6C">
          <w:fldChar w:fldCharType="end"/>
        </w:r>
        <w:r w:rsidR="00421E6C" w:rsidRPr="00421E6C">
          <w:rPr>
            <w:lang w:val="fr-FR"/>
            <w:rPrChange w:id="682" w:author="LALOY Emilien" w:date="2026-08-20T16:46:00Z">
              <w:rPr/>
            </w:rPrChange>
          </w:rPr>
          <w:t xml:space="preserve"> : adapté de Farber et al 2013</w:t>
        </w:r>
      </w:ins>
    </w:p>
    <w:p w14:paraId="1E4E33DA" w14:textId="004DA613" w:rsidR="004F59EA" w:rsidRPr="00F70736" w:rsidDel="00421E6C" w:rsidRDefault="00421E6C" w:rsidP="004F59EA">
      <w:pPr>
        <w:pStyle w:val="NormalWeb"/>
        <w:spacing w:line="360" w:lineRule="auto"/>
        <w:jc w:val="both"/>
        <w:rPr>
          <w:del w:id="683" w:author="LALOY Emilien" w:date="2026-08-20T16:45:00Z"/>
          <w:rStyle w:val="Titre3Car"/>
          <w:lang w:val="fr-FR"/>
          <w:rPrChange w:id="684" w:author="LALOY Emilien" w:date="2026-08-20T16:52:00Z">
            <w:rPr>
              <w:del w:id="685" w:author="LALOY Emilien" w:date="2026-08-20T16:45:00Z"/>
              <w:rStyle w:val="Titre3Car"/>
              <w:lang w:eastAsia="en-US"/>
            </w:rPr>
          </w:rPrChange>
        </w:rPr>
      </w:pPr>
      <w:bookmarkStart w:id="686" w:name="_Toc238137478"/>
      <w:ins w:id="687" w:author="LALOY Emilien" w:date="2026-08-20T16:45:00Z">
        <w:r w:rsidRPr="00360BC6">
          <w:rPr>
            <w:rStyle w:val="Titre3Car"/>
            <w:lang w:val="fr-FR"/>
            <w:rPrChange w:id="688" w:author="LALOY Emilien" w:date="2026-09-03T17:18:00Z">
              <w:rPr>
                <w:rFonts w:eastAsiaTheme="majorEastAsia" w:cs="Arial"/>
                <w:color w:val="2F5496" w:themeColor="accent1" w:themeShade="BF"/>
                <w:sz w:val="28"/>
                <w:lang w:val="fr-FR"/>
              </w:rPr>
            </w:rPrChange>
          </w:rPr>
          <w:t>1.2.6 Consensus sur la nomenclature des lymphocytes</w:t>
        </w:r>
      </w:ins>
      <w:bookmarkEnd w:id="686"/>
      <w:del w:id="689" w:author="LALOY Emilien" w:date="2026-08-20T16:45:00Z">
        <w:r w:rsidR="004F59EA" w:rsidRPr="00360BC6" w:rsidDel="00421E6C">
          <w:rPr>
            <w:rStyle w:val="Titre3Car"/>
            <w:lang w:val="fr-FR"/>
            <w:rPrChange w:id="690" w:author="LALOY Emilien" w:date="2026-09-03T17:18:00Z">
              <w:rPr>
                <w:rFonts w:cs="Arial"/>
                <w:lang w:val="fr-FR"/>
              </w:rPr>
            </w:rPrChange>
          </w:rPr>
          <w:delText>Les</w:delText>
        </w:r>
        <w:r w:rsidR="004F59EA" w:rsidRPr="00796203" w:rsidDel="00421E6C">
          <w:rPr>
            <w:rFonts w:ascii="Arial" w:hAnsi="Arial" w:cs="Arial"/>
            <w:lang w:val="fr-FR"/>
          </w:rPr>
          <w:delText xml:space="preserve"> </w:delText>
        </w:r>
        <w:commentRangeStart w:id="691"/>
        <w:r w:rsidR="004F59EA" w:rsidRPr="00796203" w:rsidDel="00421E6C">
          <w:rPr>
            <w:rFonts w:ascii="Arial" w:hAnsi="Arial" w:cs="Arial"/>
            <w:lang w:val="fr-FR"/>
          </w:rPr>
          <w:delText>TSCM</w:delText>
        </w:r>
        <w:commentRangeEnd w:id="691"/>
        <w:r w:rsidR="00E81B91" w:rsidDel="00421E6C">
          <w:rPr>
            <w:rStyle w:val="Marquedecommentaire"/>
            <w:rFonts w:ascii="Arial" w:eastAsiaTheme="minorHAnsi" w:hAnsi="Arial" w:cstheme="minorBidi"/>
            <w:lang w:eastAsia="en-US"/>
          </w:rPr>
          <w:commentReference w:id="691"/>
        </w:r>
        <w:r w:rsidR="004F59EA" w:rsidRPr="00796203" w:rsidDel="00421E6C">
          <w:rPr>
            <w:rFonts w:ascii="Arial" w:hAnsi="Arial" w:cs="Arial"/>
            <w:lang w:val="fr-FR"/>
          </w:rPr>
          <w:delText xml:space="preserve"> </w:delText>
        </w:r>
        <w:r w:rsidR="00753686" w:rsidDel="00421E6C">
          <w:rPr>
            <w:rFonts w:ascii="Arial" w:hAnsi="Arial" w:cs="Arial"/>
            <w:lang w:val="fr-FR"/>
          </w:rPr>
          <w:delText xml:space="preserve">(lymphocyte T stem-cell memory) </w:delText>
        </w:r>
        <w:r w:rsidR="004F59EA" w:rsidRPr="00796203" w:rsidDel="00421E6C">
          <w:rPr>
            <w:rFonts w:ascii="Arial" w:hAnsi="Arial" w:cs="Arial"/>
            <w:lang w:val="fr-FR"/>
          </w:rPr>
          <w:delText>sont CD27+CD28+CD127+</w:delText>
        </w:r>
        <w:r w:rsidR="00753686" w:rsidDel="00421E6C">
          <w:rPr>
            <w:rFonts w:ascii="Arial" w:hAnsi="Arial" w:cs="Arial"/>
            <w:lang w:val="fr-FR"/>
          </w:rPr>
          <w:delText xml:space="preserve"> </w:delText>
        </w:r>
        <w:r w:rsidR="004F59EA" w:rsidRPr="00796203" w:rsidDel="00421E6C">
          <w:rPr>
            <w:rFonts w:ascii="Arial" w:hAnsi="Arial" w:cs="Arial"/>
            <w:lang w:val="fr-FR"/>
          </w:rPr>
          <w:delText xml:space="preserve">CD62L+CCR7+ et ont des fortes capacités de prolifération </w:delText>
        </w:r>
        <w:r w:rsidR="0054511A" w:rsidDel="00421E6C">
          <w:fldChar w:fldCharType="begin"/>
        </w:r>
        <w:r w:rsidR="0054511A" w:rsidRPr="008257D4" w:rsidDel="00421E6C">
          <w:rPr>
            <w:lang w:val="fr-FR"/>
            <w:rPrChange w:id="692" w:author="LALOY Emilien" w:date="2026-08-20T16:38:00Z">
              <w:rPr/>
            </w:rPrChange>
          </w:rPr>
          <w:delInstrText xml:space="preserve"> HYPERLINK "file:///C:\\Users\\xtoph\\Downloads\\Farber_NatRevImmunol_2014" </w:delInstrText>
        </w:r>
        <w:r w:rsidR="0054511A" w:rsidDel="00421E6C">
          <w:fldChar w:fldCharType="separate"/>
        </w:r>
        <w:r w:rsidR="004F59EA" w:rsidRPr="00796203" w:rsidDel="00421E6C">
          <w:rPr>
            <w:rStyle w:val="Lienhypertexte"/>
            <w:rFonts w:ascii="Arial" w:eastAsiaTheme="majorEastAsia" w:hAnsi="Arial" w:cs="Arial"/>
            <w:lang w:val="fr-FR"/>
          </w:rPr>
          <w:delText>Farber_NatRevImmunol_2014</w:delText>
        </w:r>
        <w:r w:rsidR="0054511A" w:rsidDel="00421E6C">
          <w:rPr>
            <w:rStyle w:val="Lienhypertexte"/>
            <w:rFonts w:eastAsiaTheme="majorEastAsia" w:cs="Arial"/>
            <w:lang w:val="fr-FR"/>
          </w:rPr>
          <w:fldChar w:fldCharType="end"/>
        </w:r>
        <w:r w:rsidR="004F59EA" w:rsidRPr="00796203" w:rsidDel="00421E6C">
          <w:rPr>
            <w:rFonts w:ascii="Arial" w:hAnsi="Arial" w:cs="Arial"/>
            <w:lang w:val="fr-FR"/>
          </w:rPr>
          <w:delText>.</w:delText>
        </w:r>
      </w:del>
    </w:p>
    <w:p w14:paraId="3DE8E911" w14:textId="26552449" w:rsidR="00421E6C" w:rsidRPr="00796203" w:rsidRDefault="00421E6C">
      <w:pPr>
        <w:pStyle w:val="NormalWeb"/>
        <w:spacing w:line="360" w:lineRule="auto"/>
        <w:jc w:val="both"/>
        <w:rPr>
          <w:ins w:id="693" w:author="LALOY Emilien" w:date="2026-08-20T16:45:00Z"/>
          <w:rFonts w:ascii="Arial" w:hAnsi="Arial" w:cs="Arial"/>
          <w:lang w:val="fr-FR"/>
        </w:rPr>
        <w:pPrChange w:id="694" w:author="LALOY Emilien" w:date="2026-08-20T16:45:00Z">
          <w:pPr>
            <w:pStyle w:val="NormalWeb"/>
            <w:spacing w:line="360" w:lineRule="auto"/>
            <w:ind w:firstLine="720"/>
            <w:jc w:val="both"/>
          </w:pPr>
        </w:pPrChange>
      </w:pPr>
    </w:p>
    <w:p w14:paraId="3928018C" w14:textId="2F262882" w:rsidR="004F59EA" w:rsidRPr="00796203" w:rsidDel="00421E6C" w:rsidRDefault="004F59EA" w:rsidP="004F59EA">
      <w:pPr>
        <w:pStyle w:val="Titre3"/>
        <w:jc w:val="both"/>
        <w:rPr>
          <w:del w:id="695" w:author="LALOY Emilien" w:date="2026-08-20T16:45:00Z"/>
          <w:rFonts w:cs="Arial"/>
          <w:sz w:val="24"/>
          <w:lang w:val="fr-FR"/>
        </w:rPr>
      </w:pPr>
      <w:bookmarkStart w:id="696" w:name="_Toc236410954"/>
      <w:del w:id="697" w:author="LALOY Emilien" w:date="2026-08-20T16:45:00Z">
        <w:r w:rsidRPr="00796203" w:rsidDel="00421E6C">
          <w:rPr>
            <w:rFonts w:cs="Arial"/>
            <w:sz w:val="24"/>
            <w:lang w:val="fr-FR"/>
          </w:rPr>
          <w:delText>1.2.5 Consensus sur la nomenclature des lymphocytes</w:delText>
        </w:r>
        <w:bookmarkEnd w:id="696"/>
      </w:del>
    </w:p>
    <w:commentRangeStart w:id="698"/>
    <w:p w14:paraId="4ED0190C" w14:textId="64B917CA" w:rsidR="004F59EA" w:rsidRPr="00796203" w:rsidRDefault="0054511A" w:rsidP="004F59EA">
      <w:pPr>
        <w:pStyle w:val="NormalWeb"/>
        <w:spacing w:line="360" w:lineRule="auto"/>
        <w:jc w:val="both"/>
        <w:rPr>
          <w:rFonts w:ascii="Arial" w:hAnsi="Arial" w:cs="Arial"/>
          <w:lang w:val="fr-FR"/>
        </w:rPr>
      </w:pPr>
      <w:r>
        <w:fldChar w:fldCharType="begin"/>
      </w:r>
      <w:r w:rsidRPr="008257D4">
        <w:rPr>
          <w:lang w:val="fr-FR"/>
          <w:rPrChange w:id="699" w:author="LALOY Emilien" w:date="2026-08-20T16:38:00Z">
            <w:rPr/>
          </w:rPrChange>
        </w:rPr>
        <w:instrText xml:space="preserve"> HYPERLINK "file:///C:\\Users\\xtoph\\Downloads\\Masopust_NatRevImmunol_2026" </w:instrText>
      </w:r>
      <w:r>
        <w:fldChar w:fldCharType="separate"/>
      </w:r>
      <w:r w:rsidR="004F59EA" w:rsidRPr="00796203">
        <w:rPr>
          <w:rStyle w:val="Lienhypertexte"/>
          <w:rFonts w:ascii="Arial" w:eastAsiaTheme="majorEastAsia" w:hAnsi="Arial" w:cs="Arial"/>
          <w:lang w:val="fr-FR"/>
        </w:rPr>
        <w:t>Masopust_NatRevImmunol_2026</w:t>
      </w:r>
      <w:r>
        <w:rPr>
          <w:rStyle w:val="Lienhypertexte"/>
          <w:rFonts w:ascii="Arial" w:eastAsiaTheme="majorEastAsia" w:hAnsi="Arial" w:cs="Arial"/>
          <w:lang w:val="fr-FR"/>
        </w:rPr>
        <w:fldChar w:fldCharType="end"/>
      </w:r>
      <w:r w:rsidR="004F59EA" w:rsidRPr="00796203">
        <w:rPr>
          <w:rFonts w:ascii="Arial" w:hAnsi="Arial" w:cs="Arial"/>
          <w:lang w:val="fr-FR"/>
        </w:rPr>
        <w:t xml:space="preserve"> </w:t>
      </w:r>
      <w:ins w:id="700" w:author="Christophe Borg" w:date="2026-08-26T14:07:00Z">
        <w:r w:rsidR="00F37143">
          <w:rPr>
            <w:rFonts w:ascii="Arial" w:hAnsi="Arial" w:cs="Arial"/>
            <w:lang w:val="fr-FR"/>
          </w:rPr>
          <w:t xml:space="preserve">et col </w:t>
        </w:r>
      </w:ins>
      <w:r w:rsidR="004F59EA" w:rsidRPr="00796203">
        <w:rPr>
          <w:rFonts w:ascii="Arial" w:hAnsi="Arial" w:cs="Arial"/>
          <w:lang w:val="fr-FR"/>
        </w:rPr>
        <w:t>propose</w:t>
      </w:r>
      <w:ins w:id="701" w:author="Christophe Borg" w:date="2026-08-26T14:07:00Z">
        <w:r w:rsidR="00F37143">
          <w:rPr>
            <w:rFonts w:ascii="Arial" w:hAnsi="Arial" w:cs="Arial"/>
            <w:lang w:val="fr-FR"/>
          </w:rPr>
          <w:t>nt</w:t>
        </w:r>
      </w:ins>
      <w:r w:rsidR="004F59EA" w:rsidRPr="00796203">
        <w:rPr>
          <w:rFonts w:ascii="Arial" w:hAnsi="Arial" w:cs="Arial"/>
          <w:lang w:val="fr-FR"/>
        </w:rPr>
        <w:t xml:space="preserve"> un consensus qui vise à restructurer la nomenclature utilisée pour distinguer les sous populations de lymphocytes.</w:t>
      </w:r>
      <w:commentRangeEnd w:id="698"/>
      <w:r w:rsidR="00F37143">
        <w:rPr>
          <w:rStyle w:val="Marquedecommentaire"/>
          <w:rFonts w:ascii="Arial" w:eastAsiaTheme="minorHAnsi" w:hAnsi="Arial" w:cstheme="minorBidi"/>
          <w:lang w:eastAsia="en-US"/>
        </w:rPr>
        <w:commentReference w:id="698"/>
      </w:r>
    </w:p>
    <w:p w14:paraId="205DBC40" w14:textId="77777777" w:rsidR="004F59EA" w:rsidRDefault="004F59EA" w:rsidP="004F59EA">
      <w:pPr>
        <w:rPr>
          <w:rFonts w:eastAsiaTheme="majorEastAsia" w:cstheme="majorBidi"/>
          <w:b/>
          <w:color w:val="2F5496" w:themeColor="accent1" w:themeShade="BF"/>
          <w:sz w:val="26"/>
          <w:szCs w:val="26"/>
          <w:lang w:val="fr-FR"/>
        </w:rPr>
      </w:pPr>
      <w:r>
        <w:rPr>
          <w:lang w:val="fr-FR"/>
        </w:rPr>
        <w:br w:type="page"/>
      </w:r>
    </w:p>
    <w:p w14:paraId="470BA363" w14:textId="77777777" w:rsidR="004F59EA" w:rsidRPr="00796203" w:rsidRDefault="004F59EA" w:rsidP="004F59EA">
      <w:pPr>
        <w:pStyle w:val="Titre2"/>
        <w:rPr>
          <w:lang w:val="fr-FR"/>
        </w:rPr>
      </w:pPr>
      <w:bookmarkStart w:id="702" w:name="_Toc236410955"/>
      <w:bookmarkStart w:id="703" w:name="_Toc238137479"/>
      <w:r w:rsidRPr="00796203">
        <w:rPr>
          <w:lang w:val="fr-FR"/>
        </w:rPr>
        <w:lastRenderedPageBreak/>
        <w:t>1.3 Dysfonction des lymphocytes T</w:t>
      </w:r>
      <w:bookmarkEnd w:id="702"/>
      <w:bookmarkEnd w:id="703"/>
    </w:p>
    <w:p w14:paraId="2487F963" w14:textId="77777777"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L'activité des lymphocytes T est finement régulée. Cette régulation permet le maintien d'un équilibre entre élimination des dangers par le système immunitaire, le retour à l'homéostasie et la prévention des dommages collatéraux du système immunitaire vers l'organisme. Au fil des années, il a été observé que les lymphocytes T pouvaient présenter un phénotype dysfonctionnel </w:t>
      </w:r>
      <w:proofErr w:type="spellStart"/>
      <w:r w:rsidRPr="00796203">
        <w:rPr>
          <w:rFonts w:ascii="Arial" w:hAnsi="Arial" w:cs="Arial"/>
          <w:lang w:val="fr-FR"/>
        </w:rPr>
        <w:t>hyporéactif</w:t>
      </w:r>
      <w:proofErr w:type="spellEnd"/>
      <w:r w:rsidRPr="00796203">
        <w:rPr>
          <w:rFonts w:ascii="Arial" w:hAnsi="Arial" w:cs="Arial"/>
          <w:lang w:val="fr-FR"/>
        </w:rPr>
        <w:t xml:space="preserve"> (voir inactif) sous certaines conditions. La raison physiologique de cette dysfonction fait toujours débat, mais la plupart s'accordent à dire que ces états particuliers constituent un mécanisme de régulation du système immunitaire pour empêcher les dommages et les maladies auto-immunes. Il existe trois grand</w:t>
      </w:r>
      <w:r>
        <w:rPr>
          <w:rFonts w:ascii="Arial" w:hAnsi="Arial" w:cs="Arial"/>
          <w:lang w:val="fr-FR"/>
        </w:rPr>
        <w:t>s</w:t>
      </w:r>
      <w:r w:rsidRPr="00796203">
        <w:rPr>
          <w:rFonts w:ascii="Arial" w:hAnsi="Arial" w:cs="Arial"/>
          <w:lang w:val="fr-FR"/>
        </w:rPr>
        <w:t xml:space="preserve"> types de dysfonction : l'épuisement, la sénescence, et l'anergie. Chacune de ces dysfonctions apparait dans un contexte particulier, et feront l'objet d'une partie de ce texte.</w:t>
      </w:r>
    </w:p>
    <w:p w14:paraId="0F771E70" w14:textId="77777777" w:rsidR="004F59EA" w:rsidRDefault="004F59EA" w:rsidP="004F59EA">
      <w:pPr>
        <w:pStyle w:val="Titre3"/>
        <w:jc w:val="both"/>
        <w:rPr>
          <w:ins w:id="704" w:author="Christophe Borg" w:date="2026-08-26T14:17:00Z"/>
          <w:rFonts w:cs="Arial"/>
          <w:sz w:val="24"/>
          <w:lang w:val="fr-FR"/>
        </w:rPr>
      </w:pPr>
      <w:bookmarkStart w:id="705" w:name="_Toc236410956"/>
      <w:bookmarkStart w:id="706" w:name="_Toc238137480"/>
      <w:r w:rsidRPr="00796203">
        <w:rPr>
          <w:rFonts w:cs="Arial"/>
          <w:sz w:val="24"/>
          <w:lang w:val="fr-FR"/>
        </w:rPr>
        <w:t>1.3.1 L'épuisement des lymphocytes T</w:t>
      </w:r>
      <w:bookmarkEnd w:id="705"/>
      <w:bookmarkEnd w:id="706"/>
    </w:p>
    <w:p w14:paraId="7C245194" w14:textId="0DACE187" w:rsidR="004B0D39" w:rsidRDefault="004B0D39" w:rsidP="004B0D39">
      <w:pPr>
        <w:rPr>
          <w:ins w:id="707" w:author="Christophe Borg" w:date="2026-08-26T14:17:00Z"/>
          <w:lang w:val="fr-FR"/>
        </w:rPr>
      </w:pPr>
      <w:ins w:id="708" w:author="Christophe Borg" w:date="2026-08-26T14:17:00Z">
        <w:r>
          <w:rPr>
            <w:lang w:val="fr-FR"/>
          </w:rPr>
          <w:t>Chapitre important</w:t>
        </w:r>
      </w:ins>
    </w:p>
    <w:p w14:paraId="37A0EA3E" w14:textId="4A67E0A2" w:rsidR="004B0D39" w:rsidRDefault="004B0D39" w:rsidP="004B0D39">
      <w:pPr>
        <w:rPr>
          <w:ins w:id="709" w:author="Christophe Borg" w:date="2026-08-26T14:19:00Z"/>
          <w:lang w:val="fr-FR"/>
        </w:rPr>
      </w:pPr>
      <w:ins w:id="710" w:author="Christophe Borg" w:date="2026-08-26T14:17:00Z">
        <w:r>
          <w:rPr>
            <w:lang w:val="fr-FR"/>
          </w:rPr>
          <w:t>Il faut montrer une figure du modèle CMV</w:t>
        </w:r>
      </w:ins>
      <w:ins w:id="711" w:author="Christophe Borg" w:date="2026-08-26T14:21:00Z">
        <w:r w:rsidR="00897A84">
          <w:rPr>
            <w:lang w:val="fr-FR"/>
          </w:rPr>
          <w:t xml:space="preserve"> (détaille le modèle ci-dessous qui réintègre les notions pré</w:t>
        </w:r>
      </w:ins>
      <w:ins w:id="712" w:author="Christophe Borg" w:date="2026-08-26T14:22:00Z">
        <w:r w:rsidR="00897A84">
          <w:rPr>
            <w:lang w:val="fr-FR"/>
          </w:rPr>
          <w:t>cédentes en citant les publications</w:t>
        </w:r>
      </w:ins>
    </w:p>
    <w:p w14:paraId="0C49D073" w14:textId="3BA05434" w:rsidR="00897A84" w:rsidDel="00360BC6" w:rsidRDefault="00897A84" w:rsidP="00897A84">
      <w:pPr>
        <w:rPr>
          <w:ins w:id="713" w:author="Christophe Borg" w:date="2026-08-26T14:23:00Z"/>
          <w:del w:id="714" w:author="LALOY Emilien" w:date="2026-09-03T17:19:00Z"/>
          <w:lang w:val="fr-FR"/>
        </w:rPr>
      </w:pPr>
      <w:ins w:id="715" w:author="Christophe Borg" w:date="2026-08-26T14:19:00Z">
        <w:del w:id="716" w:author="LALOY Emilien" w:date="2026-09-03T17:19:00Z">
          <w:r w:rsidRPr="00897A84" w:rsidDel="00360BC6">
            <w:rPr>
              <w:noProof/>
              <w:lang w:val="fr-FR"/>
            </w:rPr>
            <w:drawing>
              <wp:inline distT="0" distB="0" distL="0" distR="0" wp14:anchorId="539EC073" wp14:editId="323F02BE">
                <wp:extent cx="5760720" cy="3840480"/>
                <wp:effectExtent l="0" t="0" r="0" b="0"/>
                <wp:docPr id="146397308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del>
      </w:ins>
    </w:p>
    <w:p w14:paraId="3994FFE3" w14:textId="5C79A163" w:rsidR="00897A84" w:rsidRPr="00897A84" w:rsidDel="00360BC6" w:rsidRDefault="00897A84" w:rsidP="00897A84">
      <w:pPr>
        <w:rPr>
          <w:ins w:id="717" w:author="Christophe Borg" w:date="2026-08-26T14:23:00Z"/>
          <w:del w:id="718" w:author="LALOY Emilien" w:date="2026-09-03T17:19:00Z"/>
          <w:sz w:val="16"/>
          <w:szCs w:val="16"/>
          <w:lang w:val="fr-FR"/>
          <w:rPrChange w:id="719" w:author="Christophe Borg" w:date="2026-08-26T14:23:00Z">
            <w:rPr>
              <w:ins w:id="720" w:author="Christophe Borg" w:date="2026-08-26T14:23:00Z"/>
              <w:del w:id="721" w:author="LALOY Emilien" w:date="2026-09-03T17:19:00Z"/>
              <w:lang w:val="fr-FR"/>
            </w:rPr>
          </w:rPrChange>
        </w:rPr>
      </w:pPr>
      <w:ins w:id="722" w:author="Christophe Borg" w:date="2026-08-26T14:23:00Z">
        <w:del w:id="723" w:author="LALOY Emilien" w:date="2026-09-03T17:19:00Z">
          <w:r w:rsidRPr="00897A84" w:rsidDel="00360BC6">
            <w:rPr>
              <w:b/>
              <w:bCs/>
              <w:sz w:val="16"/>
              <w:szCs w:val="16"/>
              <w:lang w:val="fr-FR"/>
              <w:rPrChange w:id="724" w:author="Christophe Borg" w:date="2026-08-26T14:23:00Z">
                <w:rPr>
                  <w:b/>
                  <w:bCs/>
                  <w:lang w:val="fr-FR"/>
                </w:rPr>
              </w:rPrChange>
            </w:rPr>
            <w:delText>Figure X. Influence de la cinétique de contrôle du cytomégalovirus murin sur la différenciation des lymphocytes T CD8</w:delText>
          </w:r>
          <w:r w:rsidRPr="00897A84" w:rsidDel="00360BC6">
            <w:rPr>
              <w:rFonts w:ascii="Cambria Math" w:hAnsi="Cambria Math" w:cs="Cambria Math"/>
              <w:b/>
              <w:bCs/>
              <w:sz w:val="16"/>
              <w:szCs w:val="16"/>
              <w:lang w:val="fr-FR"/>
              <w:rPrChange w:id="725" w:author="Christophe Borg" w:date="2026-08-26T14:23:00Z">
                <w:rPr>
                  <w:rFonts w:ascii="Cambria Math" w:hAnsi="Cambria Math" w:cs="Cambria Math"/>
                  <w:b/>
                  <w:bCs/>
                  <w:lang w:val="fr-FR"/>
                </w:rPr>
              </w:rPrChange>
            </w:rPr>
            <w:delText>⁺</w:delText>
          </w:r>
          <w:r w:rsidRPr="00897A84" w:rsidDel="00360BC6">
            <w:rPr>
              <w:b/>
              <w:bCs/>
              <w:sz w:val="16"/>
              <w:szCs w:val="16"/>
              <w:lang w:val="fr-FR"/>
              <w:rPrChange w:id="726" w:author="Christophe Borg" w:date="2026-08-26T14:23:00Z">
                <w:rPr>
                  <w:b/>
                  <w:bCs/>
                  <w:lang w:val="fr-FR"/>
                </w:rPr>
              </w:rPrChange>
            </w:rPr>
            <w:delText xml:space="preserve"> m</w:delText>
          </w:r>
          <w:r w:rsidRPr="00897A84" w:rsidDel="00360BC6">
            <w:rPr>
              <w:rFonts w:cs="Arial"/>
              <w:b/>
              <w:bCs/>
              <w:sz w:val="16"/>
              <w:szCs w:val="16"/>
              <w:lang w:val="fr-FR"/>
              <w:rPrChange w:id="727" w:author="Christophe Borg" w:date="2026-08-26T14:23:00Z">
                <w:rPr>
                  <w:rFonts w:cs="Arial"/>
                  <w:b/>
                  <w:bCs/>
                  <w:lang w:val="fr-FR"/>
                </w:rPr>
              </w:rPrChange>
            </w:rPr>
            <w:delText>é</w:delText>
          </w:r>
          <w:r w:rsidRPr="00897A84" w:rsidDel="00360BC6">
            <w:rPr>
              <w:b/>
              <w:bCs/>
              <w:sz w:val="16"/>
              <w:szCs w:val="16"/>
              <w:lang w:val="fr-FR"/>
              <w:rPrChange w:id="728" w:author="Christophe Borg" w:date="2026-08-26T14:23:00Z">
                <w:rPr>
                  <w:b/>
                  <w:bCs/>
                  <w:lang w:val="fr-FR"/>
                </w:rPr>
              </w:rPrChange>
            </w:rPr>
            <w:delText>moires, inflationnaires, r</w:delText>
          </w:r>
          <w:r w:rsidRPr="00897A84" w:rsidDel="00360BC6">
            <w:rPr>
              <w:rFonts w:cs="Arial"/>
              <w:b/>
              <w:bCs/>
              <w:sz w:val="16"/>
              <w:szCs w:val="16"/>
              <w:lang w:val="fr-FR"/>
              <w:rPrChange w:id="729" w:author="Christophe Borg" w:date="2026-08-26T14:23:00Z">
                <w:rPr>
                  <w:rFonts w:cs="Arial"/>
                  <w:b/>
                  <w:bCs/>
                  <w:lang w:val="fr-FR"/>
                </w:rPr>
              </w:rPrChange>
            </w:rPr>
            <w:delText>é</w:delText>
          </w:r>
          <w:r w:rsidRPr="00897A84" w:rsidDel="00360BC6">
            <w:rPr>
              <w:b/>
              <w:bCs/>
              <w:sz w:val="16"/>
              <w:szCs w:val="16"/>
              <w:lang w:val="fr-FR"/>
              <w:rPrChange w:id="730" w:author="Christophe Borg" w:date="2026-08-26T14:23:00Z">
                <w:rPr>
                  <w:b/>
                  <w:bCs/>
                  <w:lang w:val="fr-FR"/>
                </w:rPr>
              </w:rPrChange>
            </w:rPr>
            <w:delText xml:space="preserve">sidents et </w:delText>
          </w:r>
          <w:r w:rsidRPr="00897A84" w:rsidDel="00360BC6">
            <w:rPr>
              <w:rFonts w:cs="Arial"/>
              <w:b/>
              <w:bCs/>
              <w:sz w:val="16"/>
              <w:szCs w:val="16"/>
              <w:lang w:val="fr-FR"/>
              <w:rPrChange w:id="731" w:author="Christophe Borg" w:date="2026-08-26T14:23:00Z">
                <w:rPr>
                  <w:rFonts w:cs="Arial"/>
                  <w:b/>
                  <w:bCs/>
                  <w:lang w:val="fr-FR"/>
                </w:rPr>
              </w:rPrChange>
            </w:rPr>
            <w:delText>é</w:delText>
          </w:r>
          <w:r w:rsidRPr="00897A84" w:rsidDel="00360BC6">
            <w:rPr>
              <w:b/>
              <w:bCs/>
              <w:sz w:val="16"/>
              <w:szCs w:val="16"/>
              <w:lang w:val="fr-FR"/>
              <w:rPrChange w:id="732" w:author="Christophe Borg" w:date="2026-08-26T14:23:00Z">
                <w:rPr>
                  <w:b/>
                  <w:bCs/>
                  <w:lang w:val="fr-FR"/>
                </w:rPr>
              </w:rPrChange>
            </w:rPr>
            <w:delText>puis</w:delText>
          </w:r>
          <w:r w:rsidRPr="00897A84" w:rsidDel="00360BC6">
            <w:rPr>
              <w:rFonts w:cs="Arial"/>
              <w:b/>
              <w:bCs/>
              <w:sz w:val="16"/>
              <w:szCs w:val="16"/>
              <w:lang w:val="fr-FR"/>
              <w:rPrChange w:id="733" w:author="Christophe Borg" w:date="2026-08-26T14:23:00Z">
                <w:rPr>
                  <w:rFonts w:cs="Arial"/>
                  <w:b/>
                  <w:bCs/>
                  <w:lang w:val="fr-FR"/>
                </w:rPr>
              </w:rPrChange>
            </w:rPr>
            <w:delText>é</w:delText>
          </w:r>
          <w:r w:rsidRPr="00897A84" w:rsidDel="00360BC6">
            <w:rPr>
              <w:b/>
              <w:bCs/>
              <w:sz w:val="16"/>
              <w:szCs w:val="16"/>
              <w:lang w:val="fr-FR"/>
              <w:rPrChange w:id="734" w:author="Christophe Borg" w:date="2026-08-26T14:23:00Z">
                <w:rPr>
                  <w:b/>
                  <w:bCs/>
                  <w:lang w:val="fr-FR"/>
                </w:rPr>
              </w:rPrChange>
            </w:rPr>
            <w:delText>s.</w:delText>
          </w:r>
          <w:r w:rsidRPr="00897A84" w:rsidDel="00360BC6">
            <w:rPr>
              <w:sz w:val="16"/>
              <w:szCs w:val="16"/>
              <w:lang w:val="fr-FR"/>
              <w:rPrChange w:id="735" w:author="Christophe Borg" w:date="2026-08-26T14:23:00Z">
                <w:rPr>
                  <w:lang w:val="fr-FR"/>
                </w:rPr>
              </w:rPrChange>
            </w:rPr>
            <w:delText xml:space="preserve"> La partie supérieure illustre l’infection de souris C57BL/6 par un MCMV sauvage exprimant </w:delText>
          </w:r>
          <w:r w:rsidRPr="00897A84" w:rsidDel="00360BC6">
            <w:rPr>
              <w:i/>
              <w:iCs/>
              <w:sz w:val="16"/>
              <w:szCs w:val="16"/>
              <w:lang w:val="fr-FR"/>
              <w:rPrChange w:id="736" w:author="Christophe Borg" w:date="2026-08-26T14:23:00Z">
                <w:rPr>
                  <w:i/>
                  <w:iCs/>
                  <w:lang w:val="fr-FR"/>
                </w:rPr>
              </w:rPrChange>
            </w:rPr>
            <w:delText>m157</w:delText>
          </w:r>
          <w:r w:rsidRPr="00897A84" w:rsidDel="00360BC6">
            <w:rPr>
              <w:sz w:val="16"/>
              <w:szCs w:val="16"/>
              <w:lang w:val="fr-FR"/>
              <w:rPrChange w:id="737" w:author="Christophe Borg" w:date="2026-08-26T14:23:00Z">
                <w:rPr>
                  <w:lang w:val="fr-FR"/>
                </w:rPr>
              </w:rPrChange>
            </w:rPr>
            <w:delText xml:space="preserve">. La reconnaissance de </w:delText>
          </w:r>
          <w:r w:rsidRPr="00897A84" w:rsidDel="00360BC6">
            <w:rPr>
              <w:i/>
              <w:iCs/>
              <w:sz w:val="16"/>
              <w:szCs w:val="16"/>
              <w:lang w:val="fr-FR"/>
              <w:rPrChange w:id="738" w:author="Christophe Borg" w:date="2026-08-26T14:23:00Z">
                <w:rPr>
                  <w:i/>
                  <w:iCs/>
                  <w:lang w:val="fr-FR"/>
                </w:rPr>
              </w:rPrChange>
            </w:rPr>
            <w:delText>m157</w:delText>
          </w:r>
          <w:r w:rsidRPr="00897A84" w:rsidDel="00360BC6">
            <w:rPr>
              <w:sz w:val="16"/>
              <w:szCs w:val="16"/>
              <w:lang w:val="fr-FR"/>
              <w:rPrChange w:id="739" w:author="Christophe Borg" w:date="2026-08-26T14:23:00Z">
                <w:rPr>
                  <w:lang w:val="fr-FR"/>
                </w:rPr>
              </w:rPrChange>
            </w:rPr>
            <w:delText xml:space="preserve"> par le récepteur activateur Ly49H entraîne une réponse NK précoce et un contrôle rapide de la réplication productive. À l’inverse, l’infection par un MCMV Δ</w:delText>
          </w:r>
          <w:r w:rsidRPr="00897A84" w:rsidDel="00360BC6">
            <w:rPr>
              <w:i/>
              <w:iCs/>
              <w:sz w:val="16"/>
              <w:szCs w:val="16"/>
              <w:lang w:val="fr-FR"/>
              <w:rPrChange w:id="740" w:author="Christophe Borg" w:date="2026-08-26T14:23:00Z">
                <w:rPr>
                  <w:i/>
                  <w:iCs/>
                  <w:lang w:val="fr-FR"/>
                </w:rPr>
              </w:rPrChange>
            </w:rPr>
            <w:delText>m157</w:delText>
          </w:r>
          <w:r w:rsidRPr="00897A84" w:rsidDel="00360BC6">
            <w:rPr>
              <w:sz w:val="16"/>
              <w:szCs w:val="16"/>
              <w:lang w:val="fr-FR"/>
              <w:rPrChange w:id="741" w:author="Christophe Borg" w:date="2026-08-26T14:23:00Z">
                <w:rPr>
                  <w:lang w:val="fr-FR"/>
                </w:rPr>
              </w:rPrChange>
            </w:rPr>
            <w:delText xml:space="preserve"> chez la souris C57BL/6 ou par un MCMV sauvage chez un hôte dépourvu de Ly49H, tel que BALB/c, est associée à une charge virale initiale plus élevée, à un contrôle retardé et à une stimulation plus importante des lymphocytes T CD8</w:delText>
          </w:r>
          <w:r w:rsidRPr="00897A84" w:rsidDel="00360BC6">
            <w:rPr>
              <w:rFonts w:ascii="Cambria Math" w:hAnsi="Cambria Math" w:cs="Cambria Math"/>
              <w:sz w:val="16"/>
              <w:szCs w:val="16"/>
              <w:lang w:val="fr-FR"/>
              <w:rPrChange w:id="742" w:author="Christophe Borg" w:date="2026-08-26T14:23:00Z">
                <w:rPr>
                  <w:rFonts w:ascii="Cambria Math" w:hAnsi="Cambria Math" w:cs="Cambria Math"/>
                  <w:lang w:val="fr-FR"/>
                </w:rPr>
              </w:rPrChange>
            </w:rPr>
            <w:delText>⁺</w:delText>
          </w:r>
          <w:r w:rsidRPr="00897A84" w:rsidDel="00360BC6">
            <w:rPr>
              <w:sz w:val="16"/>
              <w:szCs w:val="16"/>
              <w:lang w:val="fr-FR"/>
              <w:rPrChange w:id="743" w:author="Christophe Borg" w:date="2026-08-26T14:23:00Z">
                <w:rPr>
                  <w:lang w:val="fr-FR"/>
                </w:rPr>
              </w:rPrChange>
            </w:rPr>
            <w:delText xml:space="preserve"> (Fodil-Cornu </w:delText>
          </w:r>
          <w:r w:rsidRPr="00897A84" w:rsidDel="00360BC6">
            <w:rPr>
              <w:i/>
              <w:iCs/>
              <w:sz w:val="16"/>
              <w:szCs w:val="16"/>
              <w:lang w:val="fr-FR"/>
              <w:rPrChange w:id="744" w:author="Christophe Borg" w:date="2026-08-26T14:23:00Z">
                <w:rPr>
                  <w:i/>
                  <w:iCs/>
                  <w:lang w:val="fr-FR"/>
                </w:rPr>
              </w:rPrChange>
            </w:rPr>
            <w:delText>et al.</w:delText>
          </w:r>
          <w:r w:rsidRPr="00897A84" w:rsidDel="00360BC6">
            <w:rPr>
              <w:sz w:val="16"/>
              <w:szCs w:val="16"/>
              <w:lang w:val="fr-FR"/>
              <w:rPrChange w:id="745" w:author="Christophe Borg" w:date="2026-08-26T14:23:00Z">
                <w:rPr>
                  <w:lang w:val="fr-FR"/>
                </w:rPr>
              </w:rPrChange>
            </w:rPr>
            <w:delText xml:space="preserve">, 2008; Andrews </w:delText>
          </w:r>
          <w:r w:rsidRPr="00897A84" w:rsidDel="00360BC6">
            <w:rPr>
              <w:i/>
              <w:iCs/>
              <w:sz w:val="16"/>
              <w:szCs w:val="16"/>
              <w:lang w:val="fr-FR"/>
              <w:rPrChange w:id="746" w:author="Christophe Borg" w:date="2026-08-26T14:23:00Z">
                <w:rPr>
                  <w:i/>
                  <w:iCs/>
                  <w:lang w:val="fr-FR"/>
                </w:rPr>
              </w:rPrChange>
            </w:rPr>
            <w:delText>et al.</w:delText>
          </w:r>
          <w:r w:rsidRPr="00897A84" w:rsidDel="00360BC6">
            <w:rPr>
              <w:sz w:val="16"/>
              <w:szCs w:val="16"/>
              <w:lang w:val="fr-FR"/>
              <w:rPrChange w:id="747" w:author="Christophe Borg" w:date="2026-08-26T14:23:00Z">
                <w:rPr>
                  <w:lang w:val="fr-FR"/>
                </w:rPr>
              </w:rPrChange>
            </w:rPr>
            <w:delText>, 2010).</w:delText>
          </w:r>
        </w:del>
      </w:ins>
    </w:p>
    <w:p w14:paraId="242985CD" w14:textId="2E578B8D" w:rsidR="00897A84" w:rsidRPr="00897A84" w:rsidDel="00360BC6" w:rsidRDefault="00897A84" w:rsidP="00897A84">
      <w:pPr>
        <w:rPr>
          <w:ins w:id="748" w:author="Christophe Borg" w:date="2026-08-26T14:23:00Z"/>
          <w:del w:id="749" w:author="LALOY Emilien" w:date="2026-09-03T17:19:00Z"/>
          <w:sz w:val="16"/>
          <w:szCs w:val="16"/>
          <w:lang w:val="fr-FR"/>
          <w:rPrChange w:id="750" w:author="Christophe Borg" w:date="2026-08-26T14:23:00Z">
            <w:rPr>
              <w:ins w:id="751" w:author="Christophe Borg" w:date="2026-08-26T14:23:00Z"/>
              <w:del w:id="752" w:author="LALOY Emilien" w:date="2026-09-03T17:19:00Z"/>
              <w:lang w:val="fr-FR"/>
            </w:rPr>
          </w:rPrChange>
        </w:rPr>
      </w:pPr>
      <w:ins w:id="753" w:author="Christophe Borg" w:date="2026-08-26T14:23:00Z">
        <w:del w:id="754" w:author="LALOY Emilien" w:date="2026-09-03T17:19:00Z">
          <w:r w:rsidRPr="00897A84" w:rsidDel="00360BC6">
            <w:rPr>
              <w:sz w:val="16"/>
              <w:szCs w:val="16"/>
              <w:lang w:val="fr-FR"/>
              <w:rPrChange w:id="755" w:author="Christophe Borg" w:date="2026-08-26T14:23:00Z">
                <w:rPr>
                  <w:lang w:val="fr-FR"/>
                </w:rPr>
              </w:rPrChange>
            </w:rPr>
            <w:delText>Après leur activation et leur expansion, les lymphocytes T CD8</w:delText>
          </w:r>
          <w:r w:rsidRPr="00897A84" w:rsidDel="00360BC6">
            <w:rPr>
              <w:rFonts w:ascii="Cambria Math" w:hAnsi="Cambria Math" w:cs="Cambria Math"/>
              <w:sz w:val="16"/>
              <w:szCs w:val="16"/>
              <w:lang w:val="fr-FR"/>
              <w:rPrChange w:id="756" w:author="Christophe Borg" w:date="2026-08-26T14:23:00Z">
                <w:rPr>
                  <w:rFonts w:ascii="Cambria Math" w:hAnsi="Cambria Math" w:cs="Cambria Math"/>
                  <w:lang w:val="fr-FR"/>
                </w:rPr>
              </w:rPrChange>
            </w:rPr>
            <w:delText>⁺</w:delText>
          </w:r>
          <w:r w:rsidRPr="00897A84" w:rsidDel="00360BC6">
            <w:rPr>
              <w:sz w:val="16"/>
              <w:szCs w:val="16"/>
              <w:lang w:val="fr-FR"/>
              <w:rPrChange w:id="757" w:author="Christophe Borg" w:date="2026-08-26T14:23:00Z">
                <w:rPr>
                  <w:lang w:val="fr-FR"/>
                </w:rPr>
              </w:rPrChange>
            </w:rPr>
            <w:delText xml:space="preserve"> sp</w:delText>
          </w:r>
          <w:r w:rsidRPr="00897A84" w:rsidDel="00360BC6">
            <w:rPr>
              <w:rFonts w:cs="Arial"/>
              <w:sz w:val="16"/>
              <w:szCs w:val="16"/>
              <w:lang w:val="fr-FR"/>
              <w:rPrChange w:id="758" w:author="Christophe Borg" w:date="2026-08-26T14:23:00Z">
                <w:rPr>
                  <w:rFonts w:cs="Arial"/>
                  <w:lang w:val="fr-FR"/>
                </w:rPr>
              </w:rPrChange>
            </w:rPr>
            <w:delText>é</w:delText>
          </w:r>
          <w:r w:rsidRPr="00897A84" w:rsidDel="00360BC6">
            <w:rPr>
              <w:sz w:val="16"/>
              <w:szCs w:val="16"/>
              <w:lang w:val="fr-FR"/>
              <w:rPrChange w:id="759" w:author="Christophe Borg" w:date="2026-08-26T14:23:00Z">
                <w:rPr>
                  <w:lang w:val="fr-FR"/>
                </w:rPr>
              </w:rPrChange>
            </w:rPr>
            <w:delText xml:space="preserve">cifiques des </w:delText>
          </w:r>
          <w:r w:rsidRPr="00897A84" w:rsidDel="00360BC6">
            <w:rPr>
              <w:rFonts w:cs="Arial"/>
              <w:sz w:val="16"/>
              <w:szCs w:val="16"/>
              <w:lang w:val="fr-FR"/>
              <w:rPrChange w:id="760" w:author="Christophe Borg" w:date="2026-08-26T14:23:00Z">
                <w:rPr>
                  <w:rFonts w:cs="Arial"/>
                  <w:lang w:val="fr-FR"/>
                </w:rPr>
              </w:rPrChange>
            </w:rPr>
            <w:delText>é</w:delText>
          </w:r>
          <w:r w:rsidRPr="00897A84" w:rsidDel="00360BC6">
            <w:rPr>
              <w:sz w:val="16"/>
              <w:szCs w:val="16"/>
              <w:lang w:val="fr-FR"/>
              <w:rPrChange w:id="761" w:author="Christophe Borg" w:date="2026-08-26T14:23:00Z">
                <w:rPr>
                  <w:lang w:val="fr-FR"/>
                </w:rPr>
              </w:rPrChange>
            </w:rPr>
            <w:delText>pitopes non inflationnaires, notamment M45 et M57 chez la souris C57BL/6, subissent une contraction et g</w:delText>
          </w:r>
          <w:r w:rsidRPr="00897A84" w:rsidDel="00360BC6">
            <w:rPr>
              <w:rFonts w:cs="Arial"/>
              <w:sz w:val="16"/>
              <w:szCs w:val="16"/>
              <w:lang w:val="fr-FR"/>
              <w:rPrChange w:id="762" w:author="Christophe Borg" w:date="2026-08-26T14:23:00Z">
                <w:rPr>
                  <w:rFonts w:cs="Arial"/>
                  <w:lang w:val="fr-FR"/>
                </w:rPr>
              </w:rPrChange>
            </w:rPr>
            <w:delText>é</w:delText>
          </w:r>
          <w:r w:rsidRPr="00897A84" w:rsidDel="00360BC6">
            <w:rPr>
              <w:sz w:val="16"/>
              <w:szCs w:val="16"/>
              <w:lang w:val="fr-FR"/>
              <w:rPrChange w:id="763" w:author="Christophe Borg" w:date="2026-08-26T14:23:00Z">
                <w:rPr>
                  <w:lang w:val="fr-FR"/>
                </w:rPr>
              </w:rPrChange>
            </w:rPr>
            <w:delText>n</w:delText>
          </w:r>
          <w:r w:rsidRPr="00897A84" w:rsidDel="00360BC6">
            <w:rPr>
              <w:rFonts w:cs="Arial"/>
              <w:sz w:val="16"/>
              <w:szCs w:val="16"/>
              <w:lang w:val="fr-FR"/>
              <w:rPrChange w:id="764" w:author="Christophe Borg" w:date="2026-08-26T14:23:00Z">
                <w:rPr>
                  <w:rFonts w:cs="Arial"/>
                  <w:lang w:val="fr-FR"/>
                </w:rPr>
              </w:rPrChange>
            </w:rPr>
            <w:delText>è</w:delText>
          </w:r>
          <w:r w:rsidRPr="00897A84" w:rsidDel="00360BC6">
            <w:rPr>
              <w:sz w:val="16"/>
              <w:szCs w:val="16"/>
              <w:lang w:val="fr-FR"/>
              <w:rPrChange w:id="765" w:author="Christophe Borg" w:date="2026-08-26T14:23:00Z">
                <w:rPr>
                  <w:lang w:val="fr-FR"/>
                </w:rPr>
              </w:rPrChange>
            </w:rPr>
            <w:delText>rent une population m</w:delText>
          </w:r>
          <w:r w:rsidRPr="00897A84" w:rsidDel="00360BC6">
            <w:rPr>
              <w:rFonts w:cs="Arial"/>
              <w:sz w:val="16"/>
              <w:szCs w:val="16"/>
              <w:lang w:val="fr-FR"/>
              <w:rPrChange w:id="766" w:author="Christophe Borg" w:date="2026-08-26T14:23:00Z">
                <w:rPr>
                  <w:rFonts w:cs="Arial"/>
                  <w:lang w:val="fr-FR"/>
                </w:rPr>
              </w:rPrChange>
            </w:rPr>
            <w:delText>é</w:delText>
          </w:r>
          <w:r w:rsidRPr="00897A84" w:rsidDel="00360BC6">
            <w:rPr>
              <w:sz w:val="16"/>
              <w:szCs w:val="16"/>
              <w:lang w:val="fr-FR"/>
              <w:rPrChange w:id="767" w:author="Christophe Borg" w:date="2026-08-26T14:23:00Z">
                <w:rPr>
                  <w:lang w:val="fr-FR"/>
                </w:rPr>
              </w:rPrChange>
            </w:rPr>
            <w:delText>moire conventionnelle TCM/TEM, caract</w:delText>
          </w:r>
          <w:r w:rsidRPr="00897A84" w:rsidDel="00360BC6">
            <w:rPr>
              <w:rFonts w:cs="Arial"/>
              <w:sz w:val="16"/>
              <w:szCs w:val="16"/>
              <w:lang w:val="fr-FR"/>
              <w:rPrChange w:id="768" w:author="Christophe Borg" w:date="2026-08-26T14:23:00Z">
                <w:rPr>
                  <w:rFonts w:cs="Arial"/>
                  <w:lang w:val="fr-FR"/>
                </w:rPr>
              </w:rPrChange>
            </w:rPr>
            <w:delText>é</w:delText>
          </w:r>
          <w:r w:rsidRPr="00897A84" w:rsidDel="00360BC6">
            <w:rPr>
              <w:sz w:val="16"/>
              <w:szCs w:val="16"/>
              <w:lang w:val="fr-FR"/>
              <w:rPrChange w:id="769" w:author="Christophe Borg" w:date="2026-08-26T14:23:00Z">
                <w:rPr>
                  <w:lang w:val="fr-FR"/>
                </w:rPr>
              </w:rPrChange>
            </w:rPr>
            <w:delText>ris</w:delText>
          </w:r>
          <w:r w:rsidRPr="00897A84" w:rsidDel="00360BC6">
            <w:rPr>
              <w:rFonts w:cs="Arial"/>
              <w:sz w:val="16"/>
              <w:szCs w:val="16"/>
              <w:lang w:val="fr-FR"/>
              <w:rPrChange w:id="770" w:author="Christophe Borg" w:date="2026-08-26T14:23:00Z">
                <w:rPr>
                  <w:rFonts w:cs="Arial"/>
                  <w:lang w:val="fr-FR"/>
                </w:rPr>
              </w:rPrChange>
            </w:rPr>
            <w:delText>é</w:delText>
          </w:r>
          <w:r w:rsidRPr="00897A84" w:rsidDel="00360BC6">
            <w:rPr>
              <w:sz w:val="16"/>
              <w:szCs w:val="16"/>
              <w:lang w:val="fr-FR"/>
              <w:rPrChange w:id="771" w:author="Christophe Borg" w:date="2026-08-26T14:23:00Z">
                <w:rPr>
                  <w:lang w:val="fr-FR"/>
                </w:rPr>
              </w:rPrChange>
            </w:rPr>
            <w:delText>e par la r</w:delText>
          </w:r>
          <w:r w:rsidRPr="00897A84" w:rsidDel="00360BC6">
            <w:rPr>
              <w:rFonts w:cs="Arial"/>
              <w:sz w:val="16"/>
              <w:szCs w:val="16"/>
              <w:lang w:val="fr-FR"/>
              <w:rPrChange w:id="772" w:author="Christophe Borg" w:date="2026-08-26T14:23:00Z">
                <w:rPr>
                  <w:rFonts w:cs="Arial"/>
                  <w:lang w:val="fr-FR"/>
                </w:rPr>
              </w:rPrChange>
            </w:rPr>
            <w:delText>é</w:delText>
          </w:r>
          <w:r w:rsidRPr="00897A84" w:rsidDel="00360BC6">
            <w:rPr>
              <w:sz w:val="16"/>
              <w:szCs w:val="16"/>
              <w:lang w:val="fr-FR"/>
              <w:rPrChange w:id="773" w:author="Christophe Borg" w:date="2026-08-26T14:23:00Z">
                <w:rPr>
                  <w:lang w:val="fr-FR"/>
                </w:rPr>
              </w:rPrChange>
            </w:rPr>
            <w:delText>expression de CD127 et, pour les TCM, de CCR7 et CD62L. En revanche, les lymphocytes dirig</w:delText>
          </w:r>
          <w:r w:rsidRPr="00897A84" w:rsidDel="00360BC6">
            <w:rPr>
              <w:rFonts w:cs="Arial"/>
              <w:sz w:val="16"/>
              <w:szCs w:val="16"/>
              <w:lang w:val="fr-FR"/>
              <w:rPrChange w:id="774" w:author="Christophe Borg" w:date="2026-08-26T14:23:00Z">
                <w:rPr>
                  <w:rFonts w:cs="Arial"/>
                  <w:lang w:val="fr-FR"/>
                </w:rPr>
              </w:rPrChange>
            </w:rPr>
            <w:delText>é</w:delText>
          </w:r>
          <w:r w:rsidRPr="00897A84" w:rsidDel="00360BC6">
            <w:rPr>
              <w:sz w:val="16"/>
              <w:szCs w:val="16"/>
              <w:lang w:val="fr-FR"/>
              <w:rPrChange w:id="775" w:author="Christophe Borg" w:date="2026-08-26T14:23:00Z">
                <w:rPr>
                  <w:lang w:val="fr-FR"/>
                </w:rPr>
              </w:rPrChange>
            </w:rPr>
            <w:delText xml:space="preserve">s contre certains </w:delText>
          </w:r>
          <w:r w:rsidRPr="00897A84" w:rsidDel="00360BC6">
            <w:rPr>
              <w:rFonts w:cs="Arial"/>
              <w:sz w:val="16"/>
              <w:szCs w:val="16"/>
              <w:lang w:val="fr-FR"/>
              <w:rPrChange w:id="776" w:author="Christophe Borg" w:date="2026-08-26T14:23:00Z">
                <w:rPr>
                  <w:rFonts w:cs="Arial"/>
                  <w:lang w:val="fr-FR"/>
                </w:rPr>
              </w:rPrChange>
            </w:rPr>
            <w:delText>é</w:delText>
          </w:r>
          <w:r w:rsidRPr="00897A84" w:rsidDel="00360BC6">
            <w:rPr>
              <w:sz w:val="16"/>
              <w:szCs w:val="16"/>
              <w:lang w:val="fr-FR"/>
              <w:rPrChange w:id="777" w:author="Christophe Borg" w:date="2026-08-26T14:23:00Z">
                <w:rPr>
                  <w:lang w:val="fr-FR"/>
                </w:rPr>
              </w:rPrChange>
            </w:rPr>
            <w:delText>pitopes inflationnaires, notamment M38, IE3 et m139, s</w:delText>
          </w:r>
          <w:r w:rsidRPr="00897A84" w:rsidDel="00360BC6">
            <w:rPr>
              <w:rFonts w:cs="Arial"/>
              <w:sz w:val="16"/>
              <w:szCs w:val="16"/>
              <w:lang w:val="fr-FR"/>
              <w:rPrChange w:id="778" w:author="Christophe Borg" w:date="2026-08-26T14:23:00Z">
                <w:rPr>
                  <w:rFonts w:cs="Arial"/>
                  <w:lang w:val="fr-FR"/>
                </w:rPr>
              </w:rPrChange>
            </w:rPr>
            <w:delText>’</w:delText>
          </w:r>
          <w:r w:rsidRPr="00897A84" w:rsidDel="00360BC6">
            <w:rPr>
              <w:sz w:val="16"/>
              <w:szCs w:val="16"/>
              <w:lang w:val="fr-FR"/>
              <w:rPrChange w:id="779" w:author="Christophe Borg" w:date="2026-08-26T14:23:00Z">
                <w:rPr>
                  <w:lang w:val="fr-FR"/>
                </w:rPr>
              </w:rPrChange>
            </w:rPr>
            <w:delText xml:space="preserve">accumulent ou se maintiennent </w:delText>
          </w:r>
          <w:r w:rsidRPr="00897A84" w:rsidDel="00360BC6">
            <w:rPr>
              <w:rFonts w:cs="Arial"/>
              <w:sz w:val="16"/>
              <w:szCs w:val="16"/>
              <w:lang w:val="fr-FR"/>
              <w:rPrChange w:id="780" w:author="Christophe Borg" w:date="2026-08-26T14:23:00Z">
                <w:rPr>
                  <w:rFonts w:cs="Arial"/>
                  <w:lang w:val="fr-FR"/>
                </w:rPr>
              </w:rPrChange>
            </w:rPr>
            <w:delText>à</w:delText>
          </w:r>
          <w:r w:rsidRPr="00897A84" w:rsidDel="00360BC6">
            <w:rPr>
              <w:sz w:val="16"/>
              <w:szCs w:val="16"/>
              <w:lang w:val="fr-FR"/>
              <w:rPrChange w:id="781" w:author="Christophe Borg" w:date="2026-08-26T14:23:00Z">
                <w:rPr>
                  <w:lang w:val="fr-FR"/>
                </w:rPr>
              </w:rPrChange>
            </w:rPr>
            <w:delText xml:space="preserve"> des fr</w:delText>
          </w:r>
          <w:r w:rsidRPr="00897A84" w:rsidDel="00360BC6">
            <w:rPr>
              <w:rFonts w:cs="Arial"/>
              <w:sz w:val="16"/>
              <w:szCs w:val="16"/>
              <w:lang w:val="fr-FR"/>
              <w:rPrChange w:id="782" w:author="Christophe Borg" w:date="2026-08-26T14:23:00Z">
                <w:rPr>
                  <w:rFonts w:cs="Arial"/>
                  <w:lang w:val="fr-FR"/>
                </w:rPr>
              </w:rPrChange>
            </w:rPr>
            <w:delText>é</w:delText>
          </w:r>
          <w:r w:rsidRPr="00897A84" w:rsidDel="00360BC6">
            <w:rPr>
              <w:sz w:val="16"/>
              <w:szCs w:val="16"/>
              <w:lang w:val="fr-FR"/>
              <w:rPrChange w:id="783" w:author="Christophe Borg" w:date="2026-08-26T14:23:00Z">
                <w:rPr>
                  <w:lang w:val="fr-FR"/>
                </w:rPr>
              </w:rPrChange>
            </w:rPr>
            <w:delText xml:space="preserve">quences </w:delText>
          </w:r>
          <w:r w:rsidRPr="00897A84" w:rsidDel="00360BC6">
            <w:rPr>
              <w:rFonts w:cs="Arial"/>
              <w:sz w:val="16"/>
              <w:szCs w:val="16"/>
              <w:lang w:val="fr-FR"/>
              <w:rPrChange w:id="784" w:author="Christophe Borg" w:date="2026-08-26T14:23:00Z">
                <w:rPr>
                  <w:rFonts w:cs="Arial"/>
                  <w:lang w:val="fr-FR"/>
                </w:rPr>
              </w:rPrChange>
            </w:rPr>
            <w:delText>é</w:delText>
          </w:r>
          <w:r w:rsidRPr="00897A84" w:rsidDel="00360BC6">
            <w:rPr>
              <w:sz w:val="16"/>
              <w:szCs w:val="16"/>
              <w:lang w:val="fr-FR"/>
              <w:rPrChange w:id="785" w:author="Christophe Borg" w:date="2026-08-26T14:23:00Z">
                <w:rPr>
                  <w:lang w:val="fr-FR"/>
                </w:rPr>
              </w:rPrChange>
            </w:rPr>
            <w:delText>lev</w:delText>
          </w:r>
          <w:r w:rsidRPr="00897A84" w:rsidDel="00360BC6">
            <w:rPr>
              <w:rFonts w:cs="Arial"/>
              <w:sz w:val="16"/>
              <w:szCs w:val="16"/>
              <w:lang w:val="fr-FR"/>
              <w:rPrChange w:id="786" w:author="Christophe Borg" w:date="2026-08-26T14:23:00Z">
                <w:rPr>
                  <w:rFonts w:cs="Arial"/>
                  <w:lang w:val="fr-FR"/>
                </w:rPr>
              </w:rPrChange>
            </w:rPr>
            <w:delText>é</w:delText>
          </w:r>
          <w:r w:rsidRPr="00897A84" w:rsidDel="00360BC6">
            <w:rPr>
              <w:sz w:val="16"/>
              <w:szCs w:val="16"/>
              <w:lang w:val="fr-FR"/>
              <w:rPrChange w:id="787" w:author="Christophe Borg" w:date="2026-08-26T14:23:00Z">
                <w:rPr>
                  <w:lang w:val="fr-FR"/>
                </w:rPr>
              </w:rPrChange>
            </w:rPr>
            <w:delText>es au cours de la latence. Ces cellules présentent majoritairement un phénotype effecteur différencié KLRG1</w:delText>
          </w:r>
          <w:r w:rsidRPr="00897A84" w:rsidDel="00360BC6">
            <w:rPr>
              <w:rFonts w:ascii="Cambria Math" w:hAnsi="Cambria Math" w:cs="Cambria Math"/>
              <w:sz w:val="16"/>
              <w:szCs w:val="16"/>
              <w:lang w:val="fr-FR"/>
              <w:rPrChange w:id="788" w:author="Christophe Borg" w:date="2026-08-26T14:23:00Z">
                <w:rPr>
                  <w:rFonts w:ascii="Cambria Math" w:hAnsi="Cambria Math" w:cs="Cambria Math"/>
                  <w:lang w:val="fr-FR"/>
                </w:rPr>
              </w:rPrChange>
            </w:rPr>
            <w:delText>⁺</w:delText>
          </w:r>
          <w:r w:rsidRPr="00897A84" w:rsidDel="00360BC6">
            <w:rPr>
              <w:sz w:val="16"/>
              <w:szCs w:val="16"/>
              <w:lang w:val="fr-FR"/>
              <w:rPrChange w:id="789" w:author="Christophe Borg" w:date="2026-08-26T14:23:00Z">
                <w:rPr>
                  <w:lang w:val="fr-FR"/>
                </w:rPr>
              </w:rPrChange>
            </w:rPr>
            <w:delText>CD127^lowCD62L</w:delText>
          </w:r>
          <w:r w:rsidRPr="00897A84" w:rsidDel="00360BC6">
            <w:rPr>
              <w:rFonts w:ascii="Cambria Math" w:hAnsi="Cambria Math" w:cs="Cambria Math"/>
              <w:sz w:val="16"/>
              <w:szCs w:val="16"/>
              <w:lang w:val="fr-FR"/>
              <w:rPrChange w:id="790" w:author="Christophe Borg" w:date="2026-08-26T14:23:00Z">
                <w:rPr>
                  <w:rFonts w:ascii="Cambria Math" w:hAnsi="Cambria Math" w:cs="Cambria Math"/>
                  <w:lang w:val="fr-FR"/>
                </w:rPr>
              </w:rPrChange>
            </w:rPr>
            <w:delText>⁻</w:delText>
          </w:r>
          <w:r w:rsidRPr="00897A84" w:rsidDel="00360BC6">
            <w:rPr>
              <w:sz w:val="16"/>
              <w:szCs w:val="16"/>
              <w:lang w:val="fr-FR"/>
              <w:rPrChange w:id="791" w:author="Christophe Borg" w:date="2026-08-26T14:23:00Z">
                <w:rPr>
                  <w:lang w:val="fr-FR"/>
                </w:rPr>
              </w:rPrChange>
            </w:rPr>
            <w:delText>CX3CR1</w:delText>
          </w:r>
          <w:r w:rsidRPr="00897A84" w:rsidDel="00360BC6">
            <w:rPr>
              <w:rFonts w:ascii="Cambria Math" w:hAnsi="Cambria Math" w:cs="Cambria Math"/>
              <w:sz w:val="16"/>
              <w:szCs w:val="16"/>
              <w:lang w:val="fr-FR"/>
              <w:rPrChange w:id="792" w:author="Christophe Borg" w:date="2026-08-26T14:23:00Z">
                <w:rPr>
                  <w:rFonts w:ascii="Cambria Math" w:hAnsi="Cambria Math" w:cs="Cambria Math"/>
                  <w:lang w:val="fr-FR"/>
                </w:rPr>
              </w:rPrChange>
            </w:rPr>
            <w:delText>⁺</w:delText>
          </w:r>
          <w:r w:rsidRPr="00897A84" w:rsidDel="00360BC6">
            <w:rPr>
              <w:sz w:val="16"/>
              <w:szCs w:val="16"/>
              <w:lang w:val="fr-FR"/>
              <w:rPrChange w:id="793" w:author="Christophe Borg" w:date="2026-08-26T14:23:00Z">
                <w:rPr>
                  <w:lang w:val="fr-FR"/>
                </w:rPr>
              </w:rPrChange>
            </w:rPr>
            <w:delText>, tout en conservant une capacit</w:delText>
          </w:r>
          <w:r w:rsidRPr="00897A84" w:rsidDel="00360BC6">
            <w:rPr>
              <w:rFonts w:cs="Arial"/>
              <w:sz w:val="16"/>
              <w:szCs w:val="16"/>
              <w:lang w:val="fr-FR"/>
              <w:rPrChange w:id="794" w:author="Christophe Borg" w:date="2026-08-26T14:23:00Z">
                <w:rPr>
                  <w:rFonts w:cs="Arial"/>
                  <w:lang w:val="fr-FR"/>
                </w:rPr>
              </w:rPrChange>
            </w:rPr>
            <w:delText>é</w:delText>
          </w:r>
          <w:r w:rsidRPr="00897A84" w:rsidDel="00360BC6">
            <w:rPr>
              <w:sz w:val="16"/>
              <w:szCs w:val="16"/>
              <w:lang w:val="fr-FR"/>
              <w:rPrChange w:id="795" w:author="Christophe Borg" w:date="2026-08-26T14:23:00Z">
                <w:rPr>
                  <w:lang w:val="fr-FR"/>
                </w:rPr>
              </w:rPrChange>
            </w:rPr>
            <w:delText xml:space="preserve"> cytotoxique et une production d</w:delText>
          </w:r>
          <w:r w:rsidRPr="00897A84" w:rsidDel="00360BC6">
            <w:rPr>
              <w:rFonts w:cs="Arial"/>
              <w:sz w:val="16"/>
              <w:szCs w:val="16"/>
              <w:lang w:val="fr-FR"/>
              <w:rPrChange w:id="796" w:author="Christophe Borg" w:date="2026-08-26T14:23:00Z">
                <w:rPr>
                  <w:rFonts w:cs="Arial"/>
                  <w:lang w:val="fr-FR"/>
                </w:rPr>
              </w:rPrChange>
            </w:rPr>
            <w:delText>’</w:delText>
          </w:r>
          <w:r w:rsidRPr="00897A84" w:rsidDel="00360BC6">
            <w:rPr>
              <w:sz w:val="16"/>
              <w:szCs w:val="16"/>
              <w:lang w:val="fr-FR"/>
              <w:rPrChange w:id="797" w:author="Christophe Borg" w:date="2026-08-26T14:23:00Z">
                <w:rPr>
                  <w:lang w:val="fr-FR"/>
                </w:rPr>
              </w:rPrChange>
            </w:rPr>
            <w:delText>IFN-</w:delText>
          </w:r>
          <w:r w:rsidRPr="00897A84" w:rsidDel="00360BC6">
            <w:rPr>
              <w:rFonts w:cs="Arial"/>
              <w:sz w:val="16"/>
              <w:szCs w:val="16"/>
              <w:lang w:val="fr-FR"/>
              <w:rPrChange w:id="798" w:author="Christophe Borg" w:date="2026-08-26T14:23:00Z">
                <w:rPr>
                  <w:rFonts w:cs="Arial"/>
                  <w:lang w:val="fr-FR"/>
                </w:rPr>
              </w:rPrChange>
            </w:rPr>
            <w:delText>γ</w:delText>
          </w:r>
          <w:r w:rsidRPr="00897A84" w:rsidDel="00360BC6">
            <w:rPr>
              <w:sz w:val="16"/>
              <w:szCs w:val="16"/>
              <w:lang w:val="fr-FR"/>
              <w:rPrChange w:id="799" w:author="Christophe Borg" w:date="2026-08-26T14:23:00Z">
                <w:rPr>
                  <w:lang w:val="fr-FR"/>
                </w:rPr>
              </w:rPrChange>
            </w:rPr>
            <w:delText xml:space="preserve"> (Snyder </w:delText>
          </w:r>
          <w:r w:rsidRPr="00897A84" w:rsidDel="00360BC6">
            <w:rPr>
              <w:i/>
              <w:iCs/>
              <w:sz w:val="16"/>
              <w:szCs w:val="16"/>
              <w:lang w:val="fr-FR"/>
              <w:rPrChange w:id="800" w:author="Christophe Borg" w:date="2026-08-26T14:23:00Z">
                <w:rPr>
                  <w:i/>
                  <w:iCs/>
                  <w:lang w:val="fr-FR"/>
                </w:rPr>
              </w:rPrChange>
            </w:rPr>
            <w:delText>et al.</w:delText>
          </w:r>
          <w:r w:rsidRPr="00897A84" w:rsidDel="00360BC6">
            <w:rPr>
              <w:sz w:val="16"/>
              <w:szCs w:val="16"/>
              <w:lang w:val="fr-FR"/>
              <w:rPrChange w:id="801" w:author="Christophe Borg" w:date="2026-08-26T14:23:00Z">
                <w:rPr>
                  <w:lang w:val="fr-FR"/>
                </w:rPr>
              </w:rPrChange>
            </w:rPr>
            <w:delText xml:space="preserve">, 2008; Smith </w:delText>
          </w:r>
          <w:r w:rsidRPr="00897A84" w:rsidDel="00360BC6">
            <w:rPr>
              <w:i/>
              <w:iCs/>
              <w:sz w:val="16"/>
              <w:szCs w:val="16"/>
              <w:lang w:val="fr-FR"/>
              <w:rPrChange w:id="802" w:author="Christophe Borg" w:date="2026-08-26T14:23:00Z">
                <w:rPr>
                  <w:i/>
                  <w:iCs/>
                  <w:lang w:val="fr-FR"/>
                </w:rPr>
              </w:rPrChange>
            </w:rPr>
            <w:delText>et al.</w:delText>
          </w:r>
          <w:r w:rsidRPr="00897A84" w:rsidDel="00360BC6">
            <w:rPr>
              <w:sz w:val="16"/>
              <w:szCs w:val="16"/>
              <w:lang w:val="fr-FR"/>
              <w:rPrChange w:id="803" w:author="Christophe Borg" w:date="2026-08-26T14:23:00Z">
                <w:rPr>
                  <w:lang w:val="fr-FR"/>
                </w:rPr>
              </w:rPrChange>
            </w:rPr>
            <w:delText xml:space="preserve">, 2014). Cette </w:delText>
          </w:r>
          <w:r w:rsidRPr="00897A84" w:rsidDel="00360BC6">
            <w:rPr>
              <w:i/>
              <w:iCs/>
              <w:sz w:val="16"/>
              <w:szCs w:val="16"/>
              <w:lang w:val="fr-FR"/>
              <w:rPrChange w:id="804" w:author="Christophe Borg" w:date="2026-08-26T14:23:00Z">
                <w:rPr>
                  <w:i/>
                  <w:iCs/>
                  <w:lang w:val="fr-FR"/>
                </w:rPr>
              </w:rPrChange>
            </w:rPr>
            <w:delText>memory inflation</w:delText>
          </w:r>
          <w:r w:rsidRPr="00897A84" w:rsidDel="00360BC6">
            <w:rPr>
              <w:sz w:val="16"/>
              <w:szCs w:val="16"/>
              <w:lang w:val="fr-FR"/>
              <w:rPrChange w:id="805" w:author="Christophe Borg" w:date="2026-08-26T14:23:00Z">
                <w:rPr>
                  <w:lang w:val="fr-FR"/>
                </w:rPr>
              </w:rPrChange>
            </w:rPr>
            <w:delText xml:space="preserve"> repose sur la production continue de cellules effectrices fonctionnelles et sur un compartiment minoritaire de précurseurs TCF1</w:delText>
          </w:r>
          <w:r w:rsidRPr="00897A84" w:rsidDel="00360BC6">
            <w:rPr>
              <w:rFonts w:ascii="Cambria Math" w:hAnsi="Cambria Math" w:cs="Cambria Math"/>
              <w:sz w:val="16"/>
              <w:szCs w:val="16"/>
              <w:lang w:val="fr-FR"/>
              <w:rPrChange w:id="806" w:author="Christophe Borg" w:date="2026-08-26T14:23:00Z">
                <w:rPr>
                  <w:rFonts w:ascii="Cambria Math" w:hAnsi="Cambria Math" w:cs="Cambria Math"/>
                  <w:lang w:val="fr-FR"/>
                </w:rPr>
              </w:rPrChange>
            </w:rPr>
            <w:delText>⁺</w:delText>
          </w:r>
          <w:r w:rsidRPr="00897A84" w:rsidDel="00360BC6">
            <w:rPr>
              <w:sz w:val="16"/>
              <w:szCs w:val="16"/>
              <w:lang w:val="fr-FR"/>
              <w:rPrChange w:id="807" w:author="Christophe Borg" w:date="2026-08-26T14:23:00Z">
                <w:rPr>
                  <w:lang w:val="fr-FR"/>
                </w:rPr>
              </w:rPrChange>
            </w:rPr>
            <w:delText>, dot</w:delText>
          </w:r>
          <w:r w:rsidRPr="00897A84" w:rsidDel="00360BC6">
            <w:rPr>
              <w:rFonts w:cs="Arial"/>
              <w:sz w:val="16"/>
              <w:szCs w:val="16"/>
              <w:lang w:val="fr-FR"/>
              <w:rPrChange w:id="808" w:author="Christophe Borg" w:date="2026-08-26T14:23:00Z">
                <w:rPr>
                  <w:rFonts w:cs="Arial"/>
                  <w:lang w:val="fr-FR"/>
                </w:rPr>
              </w:rPrChange>
            </w:rPr>
            <w:delText>é</w:delText>
          </w:r>
          <w:r w:rsidRPr="00897A84" w:rsidDel="00360BC6">
            <w:rPr>
              <w:sz w:val="16"/>
              <w:szCs w:val="16"/>
              <w:lang w:val="fr-FR"/>
              <w:rPrChange w:id="809" w:author="Christophe Borg" w:date="2026-08-26T14:23:00Z">
                <w:rPr>
                  <w:lang w:val="fr-FR"/>
                </w:rPr>
              </w:rPrChange>
            </w:rPr>
            <w:delText xml:space="preserve"> de propri</w:delText>
          </w:r>
          <w:r w:rsidRPr="00897A84" w:rsidDel="00360BC6">
            <w:rPr>
              <w:rFonts w:cs="Arial"/>
              <w:sz w:val="16"/>
              <w:szCs w:val="16"/>
              <w:lang w:val="fr-FR"/>
              <w:rPrChange w:id="810" w:author="Christophe Borg" w:date="2026-08-26T14:23:00Z">
                <w:rPr>
                  <w:rFonts w:cs="Arial"/>
                  <w:lang w:val="fr-FR"/>
                </w:rPr>
              </w:rPrChange>
            </w:rPr>
            <w:delText>é</w:delText>
          </w:r>
          <w:r w:rsidRPr="00897A84" w:rsidDel="00360BC6">
            <w:rPr>
              <w:sz w:val="16"/>
              <w:szCs w:val="16"/>
              <w:lang w:val="fr-FR"/>
              <w:rPrChange w:id="811" w:author="Christophe Borg" w:date="2026-08-26T14:23:00Z">
                <w:rPr>
                  <w:lang w:val="fr-FR"/>
                </w:rPr>
              </w:rPrChange>
            </w:rPr>
            <w:delText>t</w:delText>
          </w:r>
          <w:r w:rsidRPr="00897A84" w:rsidDel="00360BC6">
            <w:rPr>
              <w:rFonts w:cs="Arial"/>
              <w:sz w:val="16"/>
              <w:szCs w:val="16"/>
              <w:lang w:val="fr-FR"/>
              <w:rPrChange w:id="812" w:author="Christophe Borg" w:date="2026-08-26T14:23:00Z">
                <w:rPr>
                  <w:rFonts w:cs="Arial"/>
                  <w:lang w:val="fr-FR"/>
                </w:rPr>
              </w:rPrChange>
            </w:rPr>
            <w:delText>é</w:delText>
          </w:r>
          <w:r w:rsidRPr="00897A84" w:rsidDel="00360BC6">
            <w:rPr>
              <w:sz w:val="16"/>
              <w:szCs w:val="16"/>
              <w:lang w:val="fr-FR"/>
              <w:rPrChange w:id="813" w:author="Christophe Borg" w:date="2026-08-26T14:23:00Z">
                <w:rPr>
                  <w:lang w:val="fr-FR"/>
                </w:rPr>
              </w:rPrChange>
            </w:rPr>
            <w:delText>s d</w:delText>
          </w:r>
          <w:r w:rsidRPr="00897A84" w:rsidDel="00360BC6">
            <w:rPr>
              <w:rFonts w:cs="Arial"/>
              <w:sz w:val="16"/>
              <w:szCs w:val="16"/>
              <w:lang w:val="fr-FR"/>
              <w:rPrChange w:id="814" w:author="Christophe Borg" w:date="2026-08-26T14:23:00Z">
                <w:rPr>
                  <w:rFonts w:cs="Arial"/>
                  <w:lang w:val="fr-FR"/>
                </w:rPr>
              </w:rPrChange>
            </w:rPr>
            <w:delText>’</w:delText>
          </w:r>
          <w:r w:rsidRPr="00897A84" w:rsidDel="00360BC6">
            <w:rPr>
              <w:sz w:val="16"/>
              <w:szCs w:val="16"/>
              <w:lang w:val="fr-FR"/>
              <w:rPrChange w:id="815" w:author="Christophe Borg" w:date="2026-08-26T14:23:00Z">
                <w:rPr>
                  <w:lang w:val="fr-FR"/>
                </w:rPr>
              </w:rPrChange>
            </w:rPr>
            <w:delText>auto-renouvellement et capable de renouveler le pool p</w:delText>
          </w:r>
          <w:r w:rsidRPr="00897A84" w:rsidDel="00360BC6">
            <w:rPr>
              <w:rFonts w:cs="Arial"/>
              <w:sz w:val="16"/>
              <w:szCs w:val="16"/>
              <w:lang w:val="fr-FR"/>
              <w:rPrChange w:id="816" w:author="Christophe Borg" w:date="2026-08-26T14:23:00Z">
                <w:rPr>
                  <w:rFonts w:cs="Arial"/>
                  <w:lang w:val="fr-FR"/>
                </w:rPr>
              </w:rPrChange>
            </w:rPr>
            <w:delText>é</w:delText>
          </w:r>
          <w:r w:rsidRPr="00897A84" w:rsidDel="00360BC6">
            <w:rPr>
              <w:sz w:val="16"/>
              <w:szCs w:val="16"/>
              <w:lang w:val="fr-FR"/>
              <w:rPrChange w:id="817" w:author="Christophe Borg" w:date="2026-08-26T14:23:00Z">
                <w:rPr>
                  <w:lang w:val="fr-FR"/>
                </w:rPr>
              </w:rPrChange>
            </w:rPr>
            <w:delText>riph</w:delText>
          </w:r>
          <w:r w:rsidRPr="00897A84" w:rsidDel="00360BC6">
            <w:rPr>
              <w:rFonts w:cs="Arial"/>
              <w:sz w:val="16"/>
              <w:szCs w:val="16"/>
              <w:lang w:val="fr-FR"/>
              <w:rPrChange w:id="818" w:author="Christophe Borg" w:date="2026-08-26T14:23:00Z">
                <w:rPr>
                  <w:rFonts w:cs="Arial"/>
                  <w:lang w:val="fr-FR"/>
                </w:rPr>
              </w:rPrChange>
            </w:rPr>
            <w:delText>é</w:delText>
          </w:r>
          <w:r w:rsidRPr="00897A84" w:rsidDel="00360BC6">
            <w:rPr>
              <w:sz w:val="16"/>
              <w:szCs w:val="16"/>
              <w:lang w:val="fr-FR"/>
              <w:rPrChange w:id="819" w:author="Christophe Borg" w:date="2026-08-26T14:23:00Z">
                <w:rPr>
                  <w:lang w:val="fr-FR"/>
                </w:rPr>
              </w:rPrChange>
            </w:rPr>
            <w:delText>rique TCF1</w:delText>
          </w:r>
          <w:r w:rsidRPr="00897A84" w:rsidDel="00360BC6">
            <w:rPr>
              <w:rFonts w:ascii="Cambria Math" w:hAnsi="Cambria Math" w:cs="Cambria Math"/>
              <w:sz w:val="16"/>
              <w:szCs w:val="16"/>
              <w:lang w:val="fr-FR"/>
              <w:rPrChange w:id="820" w:author="Christophe Borg" w:date="2026-08-26T14:23:00Z">
                <w:rPr>
                  <w:rFonts w:ascii="Cambria Math" w:hAnsi="Cambria Math" w:cs="Cambria Math"/>
                  <w:lang w:val="fr-FR"/>
                </w:rPr>
              </w:rPrChange>
            </w:rPr>
            <w:delText>⁻</w:delText>
          </w:r>
          <w:r w:rsidRPr="00897A84" w:rsidDel="00360BC6">
            <w:rPr>
              <w:sz w:val="16"/>
              <w:szCs w:val="16"/>
              <w:lang w:val="fr-FR"/>
              <w:rPrChange w:id="821" w:author="Christophe Borg" w:date="2026-08-26T14:23:00Z">
                <w:rPr>
                  <w:lang w:val="fr-FR"/>
                </w:rPr>
              </w:rPrChange>
            </w:rPr>
            <w:delText xml:space="preserve"> (Snyder </w:delText>
          </w:r>
          <w:r w:rsidRPr="00897A84" w:rsidDel="00360BC6">
            <w:rPr>
              <w:i/>
              <w:iCs/>
              <w:sz w:val="16"/>
              <w:szCs w:val="16"/>
              <w:lang w:val="fr-FR"/>
              <w:rPrChange w:id="822" w:author="Christophe Borg" w:date="2026-08-26T14:23:00Z">
                <w:rPr>
                  <w:i/>
                  <w:iCs/>
                  <w:lang w:val="fr-FR"/>
                </w:rPr>
              </w:rPrChange>
            </w:rPr>
            <w:delText>et al.</w:delText>
          </w:r>
          <w:r w:rsidRPr="00897A84" w:rsidDel="00360BC6">
            <w:rPr>
              <w:sz w:val="16"/>
              <w:szCs w:val="16"/>
              <w:lang w:val="fr-FR"/>
              <w:rPrChange w:id="823" w:author="Christophe Borg" w:date="2026-08-26T14:23:00Z">
                <w:rPr>
                  <w:lang w:val="fr-FR"/>
                </w:rPr>
              </w:rPrChange>
            </w:rPr>
            <w:delText xml:space="preserve">, 2008; Welten </w:delText>
          </w:r>
          <w:r w:rsidRPr="00897A84" w:rsidDel="00360BC6">
            <w:rPr>
              <w:i/>
              <w:iCs/>
              <w:sz w:val="16"/>
              <w:szCs w:val="16"/>
              <w:lang w:val="fr-FR"/>
              <w:rPrChange w:id="824" w:author="Christophe Borg" w:date="2026-08-26T14:23:00Z">
                <w:rPr>
                  <w:i/>
                  <w:iCs/>
                  <w:lang w:val="fr-FR"/>
                </w:rPr>
              </w:rPrChange>
            </w:rPr>
            <w:delText>et al.</w:delText>
          </w:r>
          <w:r w:rsidRPr="00897A84" w:rsidDel="00360BC6">
            <w:rPr>
              <w:sz w:val="16"/>
              <w:szCs w:val="16"/>
              <w:lang w:val="fr-FR"/>
              <w:rPrChange w:id="825" w:author="Christophe Borg" w:date="2026-08-26T14:23:00Z">
                <w:rPr>
                  <w:lang w:val="fr-FR"/>
                </w:rPr>
              </w:rPrChange>
            </w:rPr>
            <w:delText>, 2020). Elle ne doit donc pas être assimilée à une exhaustion classique.</w:delText>
          </w:r>
        </w:del>
      </w:ins>
    </w:p>
    <w:p w14:paraId="67FED73F" w14:textId="2CD8780D" w:rsidR="00897A84" w:rsidRPr="00897A84" w:rsidDel="00360BC6" w:rsidRDefault="00897A84" w:rsidP="00897A84">
      <w:pPr>
        <w:rPr>
          <w:ins w:id="826" w:author="Christophe Borg" w:date="2026-08-26T14:23:00Z"/>
          <w:del w:id="827" w:author="LALOY Emilien" w:date="2026-09-03T17:19:00Z"/>
          <w:sz w:val="16"/>
          <w:szCs w:val="16"/>
          <w:lang w:val="fr-FR"/>
          <w:rPrChange w:id="828" w:author="Christophe Borg" w:date="2026-08-26T14:23:00Z">
            <w:rPr>
              <w:ins w:id="829" w:author="Christophe Borg" w:date="2026-08-26T14:23:00Z"/>
              <w:del w:id="830" w:author="LALOY Emilien" w:date="2026-09-03T17:19:00Z"/>
              <w:lang w:val="fr-FR"/>
            </w:rPr>
          </w:rPrChange>
        </w:rPr>
      </w:pPr>
      <w:ins w:id="831" w:author="Christophe Borg" w:date="2026-08-26T14:23:00Z">
        <w:del w:id="832" w:author="LALOY Emilien" w:date="2026-09-03T17:19:00Z">
          <w:r w:rsidRPr="00897A84" w:rsidDel="00360BC6">
            <w:rPr>
              <w:sz w:val="16"/>
              <w:szCs w:val="16"/>
              <w:lang w:val="fr-FR"/>
              <w:rPrChange w:id="833" w:author="Christophe Borg" w:date="2026-08-26T14:23:00Z">
                <w:rPr>
                  <w:lang w:val="fr-FR"/>
                </w:rPr>
              </w:rPrChange>
            </w:rPr>
            <w:delText>La différenciation de TRM dépend parallèlement de l’exposition antigénique locale, de la voie d’infection et du tissu considéré. Les TRM sont définis par leur localisation extravasculaire et par l’expression de CD69, fréquemment associée à CD103, CXCR6 et CD49a, ainsi qu’à la diminution de KLF2 et de S1PR1. Dans les modèles de vaccination intranasale par des vecteurs MCMV, des populations CD69</w:delText>
          </w:r>
          <w:r w:rsidRPr="00897A84" w:rsidDel="00360BC6">
            <w:rPr>
              <w:rFonts w:ascii="Cambria Math" w:hAnsi="Cambria Math" w:cs="Cambria Math"/>
              <w:sz w:val="16"/>
              <w:szCs w:val="16"/>
              <w:lang w:val="fr-FR"/>
              <w:rPrChange w:id="834" w:author="Christophe Borg" w:date="2026-08-26T14:23:00Z">
                <w:rPr>
                  <w:rFonts w:ascii="Cambria Math" w:hAnsi="Cambria Math" w:cs="Cambria Math"/>
                  <w:lang w:val="fr-FR"/>
                </w:rPr>
              </w:rPrChange>
            </w:rPr>
            <w:delText>⁺</w:delText>
          </w:r>
          <w:r w:rsidRPr="00897A84" w:rsidDel="00360BC6">
            <w:rPr>
              <w:sz w:val="16"/>
              <w:szCs w:val="16"/>
              <w:lang w:val="fr-FR"/>
              <w:rPrChange w:id="835" w:author="Christophe Borg" w:date="2026-08-26T14:23:00Z">
                <w:rPr>
                  <w:lang w:val="fr-FR"/>
                </w:rPr>
              </w:rPrChange>
            </w:rPr>
            <w:delText>CD103</w:delText>
          </w:r>
          <w:r w:rsidRPr="00897A84" w:rsidDel="00360BC6">
            <w:rPr>
              <w:rFonts w:ascii="Cambria Math" w:hAnsi="Cambria Math" w:cs="Cambria Math"/>
              <w:sz w:val="16"/>
              <w:szCs w:val="16"/>
              <w:lang w:val="fr-FR"/>
              <w:rPrChange w:id="836" w:author="Christophe Borg" w:date="2026-08-26T14:23:00Z">
                <w:rPr>
                  <w:rFonts w:ascii="Cambria Math" w:hAnsi="Cambria Math" w:cs="Cambria Math"/>
                  <w:lang w:val="fr-FR"/>
                </w:rPr>
              </w:rPrChange>
            </w:rPr>
            <w:delText>⁺</w:delText>
          </w:r>
          <w:r w:rsidRPr="00897A84" w:rsidDel="00360BC6">
            <w:rPr>
              <w:sz w:val="16"/>
              <w:szCs w:val="16"/>
              <w:lang w:val="fr-FR"/>
              <w:rPrChange w:id="837" w:author="Christophe Borg" w:date="2026-08-26T14:23:00Z">
                <w:rPr>
                  <w:lang w:val="fr-FR"/>
                </w:rPr>
              </w:rPrChange>
            </w:rPr>
            <w:delText xml:space="preserve"> sp</w:delText>
          </w:r>
          <w:r w:rsidRPr="00897A84" w:rsidDel="00360BC6">
            <w:rPr>
              <w:rFonts w:cs="Arial"/>
              <w:sz w:val="16"/>
              <w:szCs w:val="16"/>
              <w:lang w:val="fr-FR"/>
              <w:rPrChange w:id="838" w:author="Christophe Borg" w:date="2026-08-26T14:23:00Z">
                <w:rPr>
                  <w:rFonts w:cs="Arial"/>
                  <w:lang w:val="fr-FR"/>
                </w:rPr>
              </w:rPrChange>
            </w:rPr>
            <w:delText>é</w:delText>
          </w:r>
          <w:r w:rsidRPr="00897A84" w:rsidDel="00360BC6">
            <w:rPr>
              <w:sz w:val="16"/>
              <w:szCs w:val="16"/>
              <w:lang w:val="fr-FR"/>
              <w:rPrChange w:id="839" w:author="Christophe Borg" w:date="2026-08-26T14:23:00Z">
                <w:rPr>
                  <w:lang w:val="fr-FR"/>
                </w:rPr>
              </w:rPrChange>
            </w:rPr>
            <w:delText>cifiques persistent durablement dans le parenchyme pulmonaire, illustrant le lien entre inflation m</w:delText>
          </w:r>
          <w:r w:rsidRPr="00897A84" w:rsidDel="00360BC6">
            <w:rPr>
              <w:rFonts w:cs="Arial"/>
              <w:sz w:val="16"/>
              <w:szCs w:val="16"/>
              <w:lang w:val="fr-FR"/>
              <w:rPrChange w:id="840" w:author="Christophe Borg" w:date="2026-08-26T14:23:00Z">
                <w:rPr>
                  <w:rFonts w:cs="Arial"/>
                  <w:lang w:val="fr-FR"/>
                </w:rPr>
              </w:rPrChange>
            </w:rPr>
            <w:delText>é</w:delText>
          </w:r>
          <w:r w:rsidRPr="00897A84" w:rsidDel="00360BC6">
            <w:rPr>
              <w:sz w:val="16"/>
              <w:szCs w:val="16"/>
              <w:lang w:val="fr-FR"/>
              <w:rPrChange w:id="841" w:author="Christophe Borg" w:date="2026-08-26T14:23:00Z">
                <w:rPr>
                  <w:lang w:val="fr-FR"/>
                </w:rPr>
              </w:rPrChange>
            </w:rPr>
            <w:delText xml:space="preserve">moire et établissement d’une immunité résidente locale (Morabito </w:delText>
          </w:r>
          <w:r w:rsidRPr="00897A84" w:rsidDel="00360BC6">
            <w:rPr>
              <w:i/>
              <w:iCs/>
              <w:sz w:val="16"/>
              <w:szCs w:val="16"/>
              <w:lang w:val="fr-FR"/>
              <w:rPrChange w:id="842" w:author="Christophe Borg" w:date="2026-08-26T14:23:00Z">
                <w:rPr>
                  <w:i/>
                  <w:iCs/>
                  <w:lang w:val="fr-FR"/>
                </w:rPr>
              </w:rPrChange>
            </w:rPr>
            <w:delText>et al.</w:delText>
          </w:r>
          <w:r w:rsidRPr="00897A84" w:rsidDel="00360BC6">
            <w:rPr>
              <w:sz w:val="16"/>
              <w:szCs w:val="16"/>
              <w:lang w:val="fr-FR"/>
              <w:rPrChange w:id="843" w:author="Christophe Borg" w:date="2026-08-26T14:23:00Z">
                <w:rPr>
                  <w:lang w:val="fr-FR"/>
                </w:rPr>
              </w:rPrChange>
            </w:rPr>
            <w:delText>, 2017, 2018). La résidence tissulaire et l’exhaustion constituent toutefois des programmes biologiquement distincts, même si certains marqueurs peuvent se chevaucher.</w:delText>
          </w:r>
        </w:del>
      </w:ins>
    </w:p>
    <w:p w14:paraId="36947A8F" w14:textId="1CAAF7CC" w:rsidR="00897A84" w:rsidRPr="00897A84" w:rsidDel="00360BC6" w:rsidRDefault="00897A84" w:rsidP="00897A84">
      <w:pPr>
        <w:rPr>
          <w:ins w:id="844" w:author="Christophe Borg" w:date="2026-08-26T14:23:00Z"/>
          <w:del w:id="845" w:author="LALOY Emilien" w:date="2026-09-03T17:19:00Z"/>
          <w:sz w:val="16"/>
          <w:szCs w:val="16"/>
          <w:lang w:val="fr-FR"/>
          <w:rPrChange w:id="846" w:author="Christophe Borg" w:date="2026-08-26T14:23:00Z">
            <w:rPr>
              <w:ins w:id="847" w:author="Christophe Borg" w:date="2026-08-26T14:23:00Z"/>
              <w:del w:id="848" w:author="LALOY Emilien" w:date="2026-09-03T17:19:00Z"/>
              <w:lang w:val="fr-FR"/>
            </w:rPr>
          </w:rPrChange>
        </w:rPr>
      </w:pPr>
      <w:ins w:id="849" w:author="Christophe Borg" w:date="2026-08-26T14:23:00Z">
        <w:del w:id="850" w:author="LALOY Emilien" w:date="2026-09-03T17:19:00Z">
          <w:r w:rsidRPr="00897A84" w:rsidDel="00360BC6">
            <w:rPr>
              <w:sz w:val="16"/>
              <w:szCs w:val="16"/>
              <w:lang w:val="fr-FR"/>
              <w:rPrChange w:id="851" w:author="Christophe Borg" w:date="2026-08-26T14:23:00Z">
                <w:rPr>
                  <w:lang w:val="fr-FR"/>
                </w:rPr>
              </w:rPrChange>
            </w:rPr>
            <w:delText>La partie inférieure représente les conséquences potentielles d’une charge antigénique plus élevée et prolongée. Un contrôle retardé amplifie l’expansion effectrice, la différenciation KLRG1</w:delText>
          </w:r>
          <w:r w:rsidRPr="00897A84" w:rsidDel="00360BC6">
            <w:rPr>
              <w:rFonts w:ascii="Cambria Math" w:hAnsi="Cambria Math" w:cs="Cambria Math"/>
              <w:sz w:val="16"/>
              <w:szCs w:val="16"/>
              <w:lang w:val="fr-FR"/>
              <w:rPrChange w:id="852" w:author="Christophe Borg" w:date="2026-08-26T14:23:00Z">
                <w:rPr>
                  <w:rFonts w:ascii="Cambria Math" w:hAnsi="Cambria Math" w:cs="Cambria Math"/>
                  <w:lang w:val="fr-FR"/>
                </w:rPr>
              </w:rPrChange>
            </w:rPr>
            <w:delText>⁺</w:delText>
          </w:r>
          <w:r w:rsidRPr="00897A84" w:rsidDel="00360BC6">
            <w:rPr>
              <w:sz w:val="16"/>
              <w:szCs w:val="16"/>
              <w:lang w:val="fr-FR"/>
              <w:rPrChange w:id="853" w:author="Christophe Borg" w:date="2026-08-26T14:23:00Z">
                <w:rPr>
                  <w:lang w:val="fr-FR"/>
                </w:rPr>
              </w:rPrChange>
            </w:rPr>
            <w:delText xml:space="preserve"> et le recrutement tissulaire. Lorsque la pr</w:delText>
          </w:r>
          <w:r w:rsidRPr="00897A84" w:rsidDel="00360BC6">
            <w:rPr>
              <w:rFonts w:cs="Arial"/>
              <w:sz w:val="16"/>
              <w:szCs w:val="16"/>
              <w:lang w:val="fr-FR"/>
              <w:rPrChange w:id="854" w:author="Christophe Borg" w:date="2026-08-26T14:23:00Z">
                <w:rPr>
                  <w:rFonts w:cs="Arial"/>
                  <w:lang w:val="fr-FR"/>
                </w:rPr>
              </w:rPrChange>
            </w:rPr>
            <w:delText>é</w:delText>
          </w:r>
          <w:r w:rsidRPr="00897A84" w:rsidDel="00360BC6">
            <w:rPr>
              <w:sz w:val="16"/>
              <w:szCs w:val="16"/>
              <w:lang w:val="fr-FR"/>
              <w:rPrChange w:id="855" w:author="Christophe Borg" w:date="2026-08-26T14:23:00Z">
                <w:rPr>
                  <w:lang w:val="fr-FR"/>
                </w:rPr>
              </w:rPrChange>
            </w:rPr>
            <w:delText>sentation antig</w:delText>
          </w:r>
          <w:r w:rsidRPr="00897A84" w:rsidDel="00360BC6">
            <w:rPr>
              <w:rFonts w:cs="Arial"/>
              <w:sz w:val="16"/>
              <w:szCs w:val="16"/>
              <w:lang w:val="fr-FR"/>
              <w:rPrChange w:id="856" w:author="Christophe Borg" w:date="2026-08-26T14:23:00Z">
                <w:rPr>
                  <w:rFonts w:cs="Arial"/>
                  <w:lang w:val="fr-FR"/>
                </w:rPr>
              </w:rPrChange>
            </w:rPr>
            <w:delText>é</w:delText>
          </w:r>
          <w:r w:rsidRPr="00897A84" w:rsidDel="00360BC6">
            <w:rPr>
              <w:sz w:val="16"/>
              <w:szCs w:val="16"/>
              <w:lang w:val="fr-FR"/>
              <w:rPrChange w:id="857" w:author="Christophe Borg" w:date="2026-08-26T14:23:00Z">
                <w:rPr>
                  <w:lang w:val="fr-FR"/>
                </w:rPr>
              </w:rPrChange>
            </w:rPr>
            <w:delText xml:space="preserve">nique persiste </w:delText>
          </w:r>
          <w:r w:rsidRPr="00897A84" w:rsidDel="00360BC6">
            <w:rPr>
              <w:rFonts w:cs="Arial"/>
              <w:sz w:val="16"/>
              <w:szCs w:val="16"/>
              <w:lang w:val="fr-FR"/>
              <w:rPrChange w:id="858" w:author="Christophe Borg" w:date="2026-08-26T14:23:00Z">
                <w:rPr>
                  <w:rFonts w:cs="Arial"/>
                  <w:lang w:val="fr-FR"/>
                </w:rPr>
              </w:rPrChange>
            </w:rPr>
            <w:delText>à</w:delText>
          </w:r>
          <w:r w:rsidRPr="00897A84" w:rsidDel="00360BC6">
            <w:rPr>
              <w:sz w:val="16"/>
              <w:szCs w:val="16"/>
              <w:lang w:val="fr-FR"/>
              <w:rPrChange w:id="859" w:author="Christophe Borg" w:date="2026-08-26T14:23:00Z">
                <w:rPr>
                  <w:lang w:val="fr-FR"/>
                </w:rPr>
              </w:rPrChange>
            </w:rPr>
            <w:delText xml:space="preserve"> un niveau compatible avec le maintien d</w:delText>
          </w:r>
          <w:r w:rsidRPr="00897A84" w:rsidDel="00360BC6">
            <w:rPr>
              <w:rFonts w:cs="Arial"/>
              <w:sz w:val="16"/>
              <w:szCs w:val="16"/>
              <w:lang w:val="fr-FR"/>
              <w:rPrChange w:id="860" w:author="Christophe Borg" w:date="2026-08-26T14:23:00Z">
                <w:rPr>
                  <w:rFonts w:cs="Arial"/>
                  <w:lang w:val="fr-FR"/>
                </w:rPr>
              </w:rPrChange>
            </w:rPr>
            <w:delText>’</w:delText>
          </w:r>
          <w:r w:rsidRPr="00897A84" w:rsidDel="00360BC6">
            <w:rPr>
              <w:sz w:val="16"/>
              <w:szCs w:val="16"/>
              <w:lang w:val="fr-FR"/>
              <w:rPrChange w:id="861" w:author="Christophe Borg" w:date="2026-08-26T14:23:00Z">
                <w:rPr>
                  <w:lang w:val="fr-FR"/>
                </w:rPr>
              </w:rPrChange>
            </w:rPr>
            <w:delText>une r</w:delText>
          </w:r>
          <w:r w:rsidRPr="00897A84" w:rsidDel="00360BC6">
            <w:rPr>
              <w:rFonts w:cs="Arial"/>
              <w:sz w:val="16"/>
              <w:szCs w:val="16"/>
              <w:lang w:val="fr-FR"/>
              <w:rPrChange w:id="862" w:author="Christophe Borg" w:date="2026-08-26T14:23:00Z">
                <w:rPr>
                  <w:rFonts w:cs="Arial"/>
                  <w:lang w:val="fr-FR"/>
                </w:rPr>
              </w:rPrChange>
            </w:rPr>
            <w:delText>é</w:delText>
          </w:r>
          <w:r w:rsidRPr="00897A84" w:rsidDel="00360BC6">
            <w:rPr>
              <w:sz w:val="16"/>
              <w:szCs w:val="16"/>
              <w:lang w:val="fr-FR"/>
              <w:rPrChange w:id="863" w:author="Christophe Borg" w:date="2026-08-26T14:23:00Z">
                <w:rPr>
                  <w:lang w:val="fr-FR"/>
                </w:rPr>
              </w:rPrChange>
            </w:rPr>
            <w:delText>ponse fonctionnelle, une m</w:delText>
          </w:r>
          <w:r w:rsidRPr="00897A84" w:rsidDel="00360BC6">
            <w:rPr>
              <w:rFonts w:cs="Arial"/>
              <w:sz w:val="16"/>
              <w:szCs w:val="16"/>
              <w:lang w:val="fr-FR"/>
              <w:rPrChange w:id="864" w:author="Christophe Borg" w:date="2026-08-26T14:23:00Z">
                <w:rPr>
                  <w:rFonts w:cs="Arial"/>
                  <w:lang w:val="fr-FR"/>
                </w:rPr>
              </w:rPrChange>
            </w:rPr>
            <w:delText>é</w:delText>
          </w:r>
          <w:r w:rsidRPr="00897A84" w:rsidDel="00360BC6">
            <w:rPr>
              <w:sz w:val="16"/>
              <w:szCs w:val="16"/>
              <w:lang w:val="fr-FR"/>
              <w:rPrChange w:id="865" w:author="Christophe Borg" w:date="2026-08-26T14:23:00Z">
                <w:rPr>
                  <w:lang w:val="fr-FR"/>
                </w:rPr>
              </w:rPrChange>
            </w:rPr>
            <w:delText>moire inflationnaire peut encore se constituer. En revanche, dans les situations de contr</w:delText>
          </w:r>
          <w:r w:rsidRPr="00897A84" w:rsidDel="00360BC6">
            <w:rPr>
              <w:rFonts w:cs="Arial"/>
              <w:sz w:val="16"/>
              <w:szCs w:val="16"/>
              <w:lang w:val="fr-FR"/>
              <w:rPrChange w:id="866" w:author="Christophe Borg" w:date="2026-08-26T14:23:00Z">
                <w:rPr>
                  <w:rFonts w:cs="Arial"/>
                  <w:lang w:val="fr-FR"/>
                </w:rPr>
              </w:rPrChange>
            </w:rPr>
            <w:delText>ô</w:delText>
          </w:r>
          <w:r w:rsidRPr="00897A84" w:rsidDel="00360BC6">
            <w:rPr>
              <w:sz w:val="16"/>
              <w:szCs w:val="16"/>
              <w:lang w:val="fr-FR"/>
              <w:rPrChange w:id="867" w:author="Christophe Borg" w:date="2026-08-26T14:23:00Z">
                <w:rPr>
                  <w:lang w:val="fr-FR"/>
                </w:rPr>
              </w:rPrChange>
            </w:rPr>
            <w:delText>le profond</w:delText>
          </w:r>
          <w:r w:rsidRPr="00897A84" w:rsidDel="00360BC6">
            <w:rPr>
              <w:rFonts w:cs="Arial"/>
              <w:sz w:val="16"/>
              <w:szCs w:val="16"/>
              <w:lang w:val="fr-FR"/>
              <w:rPrChange w:id="868" w:author="Christophe Borg" w:date="2026-08-26T14:23:00Z">
                <w:rPr>
                  <w:rFonts w:cs="Arial"/>
                  <w:lang w:val="fr-FR"/>
                </w:rPr>
              </w:rPrChange>
            </w:rPr>
            <w:delText>é</w:delText>
          </w:r>
          <w:r w:rsidRPr="00897A84" w:rsidDel="00360BC6">
            <w:rPr>
              <w:sz w:val="16"/>
              <w:szCs w:val="16"/>
              <w:lang w:val="fr-FR"/>
              <w:rPrChange w:id="869" w:author="Christophe Borg" w:date="2026-08-26T14:23:00Z">
                <w:rPr>
                  <w:lang w:val="fr-FR"/>
                </w:rPr>
              </w:rPrChange>
            </w:rPr>
            <w:delText>ment insuffisant ou d</w:delText>
          </w:r>
          <w:r w:rsidRPr="00897A84" w:rsidDel="00360BC6">
            <w:rPr>
              <w:rFonts w:cs="Arial"/>
              <w:sz w:val="16"/>
              <w:szCs w:val="16"/>
              <w:lang w:val="fr-FR"/>
              <w:rPrChange w:id="870" w:author="Christophe Borg" w:date="2026-08-26T14:23:00Z">
                <w:rPr>
                  <w:rFonts w:cs="Arial"/>
                  <w:lang w:val="fr-FR"/>
                </w:rPr>
              </w:rPrChange>
            </w:rPr>
            <w:delText>’</w:delText>
          </w:r>
          <w:r w:rsidRPr="00897A84" w:rsidDel="00360BC6">
            <w:rPr>
              <w:sz w:val="16"/>
              <w:szCs w:val="16"/>
              <w:lang w:val="fr-FR"/>
              <w:rPrChange w:id="871" w:author="Christophe Borg" w:date="2026-08-26T14:23:00Z">
                <w:rPr>
                  <w:lang w:val="fr-FR"/>
                </w:rPr>
              </w:rPrChange>
            </w:rPr>
            <w:delText>antig</w:delText>
          </w:r>
          <w:r w:rsidRPr="00897A84" w:rsidDel="00360BC6">
            <w:rPr>
              <w:rFonts w:cs="Arial"/>
              <w:sz w:val="16"/>
              <w:szCs w:val="16"/>
              <w:lang w:val="fr-FR"/>
              <w:rPrChange w:id="872" w:author="Christophe Borg" w:date="2026-08-26T14:23:00Z">
                <w:rPr>
                  <w:rFonts w:cs="Arial"/>
                  <w:lang w:val="fr-FR"/>
                </w:rPr>
              </w:rPrChange>
            </w:rPr>
            <w:delText>é</w:delText>
          </w:r>
          <w:r w:rsidRPr="00897A84" w:rsidDel="00360BC6">
            <w:rPr>
              <w:sz w:val="16"/>
              <w:szCs w:val="16"/>
              <w:lang w:val="fr-FR"/>
              <w:rPrChange w:id="873" w:author="Christophe Borg" w:date="2026-08-26T14:23:00Z">
                <w:rPr>
                  <w:lang w:val="fr-FR"/>
                </w:rPr>
              </w:rPrChange>
            </w:rPr>
            <w:delText>n</w:delText>
          </w:r>
          <w:r w:rsidRPr="00897A84" w:rsidDel="00360BC6">
            <w:rPr>
              <w:rFonts w:cs="Arial"/>
              <w:sz w:val="16"/>
              <w:szCs w:val="16"/>
              <w:lang w:val="fr-FR"/>
              <w:rPrChange w:id="874" w:author="Christophe Borg" w:date="2026-08-26T14:23:00Z">
                <w:rPr>
                  <w:rFonts w:cs="Arial"/>
                  <w:lang w:val="fr-FR"/>
                </w:rPr>
              </w:rPrChange>
            </w:rPr>
            <w:delText>é</w:delText>
          </w:r>
          <w:r w:rsidRPr="00897A84" w:rsidDel="00360BC6">
            <w:rPr>
              <w:sz w:val="16"/>
              <w:szCs w:val="16"/>
              <w:lang w:val="fr-FR"/>
              <w:rPrChange w:id="875" w:author="Christophe Borg" w:date="2026-08-26T14:23:00Z">
                <w:rPr>
                  <w:lang w:val="fr-FR"/>
                </w:rPr>
              </w:rPrChange>
            </w:rPr>
            <w:delText>mie syst</w:delText>
          </w:r>
          <w:r w:rsidRPr="00897A84" w:rsidDel="00360BC6">
            <w:rPr>
              <w:rFonts w:cs="Arial"/>
              <w:sz w:val="16"/>
              <w:szCs w:val="16"/>
              <w:lang w:val="fr-FR"/>
              <w:rPrChange w:id="876" w:author="Christophe Borg" w:date="2026-08-26T14:23:00Z">
                <w:rPr>
                  <w:rFonts w:cs="Arial"/>
                  <w:lang w:val="fr-FR"/>
                </w:rPr>
              </w:rPrChange>
            </w:rPr>
            <w:delText>é</w:delText>
          </w:r>
          <w:r w:rsidRPr="00897A84" w:rsidDel="00360BC6">
            <w:rPr>
              <w:sz w:val="16"/>
              <w:szCs w:val="16"/>
              <w:lang w:val="fr-FR"/>
              <w:rPrChange w:id="877" w:author="Christophe Borg" w:date="2026-08-26T14:23:00Z">
                <w:rPr>
                  <w:lang w:val="fr-FR"/>
                </w:rPr>
              </w:rPrChange>
            </w:rPr>
            <w:delText>mique durable, la stimulation répétée peut engager une trajectoire d’exhaustion allant des précurseurs Tpex PD-1</w:delText>
          </w:r>
          <w:r w:rsidRPr="00897A84" w:rsidDel="00360BC6">
            <w:rPr>
              <w:rFonts w:ascii="Cambria Math" w:hAnsi="Cambria Math" w:cs="Cambria Math"/>
              <w:sz w:val="16"/>
              <w:szCs w:val="16"/>
              <w:lang w:val="fr-FR"/>
              <w:rPrChange w:id="878" w:author="Christophe Borg" w:date="2026-08-26T14:23:00Z">
                <w:rPr>
                  <w:rFonts w:ascii="Cambria Math" w:hAnsi="Cambria Math" w:cs="Cambria Math"/>
                  <w:lang w:val="fr-FR"/>
                </w:rPr>
              </w:rPrChange>
            </w:rPr>
            <w:delText>⁺</w:delText>
          </w:r>
          <w:r w:rsidRPr="00897A84" w:rsidDel="00360BC6">
            <w:rPr>
              <w:sz w:val="16"/>
              <w:szCs w:val="16"/>
              <w:lang w:val="fr-FR"/>
              <w:rPrChange w:id="879" w:author="Christophe Borg" w:date="2026-08-26T14:23:00Z">
                <w:rPr>
                  <w:lang w:val="fr-FR"/>
                </w:rPr>
              </w:rPrChange>
            </w:rPr>
            <w:delText>TCF1</w:delText>
          </w:r>
          <w:r w:rsidRPr="00897A84" w:rsidDel="00360BC6">
            <w:rPr>
              <w:rFonts w:ascii="Cambria Math" w:hAnsi="Cambria Math" w:cs="Cambria Math"/>
              <w:sz w:val="16"/>
              <w:szCs w:val="16"/>
              <w:lang w:val="fr-FR"/>
              <w:rPrChange w:id="880" w:author="Christophe Borg" w:date="2026-08-26T14:23:00Z">
                <w:rPr>
                  <w:rFonts w:ascii="Cambria Math" w:hAnsi="Cambria Math" w:cs="Cambria Math"/>
                  <w:lang w:val="fr-FR"/>
                </w:rPr>
              </w:rPrChange>
            </w:rPr>
            <w:delText>⁺</w:delText>
          </w:r>
          <w:r w:rsidRPr="00897A84" w:rsidDel="00360BC6">
            <w:rPr>
              <w:sz w:val="16"/>
              <w:szCs w:val="16"/>
              <w:lang w:val="fr-FR"/>
              <w:rPrChange w:id="881" w:author="Christophe Borg" w:date="2026-08-26T14:23:00Z">
                <w:rPr>
                  <w:lang w:val="fr-FR"/>
                </w:rPr>
              </w:rPrChange>
            </w:rPr>
            <w:delText>SLAMF6</w:delText>
          </w:r>
          <w:r w:rsidRPr="00897A84" w:rsidDel="00360BC6">
            <w:rPr>
              <w:rFonts w:ascii="Cambria Math" w:hAnsi="Cambria Math" w:cs="Cambria Math"/>
              <w:sz w:val="16"/>
              <w:szCs w:val="16"/>
              <w:lang w:val="fr-FR"/>
              <w:rPrChange w:id="882" w:author="Christophe Borg" w:date="2026-08-26T14:23:00Z">
                <w:rPr>
                  <w:rFonts w:ascii="Cambria Math" w:hAnsi="Cambria Math" w:cs="Cambria Math"/>
                  <w:lang w:val="fr-FR"/>
                </w:rPr>
              </w:rPrChange>
            </w:rPr>
            <w:delText>⁺</w:delText>
          </w:r>
          <w:r w:rsidRPr="00897A84" w:rsidDel="00360BC6">
            <w:rPr>
              <w:sz w:val="16"/>
              <w:szCs w:val="16"/>
              <w:lang w:val="fr-FR"/>
              <w:rPrChange w:id="883" w:author="Christophe Borg" w:date="2026-08-26T14:23:00Z">
                <w:rPr>
                  <w:lang w:val="fr-FR"/>
                </w:rPr>
              </w:rPrChange>
            </w:rPr>
            <w:delText>TIM-3</w:delText>
          </w:r>
          <w:r w:rsidRPr="00897A84" w:rsidDel="00360BC6">
            <w:rPr>
              <w:rFonts w:ascii="Cambria Math" w:hAnsi="Cambria Math" w:cs="Cambria Math"/>
              <w:sz w:val="16"/>
              <w:szCs w:val="16"/>
              <w:lang w:val="fr-FR"/>
              <w:rPrChange w:id="884" w:author="Christophe Borg" w:date="2026-08-26T14:23:00Z">
                <w:rPr>
                  <w:rFonts w:ascii="Cambria Math" w:hAnsi="Cambria Math" w:cs="Cambria Math"/>
                  <w:lang w:val="fr-FR"/>
                </w:rPr>
              </w:rPrChange>
            </w:rPr>
            <w:delText>⁻</w:delText>
          </w:r>
          <w:r w:rsidRPr="00897A84" w:rsidDel="00360BC6">
            <w:rPr>
              <w:sz w:val="16"/>
              <w:szCs w:val="16"/>
              <w:lang w:val="fr-FR"/>
              <w:rPrChange w:id="885" w:author="Christophe Borg" w:date="2026-08-26T14:23:00Z">
                <w:rPr>
                  <w:lang w:val="fr-FR"/>
                </w:rPr>
              </w:rPrChange>
            </w:rPr>
            <w:delText xml:space="preserve"> vers des cellules Tex-EFF transitoirement cytotoxiques, puis vers des Tex-TERM PD-1^highTIM-3^highCD39^highCD101</w:delText>
          </w:r>
          <w:r w:rsidRPr="00897A84" w:rsidDel="00360BC6">
            <w:rPr>
              <w:rFonts w:ascii="Cambria Math" w:hAnsi="Cambria Math" w:cs="Cambria Math"/>
              <w:sz w:val="16"/>
              <w:szCs w:val="16"/>
              <w:lang w:val="fr-FR"/>
              <w:rPrChange w:id="886" w:author="Christophe Borg" w:date="2026-08-26T14:23:00Z">
                <w:rPr>
                  <w:rFonts w:ascii="Cambria Math" w:hAnsi="Cambria Math" w:cs="Cambria Math"/>
                  <w:lang w:val="fr-FR"/>
                </w:rPr>
              </w:rPrChange>
            </w:rPr>
            <w:delText>⁺</w:delText>
          </w:r>
          <w:r w:rsidRPr="00897A84" w:rsidDel="00360BC6">
            <w:rPr>
              <w:sz w:val="16"/>
              <w:szCs w:val="16"/>
              <w:lang w:val="fr-FR"/>
              <w:rPrChange w:id="887" w:author="Christophe Borg" w:date="2026-08-26T14:23:00Z">
                <w:rPr>
                  <w:lang w:val="fr-FR"/>
                </w:rPr>
              </w:rPrChange>
            </w:rPr>
            <w:delText>TCF1</w:delText>
          </w:r>
          <w:r w:rsidRPr="00897A84" w:rsidDel="00360BC6">
            <w:rPr>
              <w:rFonts w:ascii="Cambria Math" w:hAnsi="Cambria Math" w:cs="Cambria Math"/>
              <w:sz w:val="16"/>
              <w:szCs w:val="16"/>
              <w:lang w:val="fr-FR"/>
              <w:rPrChange w:id="888" w:author="Christophe Borg" w:date="2026-08-26T14:23:00Z">
                <w:rPr>
                  <w:rFonts w:ascii="Cambria Math" w:hAnsi="Cambria Math" w:cs="Cambria Math"/>
                  <w:lang w:val="fr-FR"/>
                </w:rPr>
              </w:rPrChange>
            </w:rPr>
            <w:delText>⁻</w:delText>
          </w:r>
          <w:r w:rsidRPr="00897A84" w:rsidDel="00360BC6">
            <w:rPr>
              <w:sz w:val="16"/>
              <w:szCs w:val="16"/>
              <w:lang w:val="fr-FR"/>
              <w:rPrChange w:id="889" w:author="Christophe Borg" w:date="2026-08-26T14:23:00Z">
                <w:rPr>
                  <w:lang w:val="fr-FR"/>
                </w:rPr>
              </w:rPrChange>
            </w:rPr>
            <w:delText>, sous le contr</w:delText>
          </w:r>
          <w:r w:rsidRPr="00897A84" w:rsidDel="00360BC6">
            <w:rPr>
              <w:rFonts w:cs="Arial"/>
              <w:sz w:val="16"/>
              <w:szCs w:val="16"/>
              <w:lang w:val="fr-FR"/>
              <w:rPrChange w:id="890" w:author="Christophe Borg" w:date="2026-08-26T14:23:00Z">
                <w:rPr>
                  <w:rFonts w:cs="Arial"/>
                  <w:lang w:val="fr-FR"/>
                </w:rPr>
              </w:rPrChange>
            </w:rPr>
            <w:delText>ô</w:delText>
          </w:r>
          <w:r w:rsidRPr="00897A84" w:rsidDel="00360BC6">
            <w:rPr>
              <w:sz w:val="16"/>
              <w:szCs w:val="16"/>
              <w:lang w:val="fr-FR"/>
              <w:rPrChange w:id="891" w:author="Christophe Borg" w:date="2026-08-26T14:23:00Z">
                <w:rPr>
                  <w:lang w:val="fr-FR"/>
                </w:rPr>
              </w:rPrChange>
            </w:rPr>
            <w:delText xml:space="preserve">le progressif de TOX, BATF, NR4A, EOMES et BLIMP1 (Utzschneider </w:delText>
          </w:r>
          <w:r w:rsidRPr="00897A84" w:rsidDel="00360BC6">
            <w:rPr>
              <w:i/>
              <w:iCs/>
              <w:sz w:val="16"/>
              <w:szCs w:val="16"/>
              <w:lang w:val="fr-FR"/>
              <w:rPrChange w:id="892" w:author="Christophe Borg" w:date="2026-08-26T14:23:00Z">
                <w:rPr>
                  <w:i/>
                  <w:iCs/>
                  <w:lang w:val="fr-FR"/>
                </w:rPr>
              </w:rPrChange>
            </w:rPr>
            <w:delText>et al.</w:delText>
          </w:r>
          <w:r w:rsidRPr="00897A84" w:rsidDel="00360BC6">
            <w:rPr>
              <w:sz w:val="16"/>
              <w:szCs w:val="16"/>
              <w:lang w:val="fr-FR"/>
              <w:rPrChange w:id="893" w:author="Christophe Borg" w:date="2026-08-26T14:23:00Z">
                <w:rPr>
                  <w:lang w:val="fr-FR"/>
                </w:rPr>
              </w:rPrChange>
            </w:rPr>
            <w:delText xml:space="preserve">, 2016; Chen </w:delText>
          </w:r>
          <w:r w:rsidRPr="00897A84" w:rsidDel="00360BC6">
            <w:rPr>
              <w:i/>
              <w:iCs/>
              <w:sz w:val="16"/>
              <w:szCs w:val="16"/>
              <w:lang w:val="fr-FR"/>
              <w:rPrChange w:id="894" w:author="Christophe Borg" w:date="2026-08-26T14:23:00Z">
                <w:rPr>
                  <w:i/>
                  <w:iCs/>
                  <w:lang w:val="fr-FR"/>
                </w:rPr>
              </w:rPrChange>
            </w:rPr>
            <w:delText>et al.</w:delText>
          </w:r>
          <w:r w:rsidRPr="00897A84" w:rsidDel="00360BC6">
            <w:rPr>
              <w:sz w:val="16"/>
              <w:szCs w:val="16"/>
              <w:lang w:val="fr-FR"/>
              <w:rPrChange w:id="895" w:author="Christophe Borg" w:date="2026-08-26T14:23:00Z">
                <w:rPr>
                  <w:lang w:val="fr-FR"/>
                </w:rPr>
              </w:rPrChange>
            </w:rPr>
            <w:delText xml:space="preserve">, 2019). Cette dernière trajectoire constitue surtout une extrapolation des modèles d’infections chroniques à forte </w:delText>
          </w:r>
        </w:del>
      </w:ins>
      <w:ins w:id="896" w:author="Christophe Borg" w:date="2026-08-26T14:24:00Z">
        <w:del w:id="897" w:author="LALOY Emilien" w:date="2026-09-03T17:19:00Z">
          <w:r w:rsidDel="00360BC6">
            <w:rPr>
              <w:sz w:val="16"/>
              <w:szCs w:val="16"/>
              <w:lang w:val="fr-FR"/>
            </w:rPr>
            <w:delText xml:space="preserve">charge </w:delText>
          </w:r>
        </w:del>
      </w:ins>
      <w:ins w:id="898" w:author="Christophe Borg" w:date="2026-08-26T14:23:00Z">
        <w:del w:id="899" w:author="LALOY Emilien" w:date="2026-09-03T17:19:00Z">
          <w:r w:rsidRPr="00897A84" w:rsidDel="00360BC6">
            <w:rPr>
              <w:sz w:val="16"/>
              <w:szCs w:val="16"/>
              <w:lang w:val="fr-FR"/>
              <w:rPrChange w:id="900" w:author="Christophe Borg" w:date="2026-08-26T14:23:00Z">
                <w:rPr>
                  <w:lang w:val="fr-FR"/>
                </w:rPr>
              </w:rPrChange>
            </w:rPr>
            <w:delText>antigén</w:delText>
          </w:r>
        </w:del>
      </w:ins>
      <w:ins w:id="901" w:author="Christophe Borg" w:date="2026-08-26T14:24:00Z">
        <w:del w:id="902" w:author="LALOY Emilien" w:date="2026-09-03T17:19:00Z">
          <w:r w:rsidDel="00360BC6">
            <w:rPr>
              <w:sz w:val="16"/>
              <w:szCs w:val="16"/>
              <w:lang w:val="fr-FR"/>
            </w:rPr>
            <w:delText>ique</w:delText>
          </w:r>
        </w:del>
      </w:ins>
      <w:ins w:id="903" w:author="Christophe Borg" w:date="2026-08-26T14:23:00Z">
        <w:del w:id="904" w:author="LALOY Emilien" w:date="2026-09-03T17:19:00Z">
          <w:r w:rsidRPr="00897A84" w:rsidDel="00360BC6">
            <w:rPr>
              <w:sz w:val="16"/>
              <w:szCs w:val="16"/>
              <w:lang w:val="fr-FR"/>
              <w:rPrChange w:id="905" w:author="Christophe Borg" w:date="2026-08-26T14:23:00Z">
                <w:rPr>
                  <w:lang w:val="fr-FR"/>
                </w:rPr>
              </w:rPrChange>
            </w:rPr>
            <w:delText xml:space="preserve"> : elle n’est pas le devenir habituel des réponses CD8</w:delText>
          </w:r>
          <w:r w:rsidRPr="00897A84" w:rsidDel="00360BC6">
            <w:rPr>
              <w:rFonts w:ascii="Cambria Math" w:hAnsi="Cambria Math" w:cs="Cambria Math"/>
              <w:sz w:val="16"/>
              <w:szCs w:val="16"/>
              <w:lang w:val="fr-FR"/>
              <w:rPrChange w:id="906" w:author="Christophe Borg" w:date="2026-08-26T14:23:00Z">
                <w:rPr>
                  <w:rFonts w:ascii="Cambria Math" w:hAnsi="Cambria Math" w:cs="Cambria Math"/>
                  <w:lang w:val="fr-FR"/>
                </w:rPr>
              </w:rPrChange>
            </w:rPr>
            <w:delText>⁺</w:delText>
          </w:r>
          <w:r w:rsidRPr="00897A84" w:rsidDel="00360BC6">
            <w:rPr>
              <w:sz w:val="16"/>
              <w:szCs w:val="16"/>
              <w:lang w:val="fr-FR"/>
              <w:rPrChange w:id="907" w:author="Christophe Borg" w:date="2026-08-26T14:23:00Z">
                <w:rPr>
                  <w:lang w:val="fr-FR"/>
                </w:rPr>
              </w:rPrChange>
            </w:rPr>
            <w:delText xml:space="preserve"> au cours d</w:delText>
          </w:r>
          <w:r w:rsidRPr="00897A84" w:rsidDel="00360BC6">
            <w:rPr>
              <w:rFonts w:cs="Arial"/>
              <w:sz w:val="16"/>
              <w:szCs w:val="16"/>
              <w:lang w:val="fr-FR"/>
              <w:rPrChange w:id="908" w:author="Christophe Borg" w:date="2026-08-26T14:23:00Z">
                <w:rPr>
                  <w:rFonts w:cs="Arial"/>
                  <w:lang w:val="fr-FR"/>
                </w:rPr>
              </w:rPrChange>
            </w:rPr>
            <w:delText>’</w:delText>
          </w:r>
          <w:r w:rsidRPr="00897A84" w:rsidDel="00360BC6">
            <w:rPr>
              <w:sz w:val="16"/>
              <w:szCs w:val="16"/>
              <w:lang w:val="fr-FR"/>
              <w:rPrChange w:id="909" w:author="Christophe Borg" w:date="2026-08-26T14:23:00Z">
                <w:rPr>
                  <w:lang w:val="fr-FR"/>
                </w:rPr>
              </w:rPrChange>
            </w:rPr>
            <w:delText>une infection MCMV immunologiquement contr</w:delText>
          </w:r>
          <w:r w:rsidRPr="00897A84" w:rsidDel="00360BC6">
            <w:rPr>
              <w:rFonts w:cs="Arial"/>
              <w:sz w:val="16"/>
              <w:szCs w:val="16"/>
              <w:lang w:val="fr-FR"/>
              <w:rPrChange w:id="910" w:author="Christophe Borg" w:date="2026-08-26T14:23:00Z">
                <w:rPr>
                  <w:rFonts w:cs="Arial"/>
                  <w:lang w:val="fr-FR"/>
                </w:rPr>
              </w:rPrChange>
            </w:rPr>
            <w:delText>ô</w:delText>
          </w:r>
          <w:r w:rsidRPr="00897A84" w:rsidDel="00360BC6">
            <w:rPr>
              <w:sz w:val="16"/>
              <w:szCs w:val="16"/>
              <w:lang w:val="fr-FR"/>
              <w:rPrChange w:id="911" w:author="Christophe Borg" w:date="2026-08-26T14:23:00Z">
                <w:rPr>
                  <w:lang w:val="fr-FR"/>
                </w:rPr>
              </w:rPrChange>
            </w:rPr>
            <w:delText>l</w:delText>
          </w:r>
          <w:r w:rsidRPr="00897A84" w:rsidDel="00360BC6">
            <w:rPr>
              <w:rFonts w:cs="Arial"/>
              <w:sz w:val="16"/>
              <w:szCs w:val="16"/>
              <w:lang w:val="fr-FR"/>
              <w:rPrChange w:id="912" w:author="Christophe Borg" w:date="2026-08-26T14:23:00Z">
                <w:rPr>
                  <w:rFonts w:cs="Arial"/>
                  <w:lang w:val="fr-FR"/>
                </w:rPr>
              </w:rPrChange>
            </w:rPr>
            <w:delText>é</w:delText>
          </w:r>
          <w:r w:rsidRPr="00897A84" w:rsidDel="00360BC6">
            <w:rPr>
              <w:sz w:val="16"/>
              <w:szCs w:val="16"/>
              <w:lang w:val="fr-FR"/>
              <w:rPrChange w:id="913" w:author="Christophe Borg" w:date="2026-08-26T14:23:00Z">
                <w:rPr>
                  <w:lang w:val="fr-FR"/>
                </w:rPr>
              </w:rPrChange>
            </w:rPr>
            <w:delText>e.</w:delText>
          </w:r>
        </w:del>
      </w:ins>
    </w:p>
    <w:p w14:paraId="38A67BFE" w14:textId="77777777" w:rsidR="00897A84" w:rsidRDefault="00897A84" w:rsidP="004B0D39">
      <w:pPr>
        <w:rPr>
          <w:ins w:id="914" w:author="Christophe Borg" w:date="2026-08-26T14:17:00Z"/>
          <w:lang w:val="fr-FR"/>
        </w:rPr>
      </w:pPr>
    </w:p>
    <w:p w14:paraId="34966AC2" w14:textId="43514AB3" w:rsidR="004B0D39" w:rsidRDefault="004B0D39" w:rsidP="004B0D39">
      <w:pPr>
        <w:rPr>
          <w:ins w:id="915" w:author="Christophe Borg" w:date="2026-08-26T14:17:00Z"/>
          <w:lang w:val="fr-FR"/>
        </w:rPr>
      </w:pPr>
      <w:ins w:id="916" w:author="Christophe Borg" w:date="2026-08-26T14:17:00Z">
        <w:r>
          <w:rPr>
            <w:lang w:val="fr-FR"/>
          </w:rPr>
          <w:t>Citer le phénotype des T en fonction de la clairance virale</w:t>
        </w:r>
      </w:ins>
    </w:p>
    <w:p w14:paraId="79818484" w14:textId="006A4EC2" w:rsidR="004B0D39" w:rsidRDefault="004B0D39" w:rsidP="004B0D39">
      <w:pPr>
        <w:rPr>
          <w:ins w:id="917" w:author="Christophe Borg" w:date="2026-08-26T14:17:00Z"/>
          <w:lang w:val="fr-FR"/>
        </w:rPr>
      </w:pPr>
      <w:ins w:id="918" w:author="Christophe Borg" w:date="2026-08-26T14:17:00Z">
        <w:r>
          <w:rPr>
            <w:lang w:val="fr-FR"/>
          </w:rPr>
          <w:t>Déduire le phénotype des Tex des différents stades</w:t>
        </w:r>
      </w:ins>
    </w:p>
    <w:p w14:paraId="58B85D71" w14:textId="72BCAF50" w:rsidR="004B0D39" w:rsidRDefault="004B0D39" w:rsidP="004B0D39">
      <w:pPr>
        <w:rPr>
          <w:ins w:id="919" w:author="Christophe Borg" w:date="2026-08-26T14:17:00Z"/>
          <w:lang w:val="fr-FR"/>
        </w:rPr>
      </w:pPr>
      <w:ins w:id="920" w:author="Christophe Borg" w:date="2026-08-26T14:17:00Z">
        <w:r>
          <w:rPr>
            <w:lang w:val="fr-FR"/>
          </w:rPr>
          <w:t>Comparer RNA (</w:t>
        </w:r>
        <w:proofErr w:type="spellStart"/>
        <w:r>
          <w:rPr>
            <w:lang w:val="fr-FR"/>
          </w:rPr>
          <w:t>heat</w:t>
        </w:r>
        <w:proofErr w:type="spellEnd"/>
        <w:r>
          <w:rPr>
            <w:lang w:val="fr-FR"/>
          </w:rPr>
          <w:t xml:space="preserve"> </w:t>
        </w:r>
        <w:proofErr w:type="spellStart"/>
        <w:r>
          <w:rPr>
            <w:lang w:val="fr-FR"/>
          </w:rPr>
          <w:t>map</w:t>
        </w:r>
        <w:proofErr w:type="spellEnd"/>
        <w:r>
          <w:rPr>
            <w:lang w:val="fr-FR"/>
          </w:rPr>
          <w:t>) des stades</w:t>
        </w:r>
      </w:ins>
    </w:p>
    <w:p w14:paraId="4E90235D" w14:textId="77777777" w:rsidR="004B0D39" w:rsidRPr="004B0D39" w:rsidRDefault="004B0D39">
      <w:pPr>
        <w:rPr>
          <w:lang w:val="fr-FR"/>
        </w:rPr>
        <w:pPrChange w:id="921" w:author="Christophe Borg" w:date="2026-08-26T14:17:00Z">
          <w:pPr>
            <w:pStyle w:val="Titre3"/>
            <w:jc w:val="both"/>
          </w:pPr>
        </w:pPrChange>
      </w:pPr>
    </w:p>
    <w:p w14:paraId="67D76F80" w14:textId="147C845D" w:rsidR="004F59EA" w:rsidRDefault="004F59EA" w:rsidP="004F59EA">
      <w:pPr>
        <w:pStyle w:val="NormalWeb"/>
        <w:spacing w:line="360" w:lineRule="auto"/>
        <w:ind w:firstLine="720"/>
        <w:jc w:val="both"/>
        <w:rPr>
          <w:ins w:id="922" w:author="Christophe Borg" w:date="2026-08-26T14:15:00Z"/>
          <w:rFonts w:ascii="Arial" w:hAnsi="Arial" w:cs="Arial"/>
          <w:lang w:val="fr-FR"/>
        </w:rPr>
      </w:pPr>
      <w:commentRangeStart w:id="923"/>
      <w:r w:rsidRPr="00796203">
        <w:rPr>
          <w:rFonts w:ascii="Arial" w:hAnsi="Arial" w:cs="Arial"/>
          <w:lang w:val="fr-FR"/>
        </w:rPr>
        <w:t>L'épuisement apparait lorsque les lymphocytes T font face à un antigène persistant et semble être lié majoritairement à une stimulation chronique du TCR. Celui-ci a d'abord été décri</w:t>
      </w:r>
      <w:r>
        <w:rPr>
          <w:rFonts w:ascii="Arial" w:hAnsi="Arial" w:cs="Arial"/>
          <w:lang w:val="fr-FR"/>
        </w:rPr>
        <w:t>t</w:t>
      </w:r>
      <w:r w:rsidRPr="00796203">
        <w:rPr>
          <w:rFonts w:ascii="Arial" w:hAnsi="Arial" w:cs="Arial"/>
          <w:lang w:val="fr-FR"/>
        </w:rPr>
        <w:t xml:space="preserve"> dans des modèles murins d'infection par certaines souches du LCMV chez la souris </w:t>
      </w:r>
      <w:r w:rsidR="0054511A">
        <w:fldChar w:fldCharType="begin"/>
      </w:r>
      <w:r w:rsidR="0054511A" w:rsidRPr="008257D4">
        <w:rPr>
          <w:lang w:val="fr-FR"/>
          <w:rPrChange w:id="924" w:author="LALOY Emilien" w:date="2026-08-20T16:38:00Z">
            <w:rPr/>
          </w:rPrChange>
        </w:rPr>
        <w:instrText xml:space="preserve"> HYPERLINK "file:///C:\\Users\\xtoph\\Downloads\\Gallimore_JExpMed_1998" </w:instrText>
      </w:r>
      <w:r w:rsidR="0054511A">
        <w:fldChar w:fldCharType="separate"/>
      </w:r>
      <w:r w:rsidRPr="00796203">
        <w:rPr>
          <w:rStyle w:val="Lienhypertexte"/>
          <w:rFonts w:ascii="Arial" w:hAnsi="Arial" w:cs="Arial"/>
          <w:lang w:val="fr-FR"/>
        </w:rPr>
        <w:t>Gallimore_JExpMed_1998</w:t>
      </w:r>
      <w:r w:rsidR="0054511A">
        <w:rPr>
          <w:rStyle w:val="Lienhypertexte"/>
          <w:rFonts w:ascii="Arial" w:hAnsi="Arial" w:cs="Arial"/>
          <w:lang w:val="fr-FR"/>
        </w:rPr>
        <w:fldChar w:fldCharType="end"/>
      </w:r>
      <w:r w:rsidRPr="00796203">
        <w:rPr>
          <w:rFonts w:ascii="Arial" w:hAnsi="Arial" w:cs="Arial"/>
          <w:lang w:val="fr-FR"/>
        </w:rPr>
        <w:t xml:space="preserve"> </w:t>
      </w:r>
      <w:r w:rsidR="0054511A">
        <w:fldChar w:fldCharType="begin"/>
      </w:r>
      <w:r w:rsidR="0054511A" w:rsidRPr="008257D4">
        <w:rPr>
          <w:lang w:val="fr-FR"/>
          <w:rPrChange w:id="925" w:author="LALOY Emilien" w:date="2026-08-20T16:38:00Z">
            <w:rPr/>
          </w:rPrChange>
        </w:rPr>
        <w:instrText xml:space="preserve"> HYPERLINK "file:///C:\\Users\\xtoph\\Downloads\\Zajac_JExpMed_1998" </w:instrText>
      </w:r>
      <w:r w:rsidR="0054511A">
        <w:fldChar w:fldCharType="separate"/>
      </w:r>
      <w:r w:rsidRPr="00796203">
        <w:rPr>
          <w:rStyle w:val="Lienhypertexte"/>
          <w:rFonts w:ascii="Arial" w:hAnsi="Arial" w:cs="Arial"/>
          <w:lang w:val="fr-FR"/>
        </w:rPr>
        <w:t>Zajac_JExpMed_1998</w:t>
      </w:r>
      <w:r w:rsidR="0054511A">
        <w:rPr>
          <w:rStyle w:val="Lienhypertexte"/>
          <w:rFonts w:ascii="Arial" w:hAnsi="Arial" w:cs="Arial"/>
          <w:lang w:val="fr-FR"/>
        </w:rPr>
        <w:fldChar w:fldCharType="end"/>
      </w:r>
      <w:r w:rsidRPr="00796203">
        <w:rPr>
          <w:rFonts w:ascii="Arial" w:hAnsi="Arial" w:cs="Arial"/>
          <w:lang w:val="fr-FR"/>
        </w:rPr>
        <w:t>, puis chez l'homme dans des contextes d'infection chroniques (HIV, HCV...) et de cancer</w:t>
      </w:r>
      <w:r w:rsidR="008475B9">
        <w:rPr>
          <w:rFonts w:ascii="Arial" w:hAnsi="Arial" w:cs="Arial"/>
          <w:lang w:val="fr-FR"/>
        </w:rPr>
        <w:t>s</w:t>
      </w:r>
      <w:r w:rsidRPr="00796203">
        <w:rPr>
          <w:rFonts w:ascii="Arial" w:hAnsi="Arial" w:cs="Arial"/>
          <w:lang w:val="fr-FR"/>
        </w:rPr>
        <w:t xml:space="preserve"> </w:t>
      </w:r>
      <w:r w:rsidR="0054511A">
        <w:fldChar w:fldCharType="begin"/>
      </w:r>
      <w:r w:rsidR="0054511A" w:rsidRPr="008257D4">
        <w:rPr>
          <w:lang w:val="fr-FR"/>
          <w:rPrChange w:id="926" w:author="LALOY Emilien" w:date="2026-08-20T16:38:00Z">
            <w:rPr/>
          </w:rPrChange>
        </w:rPr>
        <w:instrText xml:space="preserve"> HYPERLINK "file:///C:\\Users\\xtoph\\Downloads\\Wherry_NatRevImmunol_2015" </w:instrText>
      </w:r>
      <w:r w:rsidR="0054511A">
        <w:fldChar w:fldCharType="separate"/>
      </w:r>
      <w:r w:rsidRPr="00796203">
        <w:rPr>
          <w:rStyle w:val="Lienhypertexte"/>
          <w:rFonts w:ascii="Arial" w:hAnsi="Arial" w:cs="Arial"/>
          <w:lang w:val="fr-FR"/>
        </w:rPr>
        <w:t>Wherry_NatRevImmunol_2015</w:t>
      </w:r>
      <w:r w:rsidR="0054511A">
        <w:rPr>
          <w:rStyle w:val="Lienhypertexte"/>
          <w:rFonts w:ascii="Arial" w:hAnsi="Arial" w:cs="Arial"/>
          <w:lang w:val="fr-FR"/>
        </w:rPr>
        <w:fldChar w:fldCharType="end"/>
      </w:r>
      <w:r w:rsidRPr="00796203">
        <w:rPr>
          <w:rFonts w:ascii="Arial" w:hAnsi="Arial" w:cs="Arial"/>
          <w:lang w:val="fr-FR"/>
        </w:rPr>
        <w:t xml:space="preserve">. Dans ces cas, l'épuisement est plutôt considéré </w:t>
      </w:r>
      <w:r w:rsidRPr="00796203">
        <w:rPr>
          <w:rFonts w:ascii="Arial" w:hAnsi="Arial" w:cs="Arial"/>
          <w:lang w:val="fr-FR"/>
        </w:rPr>
        <w:lastRenderedPageBreak/>
        <w:t xml:space="preserve">comme pathologique, car il empêche le système immunitaire d'éliminer complètement le </w:t>
      </w:r>
      <w:commentRangeStart w:id="927"/>
      <w:r w:rsidRPr="00796203">
        <w:rPr>
          <w:rFonts w:ascii="Arial" w:hAnsi="Arial" w:cs="Arial"/>
          <w:lang w:val="fr-FR"/>
        </w:rPr>
        <w:t>danger</w:t>
      </w:r>
      <w:commentRangeEnd w:id="927"/>
      <w:r w:rsidR="004B0D39">
        <w:rPr>
          <w:rStyle w:val="Marquedecommentaire"/>
          <w:rFonts w:ascii="Arial" w:eastAsiaTheme="minorHAnsi" w:hAnsi="Arial" w:cstheme="minorBidi"/>
          <w:lang w:eastAsia="en-US"/>
        </w:rPr>
        <w:commentReference w:id="927"/>
      </w:r>
      <w:r w:rsidRPr="00796203">
        <w:rPr>
          <w:rFonts w:ascii="Arial" w:hAnsi="Arial" w:cs="Arial"/>
          <w:lang w:val="fr-FR"/>
        </w:rPr>
        <w:t>.</w:t>
      </w:r>
      <w:commentRangeEnd w:id="923"/>
      <w:r w:rsidR="004B0D39">
        <w:rPr>
          <w:rStyle w:val="Marquedecommentaire"/>
          <w:rFonts w:ascii="Arial" w:eastAsiaTheme="minorHAnsi" w:hAnsi="Arial" w:cstheme="minorBidi"/>
          <w:lang w:eastAsia="en-US"/>
        </w:rPr>
        <w:commentReference w:id="923"/>
      </w:r>
    </w:p>
    <w:p w14:paraId="4922B2BF" w14:textId="77777777" w:rsidR="004B0D39" w:rsidRPr="00796203" w:rsidRDefault="004B0D39" w:rsidP="004F59EA">
      <w:pPr>
        <w:pStyle w:val="NormalWeb"/>
        <w:spacing w:line="360" w:lineRule="auto"/>
        <w:ind w:firstLine="720"/>
        <w:jc w:val="both"/>
        <w:rPr>
          <w:rFonts w:ascii="Arial" w:hAnsi="Arial" w:cs="Arial"/>
          <w:lang w:val="fr-FR"/>
        </w:rPr>
      </w:pPr>
    </w:p>
    <w:p w14:paraId="4EDD5FE9" w14:textId="1258C741"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Les cellules épuisées présentent un phénotype composé de la forte expression de protéines inhibitrices (dont les checkpoints inhibiteurs PD1, TIM3, LAG3, CTLA4, TIGIT...), une faible sécrétion de cytokine</w:t>
      </w:r>
      <w:r w:rsidR="008475B9">
        <w:rPr>
          <w:rFonts w:ascii="Arial" w:hAnsi="Arial" w:cs="Arial"/>
          <w:lang w:val="fr-FR"/>
        </w:rPr>
        <w:t>s</w:t>
      </w:r>
      <w:r w:rsidRPr="00796203">
        <w:rPr>
          <w:rFonts w:ascii="Arial" w:hAnsi="Arial" w:cs="Arial"/>
          <w:lang w:val="fr-FR"/>
        </w:rPr>
        <w:t xml:space="preserve"> et une faible prolifération après activation </w:t>
      </w:r>
      <w:r w:rsidR="0054511A">
        <w:fldChar w:fldCharType="begin"/>
      </w:r>
      <w:r w:rsidR="0054511A" w:rsidRPr="008257D4">
        <w:rPr>
          <w:lang w:val="fr-FR"/>
          <w:rPrChange w:id="928" w:author="LALOY Emilien" w:date="2026-08-20T16:38:00Z">
            <w:rPr/>
          </w:rPrChange>
        </w:rPr>
        <w:instrText xml:space="preserve"> HYPERLINK "file:///C:\\Users\\xtoph\\Downloads\\Wherry_NatRevImmunol_2015" </w:instrText>
      </w:r>
      <w:r w:rsidR="0054511A">
        <w:fldChar w:fldCharType="separate"/>
      </w:r>
      <w:r w:rsidRPr="00796203">
        <w:rPr>
          <w:rStyle w:val="Lienhypertexte"/>
          <w:rFonts w:ascii="Arial" w:hAnsi="Arial" w:cs="Arial"/>
          <w:lang w:val="fr-FR"/>
        </w:rPr>
        <w:t>Wherry_NatRevImmunol_2015</w:t>
      </w:r>
      <w:r w:rsidR="0054511A">
        <w:rPr>
          <w:rStyle w:val="Lienhypertexte"/>
          <w:rFonts w:ascii="Arial" w:hAnsi="Arial" w:cs="Arial"/>
          <w:lang w:val="fr-FR"/>
        </w:rPr>
        <w:fldChar w:fldCharType="end"/>
      </w:r>
      <w:r w:rsidRPr="00796203">
        <w:rPr>
          <w:rFonts w:ascii="Arial" w:hAnsi="Arial" w:cs="Arial"/>
          <w:lang w:val="fr-FR"/>
        </w:rPr>
        <w:t xml:space="preserve"> </w:t>
      </w:r>
      <w:r w:rsidR="0054511A">
        <w:fldChar w:fldCharType="begin"/>
      </w:r>
      <w:r w:rsidR="0054511A" w:rsidRPr="008257D4">
        <w:rPr>
          <w:lang w:val="fr-FR"/>
          <w:rPrChange w:id="929" w:author="LALOY Emilien" w:date="2026-08-20T16:38:00Z">
            <w:rPr/>
          </w:rPrChange>
        </w:rPr>
        <w:instrText xml:space="preserve"> HYPERLINK "file:///C:\\Users\\xtoph\\Downloads\\Baessler_AnnuRevImmunol_2024" </w:instrText>
      </w:r>
      <w:r w:rsidR="0054511A">
        <w:fldChar w:fldCharType="separate"/>
      </w:r>
      <w:r w:rsidRPr="00796203">
        <w:rPr>
          <w:rStyle w:val="Lienhypertexte"/>
          <w:rFonts w:ascii="Arial" w:hAnsi="Arial" w:cs="Arial"/>
          <w:lang w:val="fr-FR"/>
        </w:rPr>
        <w:t>Baessler_AnnuRevImmunol_2024</w:t>
      </w:r>
      <w:r w:rsidR="0054511A">
        <w:rPr>
          <w:rStyle w:val="Lienhypertexte"/>
          <w:rFonts w:ascii="Arial" w:hAnsi="Arial" w:cs="Arial"/>
          <w:lang w:val="fr-FR"/>
        </w:rPr>
        <w:fldChar w:fldCharType="end"/>
      </w:r>
      <w:r w:rsidRPr="00796203">
        <w:rPr>
          <w:rFonts w:ascii="Arial" w:hAnsi="Arial" w:cs="Arial"/>
          <w:lang w:val="fr-FR"/>
        </w:rPr>
        <w:t xml:space="preserve"> </w:t>
      </w:r>
      <w:r w:rsidR="0054511A">
        <w:fldChar w:fldCharType="begin"/>
      </w:r>
      <w:r w:rsidR="0054511A" w:rsidRPr="008257D4">
        <w:rPr>
          <w:lang w:val="fr-FR"/>
          <w:rPrChange w:id="930" w:author="LALOY Emilien" w:date="2026-08-20T16:38:00Z">
            <w:rPr/>
          </w:rPrChange>
        </w:rPr>
        <w:instrText xml:space="preserve"> HYPERLINK "file:///C:\\Users\\xtoph\\Downloads\\Park_NatImmunol_2026" </w:instrText>
      </w:r>
      <w:r w:rsidR="0054511A">
        <w:fldChar w:fldCharType="separate"/>
      </w:r>
      <w:r w:rsidRPr="00796203">
        <w:rPr>
          <w:rStyle w:val="Lienhypertexte"/>
          <w:rFonts w:ascii="Arial" w:hAnsi="Arial" w:cs="Arial"/>
          <w:lang w:val="fr-FR"/>
        </w:rPr>
        <w:t>Park_NatImmunol_2026</w:t>
      </w:r>
      <w:r w:rsidR="0054511A">
        <w:rPr>
          <w:rStyle w:val="Lienhypertexte"/>
          <w:rFonts w:ascii="Arial" w:hAnsi="Arial" w:cs="Arial"/>
          <w:lang w:val="fr-FR"/>
        </w:rPr>
        <w:fldChar w:fldCharType="end"/>
      </w:r>
      <w:r w:rsidRPr="00796203">
        <w:rPr>
          <w:rFonts w:ascii="Arial" w:hAnsi="Arial" w:cs="Arial"/>
          <w:lang w:val="fr-FR"/>
        </w:rPr>
        <w:t>. De plus, l'épuisement induit une dérégulation visible au niveau du transcriptome, et l'épigénome (et notamment PD1, l'</w:t>
      </w:r>
      <w:proofErr w:type="spellStart"/>
      <w:r w:rsidRPr="00796203">
        <w:rPr>
          <w:rFonts w:ascii="Arial" w:hAnsi="Arial" w:cs="Arial"/>
          <w:lang w:val="fr-FR"/>
        </w:rPr>
        <w:t>IFNg</w:t>
      </w:r>
      <w:proofErr w:type="spellEnd"/>
      <w:r w:rsidRPr="00796203">
        <w:rPr>
          <w:rFonts w:ascii="Arial" w:hAnsi="Arial" w:cs="Arial"/>
          <w:lang w:val="fr-FR"/>
        </w:rPr>
        <w:t xml:space="preserve"> ou TCF1 </w:t>
      </w:r>
      <w:r w:rsidR="0054511A">
        <w:fldChar w:fldCharType="begin"/>
      </w:r>
      <w:r w:rsidR="0054511A" w:rsidRPr="008257D4">
        <w:rPr>
          <w:lang w:val="fr-FR"/>
          <w:rPrChange w:id="931" w:author="LALOY Emilien" w:date="2026-08-20T16:38:00Z">
            <w:rPr/>
          </w:rPrChange>
        </w:rPr>
        <w:instrText xml:space="preserve"> HYPERLINK "file:///C:\\Users\\xtoph\\Downloads\\Wherry_NatRevImmunol_2015" </w:instrText>
      </w:r>
      <w:r w:rsidR="0054511A">
        <w:fldChar w:fldCharType="separate"/>
      </w:r>
      <w:r w:rsidRPr="00796203">
        <w:rPr>
          <w:rStyle w:val="Lienhypertexte"/>
          <w:rFonts w:ascii="Arial" w:hAnsi="Arial" w:cs="Arial"/>
          <w:lang w:val="fr-FR"/>
        </w:rPr>
        <w:t>Wherry_NatRevImmunol_2015</w:t>
      </w:r>
      <w:r w:rsidR="0054511A">
        <w:rPr>
          <w:rStyle w:val="Lienhypertexte"/>
          <w:rFonts w:ascii="Arial" w:hAnsi="Arial" w:cs="Arial"/>
          <w:lang w:val="fr-FR"/>
        </w:rPr>
        <w:fldChar w:fldCharType="end"/>
      </w:r>
      <w:r w:rsidRPr="00796203">
        <w:rPr>
          <w:rFonts w:ascii="Arial" w:hAnsi="Arial" w:cs="Arial"/>
          <w:lang w:val="fr-FR"/>
        </w:rPr>
        <w:t xml:space="preserve">, </w:t>
      </w:r>
      <w:r w:rsidR="0054511A">
        <w:fldChar w:fldCharType="begin"/>
      </w:r>
      <w:r w:rsidR="0054511A" w:rsidRPr="008257D4">
        <w:rPr>
          <w:lang w:val="fr-FR"/>
          <w:rPrChange w:id="932" w:author="LALOY Emilien" w:date="2026-08-20T16:38:00Z">
            <w:rPr/>
          </w:rPrChange>
        </w:rPr>
        <w:instrText xml:space="preserve"> HYPERLINK "file:///C:\\Users\\xtoph\\Downloads\\Baessler_AnnuRevImmunol_2024" </w:instrText>
      </w:r>
      <w:r w:rsidR="0054511A">
        <w:fldChar w:fldCharType="separate"/>
      </w:r>
      <w:r w:rsidRPr="00796203">
        <w:rPr>
          <w:rStyle w:val="Lienhypertexte"/>
          <w:rFonts w:ascii="Arial" w:hAnsi="Arial" w:cs="Arial"/>
          <w:lang w:val="fr-FR"/>
        </w:rPr>
        <w:t>Baessler_AnnuRevImmunol_2024</w:t>
      </w:r>
      <w:r w:rsidR="0054511A">
        <w:rPr>
          <w:rStyle w:val="Lienhypertexte"/>
          <w:rFonts w:ascii="Arial" w:hAnsi="Arial" w:cs="Arial"/>
          <w:lang w:val="fr-FR"/>
        </w:rPr>
        <w:fldChar w:fldCharType="end"/>
      </w:r>
      <w:r w:rsidRPr="00796203">
        <w:rPr>
          <w:rFonts w:ascii="Arial" w:hAnsi="Arial" w:cs="Arial"/>
          <w:lang w:val="fr-FR"/>
        </w:rPr>
        <w:t xml:space="preserve">) et du métabolisme (sur la consommation de glucose et la masse mitochondriale) </w:t>
      </w:r>
      <w:r w:rsidR="0054511A">
        <w:fldChar w:fldCharType="begin"/>
      </w:r>
      <w:r w:rsidR="0054511A" w:rsidRPr="008257D4">
        <w:rPr>
          <w:lang w:val="fr-FR"/>
          <w:rPrChange w:id="933" w:author="LALOY Emilien" w:date="2026-08-20T16:38:00Z">
            <w:rPr/>
          </w:rPrChange>
        </w:rPr>
        <w:instrText xml:space="preserve"> HYPERLINK "file:///C:\\Users\\xtoph\\Downloads\\Baessler_AnnuRevImmunol_2024" </w:instrText>
      </w:r>
      <w:r w:rsidR="0054511A">
        <w:fldChar w:fldCharType="separate"/>
      </w:r>
      <w:r w:rsidRPr="00796203">
        <w:rPr>
          <w:rStyle w:val="Lienhypertexte"/>
          <w:rFonts w:ascii="Arial" w:hAnsi="Arial" w:cs="Arial"/>
          <w:lang w:val="fr-FR"/>
        </w:rPr>
        <w:t>Baessler_AnnuRevImmunol_2024</w:t>
      </w:r>
      <w:r w:rsidR="0054511A">
        <w:rPr>
          <w:rStyle w:val="Lienhypertexte"/>
          <w:rFonts w:ascii="Arial" w:hAnsi="Arial" w:cs="Arial"/>
          <w:lang w:val="fr-FR"/>
        </w:rPr>
        <w:fldChar w:fldCharType="end"/>
      </w:r>
      <w:r w:rsidRPr="00796203">
        <w:rPr>
          <w:rFonts w:ascii="Arial" w:hAnsi="Arial" w:cs="Arial"/>
          <w:lang w:val="fr-FR"/>
        </w:rPr>
        <w:t xml:space="preserve"> rendant ces cellules très différentes des populations de lymphocytes "saines" (</w:t>
      </w:r>
      <w:proofErr w:type="spellStart"/>
      <w:r w:rsidRPr="00796203">
        <w:rPr>
          <w:rFonts w:ascii="Arial" w:hAnsi="Arial" w:cs="Arial"/>
          <w:lang w:val="fr-FR"/>
        </w:rPr>
        <w:t>Tnaïfs</w:t>
      </w:r>
      <w:proofErr w:type="spellEnd"/>
      <w:r w:rsidRPr="00796203">
        <w:rPr>
          <w:rFonts w:ascii="Arial" w:hAnsi="Arial" w:cs="Arial"/>
          <w:lang w:val="fr-FR"/>
        </w:rPr>
        <w:t xml:space="preserve">, </w:t>
      </w:r>
      <w:proofErr w:type="spellStart"/>
      <w:r w:rsidRPr="00796203">
        <w:rPr>
          <w:rFonts w:ascii="Arial" w:hAnsi="Arial" w:cs="Arial"/>
          <w:lang w:val="fr-FR"/>
        </w:rPr>
        <w:t>Teff</w:t>
      </w:r>
      <w:proofErr w:type="spellEnd"/>
      <w:r w:rsidRPr="00796203">
        <w:rPr>
          <w:rFonts w:ascii="Arial" w:hAnsi="Arial" w:cs="Arial"/>
          <w:lang w:val="fr-FR"/>
        </w:rPr>
        <w:t xml:space="preserve"> et </w:t>
      </w:r>
      <w:proofErr w:type="spellStart"/>
      <w:r w:rsidRPr="00796203">
        <w:rPr>
          <w:rFonts w:ascii="Arial" w:hAnsi="Arial" w:cs="Arial"/>
          <w:lang w:val="fr-FR"/>
        </w:rPr>
        <w:t>Tmem</w:t>
      </w:r>
      <w:proofErr w:type="spellEnd"/>
      <w:r w:rsidRPr="00796203">
        <w:rPr>
          <w:rFonts w:ascii="Arial" w:hAnsi="Arial" w:cs="Arial"/>
          <w:lang w:val="fr-FR"/>
        </w:rPr>
        <w:t xml:space="preserve">). </w:t>
      </w:r>
      <w:commentRangeStart w:id="934"/>
      <w:r w:rsidRPr="00796203">
        <w:rPr>
          <w:rFonts w:ascii="Arial" w:hAnsi="Arial" w:cs="Arial"/>
          <w:lang w:val="fr-FR"/>
        </w:rPr>
        <w:t xml:space="preserve">Les Tex dans les cancers présentent également un phénotype associé à la résidence tissulaire avec l'expression de CD69, CD103, CXCR6 ou CD49a, et la répression de CD62L </w:t>
      </w:r>
      <w:r w:rsidR="0054511A">
        <w:fldChar w:fldCharType="begin"/>
      </w:r>
      <w:r w:rsidR="0054511A" w:rsidRPr="008257D4">
        <w:rPr>
          <w:lang w:val="fr-FR"/>
          <w:rPrChange w:id="935" w:author="LALOY Emilien" w:date="2026-08-20T16:38:00Z">
            <w:rPr/>
          </w:rPrChange>
        </w:rPr>
        <w:instrText xml:space="preserve"> HYPERLINK "file:///C:\\Users\\xtoph\\Downloads\\Park_NatImmunol_2026" </w:instrText>
      </w:r>
      <w:r w:rsidR="0054511A">
        <w:fldChar w:fldCharType="separate"/>
      </w:r>
      <w:r w:rsidRPr="00796203">
        <w:rPr>
          <w:rStyle w:val="Lienhypertexte"/>
          <w:rFonts w:ascii="Arial" w:hAnsi="Arial" w:cs="Arial"/>
          <w:lang w:val="fr-FR"/>
        </w:rPr>
        <w:t>Park_NatImmunol_2026</w:t>
      </w:r>
      <w:r w:rsidR="0054511A">
        <w:rPr>
          <w:rStyle w:val="Lienhypertexte"/>
          <w:rFonts w:ascii="Arial" w:hAnsi="Arial" w:cs="Arial"/>
          <w:lang w:val="fr-FR"/>
        </w:rPr>
        <w:fldChar w:fldCharType="end"/>
      </w:r>
      <w:r w:rsidRPr="00796203">
        <w:rPr>
          <w:rFonts w:ascii="Arial" w:hAnsi="Arial" w:cs="Arial"/>
          <w:lang w:val="fr-FR"/>
        </w:rPr>
        <w:t>.</w:t>
      </w:r>
      <w:commentRangeEnd w:id="934"/>
      <w:r w:rsidR="004B0D39">
        <w:rPr>
          <w:rStyle w:val="Marquedecommentaire"/>
          <w:rFonts w:ascii="Arial" w:eastAsiaTheme="minorHAnsi" w:hAnsi="Arial" w:cstheme="minorBidi"/>
          <w:lang w:eastAsia="en-US"/>
        </w:rPr>
        <w:commentReference w:id="934"/>
      </w:r>
    </w:p>
    <w:p w14:paraId="1DB54264" w14:textId="40F1DF26" w:rsidR="004F59EA"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L'épuisement fait intervenir un réseau de facteur</w:t>
      </w:r>
      <w:r w:rsidR="008475B9">
        <w:rPr>
          <w:rFonts w:ascii="Arial" w:hAnsi="Arial" w:cs="Arial"/>
          <w:lang w:val="fr-FR"/>
        </w:rPr>
        <w:t>s</w:t>
      </w:r>
      <w:r w:rsidRPr="00796203">
        <w:rPr>
          <w:rFonts w:ascii="Arial" w:hAnsi="Arial" w:cs="Arial"/>
          <w:lang w:val="fr-FR"/>
        </w:rPr>
        <w:t xml:space="preserve"> de transcription. Parmi ceux-ci, deux sont plus décris que les autres : TCF1 et TOX.</w:t>
      </w:r>
      <w:r w:rsidRPr="00796203">
        <w:rPr>
          <w:rFonts w:ascii="Arial" w:hAnsi="Arial" w:cs="Arial"/>
          <w:lang w:val="fr-FR"/>
        </w:rPr>
        <w:br/>
        <w:t xml:space="preserve">TOX est plus fortement exprimé par les Tex que les autres populations de T, pami lesquelles seuls les Teff expriment transitoirement TOX après une activation TCR </w:t>
      </w:r>
      <w:r w:rsidR="0054511A">
        <w:fldChar w:fldCharType="begin"/>
      </w:r>
      <w:r w:rsidR="0054511A" w:rsidRPr="008257D4">
        <w:rPr>
          <w:lang w:val="fr-FR"/>
          <w:rPrChange w:id="936" w:author="LALOY Emilien" w:date="2026-08-20T16:38:00Z">
            <w:rPr/>
          </w:rPrChange>
        </w:rPr>
        <w:instrText xml:space="preserve"> HYPERLINK "file:///C:\\Users\\xtoph\\Downloads\\Baessler_AnnuRevImmunol_2024" </w:instrText>
      </w:r>
      <w:r w:rsidR="0054511A">
        <w:fldChar w:fldCharType="separate"/>
      </w:r>
      <w:r w:rsidRPr="00796203">
        <w:rPr>
          <w:rStyle w:val="Lienhypertexte"/>
          <w:rFonts w:ascii="Arial" w:hAnsi="Arial" w:cs="Arial"/>
          <w:lang w:val="fr-FR"/>
        </w:rPr>
        <w:t>Baessler_AnnuRevImmunol_2024</w:t>
      </w:r>
      <w:r w:rsidR="0054511A">
        <w:rPr>
          <w:rStyle w:val="Lienhypertexte"/>
          <w:rFonts w:ascii="Arial" w:hAnsi="Arial" w:cs="Arial"/>
          <w:lang w:val="fr-FR"/>
        </w:rPr>
        <w:fldChar w:fldCharType="end"/>
      </w:r>
      <w:r w:rsidRPr="00796203">
        <w:rPr>
          <w:rFonts w:ascii="Arial" w:hAnsi="Arial" w:cs="Arial"/>
          <w:lang w:val="fr-FR"/>
        </w:rPr>
        <w:t>. Les lymphocytes exprimant TOX présentent un phénotype épuisé (PD1+,</w:t>
      </w:r>
      <w:commentRangeStart w:id="937"/>
      <w:r w:rsidR="008475B9">
        <w:rPr>
          <w:rFonts w:ascii="Arial" w:hAnsi="Arial" w:cs="Arial"/>
          <w:lang w:val="fr-FR"/>
        </w:rPr>
        <w:t xml:space="preserve"> </w:t>
      </w:r>
      <w:commentRangeEnd w:id="937"/>
      <w:r w:rsidR="00382433">
        <w:rPr>
          <w:rStyle w:val="Marquedecommentaire"/>
          <w:rFonts w:ascii="Arial" w:eastAsiaTheme="minorHAnsi" w:hAnsi="Arial" w:cstheme="minorBidi"/>
          <w:lang w:eastAsia="en-US"/>
        </w:rPr>
        <w:commentReference w:id="937"/>
      </w:r>
      <w:r w:rsidRPr="00796203">
        <w:rPr>
          <w:rFonts w:ascii="Arial" w:hAnsi="Arial" w:cs="Arial"/>
          <w:lang w:val="fr-FR"/>
        </w:rPr>
        <w:t xml:space="preserve">TIGIT+, LAG3+) et </w:t>
      </w:r>
      <w:commentRangeStart w:id="938"/>
      <w:commentRangeStart w:id="939"/>
      <w:r w:rsidRPr="00796203">
        <w:rPr>
          <w:rFonts w:ascii="Arial" w:hAnsi="Arial" w:cs="Arial"/>
          <w:lang w:val="fr-FR"/>
        </w:rPr>
        <w:t>ne sont pas retrouvés dans les populations de Teff KLRG1+CD127-</w:t>
      </w:r>
      <w:commentRangeEnd w:id="938"/>
      <w:r w:rsidR="008475B9">
        <w:rPr>
          <w:rStyle w:val="Marquedecommentaire"/>
          <w:rFonts w:ascii="Arial" w:eastAsiaTheme="minorHAnsi" w:hAnsi="Arial" w:cstheme="minorBidi"/>
          <w:lang w:eastAsia="en-US"/>
        </w:rPr>
        <w:commentReference w:id="938"/>
      </w:r>
      <w:commentRangeEnd w:id="939"/>
      <w:r w:rsidR="00382433">
        <w:rPr>
          <w:rStyle w:val="Marquedecommentaire"/>
          <w:rFonts w:ascii="Arial" w:eastAsiaTheme="minorHAnsi" w:hAnsi="Arial" w:cstheme="minorBidi"/>
          <w:lang w:eastAsia="en-US"/>
        </w:rPr>
        <w:commentReference w:id="939"/>
      </w:r>
      <w:r w:rsidRPr="00796203">
        <w:rPr>
          <w:rFonts w:ascii="Arial" w:hAnsi="Arial" w:cs="Arial"/>
          <w:lang w:val="fr-FR"/>
        </w:rPr>
        <w:t xml:space="preserve"> </w:t>
      </w:r>
      <w:r w:rsidR="0054511A">
        <w:fldChar w:fldCharType="begin"/>
      </w:r>
      <w:r w:rsidR="0054511A" w:rsidRPr="008257D4">
        <w:rPr>
          <w:lang w:val="fr-FR"/>
          <w:rPrChange w:id="940" w:author="LALOY Emilien" w:date="2026-08-20T16:37:00Z">
            <w:rPr/>
          </w:rPrChange>
        </w:rPr>
        <w:instrText xml:space="preserve"> HYPERLINK "file:///C:\\Users\\xtoph\\Downloads\\Khan_Nature_2019" </w:instrText>
      </w:r>
      <w:r w:rsidR="0054511A">
        <w:fldChar w:fldCharType="separate"/>
      </w:r>
      <w:r w:rsidRPr="00796203">
        <w:rPr>
          <w:rStyle w:val="Lienhypertexte"/>
          <w:rFonts w:ascii="Arial" w:hAnsi="Arial" w:cs="Arial"/>
          <w:lang w:val="fr-FR"/>
        </w:rPr>
        <w:t>Khan_Nature_2019</w:t>
      </w:r>
      <w:r w:rsidR="0054511A">
        <w:rPr>
          <w:rStyle w:val="Lienhypertexte"/>
          <w:rFonts w:ascii="Arial" w:hAnsi="Arial" w:cs="Arial"/>
          <w:lang w:val="fr-FR"/>
        </w:rPr>
        <w:fldChar w:fldCharType="end"/>
      </w:r>
      <w:r w:rsidRPr="00796203">
        <w:rPr>
          <w:rFonts w:ascii="Arial" w:hAnsi="Arial" w:cs="Arial"/>
          <w:lang w:val="fr-FR"/>
        </w:rPr>
        <w:t>. TOX est directement lié à l'épuisement : son expression est conditionné</w:t>
      </w:r>
      <w:r>
        <w:rPr>
          <w:rFonts w:ascii="Arial" w:hAnsi="Arial" w:cs="Arial"/>
          <w:lang w:val="fr-FR"/>
        </w:rPr>
        <w:t>e</w:t>
      </w:r>
      <w:r w:rsidRPr="00796203">
        <w:rPr>
          <w:rFonts w:ascii="Arial" w:hAnsi="Arial" w:cs="Arial"/>
          <w:lang w:val="fr-FR"/>
        </w:rPr>
        <w:t xml:space="preserve"> par la calcineurine (en aval de la signalisation TCR via NFAT) et sa délétion entraîne l'apparition d'un phénotype Teff dans les cellules en condition d'épuisement </w:t>
      </w:r>
      <w:r w:rsidR="0054511A">
        <w:fldChar w:fldCharType="begin"/>
      </w:r>
      <w:r w:rsidR="0054511A" w:rsidRPr="008257D4">
        <w:rPr>
          <w:lang w:val="fr-FR"/>
          <w:rPrChange w:id="941" w:author="LALOY Emilien" w:date="2026-08-20T16:37:00Z">
            <w:rPr/>
          </w:rPrChange>
        </w:rPr>
        <w:instrText xml:space="preserve"> HYPERLINK "file:///C:\\Users\\xtoph\\Downloads\\Khan_Nature_2019" </w:instrText>
      </w:r>
      <w:r w:rsidR="0054511A">
        <w:fldChar w:fldCharType="separate"/>
      </w:r>
      <w:r w:rsidRPr="00796203">
        <w:rPr>
          <w:rStyle w:val="Lienhypertexte"/>
          <w:rFonts w:ascii="Arial" w:hAnsi="Arial" w:cs="Arial"/>
          <w:lang w:val="fr-FR"/>
        </w:rPr>
        <w:t>Khan_Nature_2019</w:t>
      </w:r>
      <w:r w:rsidR="0054511A">
        <w:rPr>
          <w:rStyle w:val="Lienhypertexte"/>
          <w:rFonts w:ascii="Arial" w:hAnsi="Arial" w:cs="Arial"/>
          <w:lang w:val="fr-FR"/>
        </w:rPr>
        <w:fldChar w:fldCharType="end"/>
      </w:r>
      <w:r w:rsidRPr="00796203">
        <w:rPr>
          <w:rFonts w:ascii="Arial" w:hAnsi="Arial" w:cs="Arial"/>
          <w:lang w:val="fr-FR"/>
        </w:rPr>
        <w:t xml:space="preserve">. De plus, la surexpression de TOX suffit à faire exprimer PD1 et à faire diminuer la sécrétion de cytokines dans des lymphocytes </w:t>
      </w:r>
      <w:r w:rsidR="0054511A">
        <w:fldChar w:fldCharType="begin"/>
      </w:r>
      <w:r w:rsidR="0054511A" w:rsidRPr="008257D4">
        <w:rPr>
          <w:lang w:val="fr-FR"/>
          <w:rPrChange w:id="942" w:author="LALOY Emilien" w:date="2026-08-20T16:37:00Z">
            <w:rPr/>
          </w:rPrChange>
        </w:rPr>
        <w:instrText xml:space="preserve"> HYPERLINK "file:///C:\\Users\\xtoph\\Downloads\\Baessler_AnnuRevImmunol_2024" </w:instrText>
      </w:r>
      <w:r w:rsidR="0054511A">
        <w:fldChar w:fldCharType="separate"/>
      </w:r>
      <w:r w:rsidRPr="00796203">
        <w:rPr>
          <w:rStyle w:val="Lienhypertexte"/>
          <w:rFonts w:ascii="Arial" w:hAnsi="Arial" w:cs="Arial"/>
          <w:lang w:val="fr-FR"/>
        </w:rPr>
        <w:t>Baessler_AnnuRevImmunol_2024</w:t>
      </w:r>
      <w:r w:rsidR="0054511A">
        <w:rPr>
          <w:rStyle w:val="Lienhypertexte"/>
          <w:rFonts w:ascii="Arial" w:hAnsi="Arial" w:cs="Arial"/>
          <w:lang w:val="fr-FR"/>
        </w:rPr>
        <w:fldChar w:fldCharType="end"/>
      </w:r>
      <w:r w:rsidRPr="00796203">
        <w:rPr>
          <w:rFonts w:ascii="Arial" w:hAnsi="Arial" w:cs="Arial"/>
          <w:lang w:val="fr-FR"/>
        </w:rPr>
        <w:t xml:space="preserve">. TOX semble avoir une action épigénétique et est capable de lier plusieurs protéines intervenant dans des remaniements épigénétiques comme HBO1 </w:t>
      </w:r>
      <w:r w:rsidR="0054511A">
        <w:fldChar w:fldCharType="begin"/>
      </w:r>
      <w:r w:rsidR="0054511A" w:rsidRPr="008257D4">
        <w:rPr>
          <w:lang w:val="fr-FR"/>
          <w:rPrChange w:id="943" w:author="LALOY Emilien" w:date="2026-08-20T16:37:00Z">
            <w:rPr/>
          </w:rPrChange>
        </w:rPr>
        <w:instrText xml:space="preserve"> HYPERLINK "file:///C:\\Users\\xtoph\\Downloads\\Khan_Nature_2019" </w:instrText>
      </w:r>
      <w:r w:rsidR="0054511A">
        <w:fldChar w:fldCharType="separate"/>
      </w:r>
      <w:r w:rsidRPr="00796203">
        <w:rPr>
          <w:rStyle w:val="Lienhypertexte"/>
          <w:rFonts w:ascii="Arial" w:hAnsi="Arial" w:cs="Arial"/>
          <w:lang w:val="fr-FR"/>
        </w:rPr>
        <w:t>Khan_Nature_2019</w:t>
      </w:r>
      <w:r w:rsidR="0054511A">
        <w:rPr>
          <w:rStyle w:val="Lienhypertexte"/>
          <w:rFonts w:ascii="Arial" w:hAnsi="Arial" w:cs="Arial"/>
          <w:lang w:val="fr-FR"/>
        </w:rPr>
        <w:fldChar w:fldCharType="end"/>
      </w:r>
      <w:r w:rsidRPr="00796203">
        <w:rPr>
          <w:rFonts w:ascii="Arial" w:hAnsi="Arial" w:cs="Arial"/>
          <w:lang w:val="fr-FR"/>
        </w:rPr>
        <w:t>.</w:t>
      </w:r>
      <w:r w:rsidRPr="00796203">
        <w:rPr>
          <w:rFonts w:ascii="Arial" w:hAnsi="Arial" w:cs="Arial"/>
          <w:lang w:val="fr-FR"/>
        </w:rPr>
        <w:br/>
        <w:t xml:space="preserve">TCF1 quant à lui est retrouvé dans toutes les cellules activés </w:t>
      </w:r>
      <w:r w:rsidR="0054511A">
        <w:fldChar w:fldCharType="begin"/>
      </w:r>
      <w:r w:rsidR="0054511A" w:rsidRPr="008257D4">
        <w:rPr>
          <w:lang w:val="fr-FR"/>
          <w:rPrChange w:id="944" w:author="LALOY Emilien" w:date="2026-08-20T16:38:00Z">
            <w:rPr/>
          </w:rPrChange>
        </w:rPr>
        <w:instrText xml:space="preserve"> HYPERLINK "file:///C:\\Users\\xtoph\\Downloads\\Baessler_AnnuRevImmunol_2024" </w:instrText>
      </w:r>
      <w:r w:rsidR="0054511A">
        <w:fldChar w:fldCharType="separate"/>
      </w:r>
      <w:r w:rsidRPr="00796203">
        <w:rPr>
          <w:rStyle w:val="Lienhypertexte"/>
          <w:rFonts w:ascii="Arial" w:hAnsi="Arial" w:cs="Arial"/>
          <w:lang w:val="fr-FR"/>
        </w:rPr>
        <w:t>Baessler_AnnuRevImmunol_2024</w:t>
      </w:r>
      <w:r w:rsidR="0054511A">
        <w:rPr>
          <w:rStyle w:val="Lienhypertexte"/>
          <w:rFonts w:ascii="Arial" w:hAnsi="Arial" w:cs="Arial"/>
          <w:lang w:val="fr-FR"/>
        </w:rPr>
        <w:fldChar w:fldCharType="end"/>
      </w:r>
      <w:r w:rsidRPr="00796203">
        <w:rPr>
          <w:rFonts w:ascii="Arial" w:hAnsi="Arial" w:cs="Arial"/>
          <w:lang w:val="fr-FR"/>
        </w:rPr>
        <w:t xml:space="preserve">. Son expression empêche l'apparition d'un </w:t>
      </w:r>
      <w:r w:rsidRPr="00796203">
        <w:rPr>
          <w:rFonts w:ascii="Arial" w:hAnsi="Arial" w:cs="Arial"/>
          <w:lang w:val="fr-FR"/>
        </w:rPr>
        <w:lastRenderedPageBreak/>
        <w:t xml:space="preserve">phénotype effecteur (BLIMP1, TBET), et promeut un phénotype mémoire ou épuisé (EOMES, BATF, NFATC1) </w:t>
      </w:r>
      <w:r w:rsidR="0054511A">
        <w:fldChar w:fldCharType="begin"/>
      </w:r>
      <w:r w:rsidR="0054511A" w:rsidRPr="008257D4">
        <w:rPr>
          <w:lang w:val="fr-FR"/>
          <w:rPrChange w:id="945" w:author="LALOY Emilien" w:date="2026-08-20T16:37:00Z">
            <w:rPr/>
          </w:rPrChange>
        </w:rPr>
        <w:instrText xml:space="preserve"> HYPERLINK "file:///C:\\Users\\xtoph\\Downloads\\Baessler_AnnuRevImmunol_2024" </w:instrText>
      </w:r>
      <w:r w:rsidR="0054511A">
        <w:fldChar w:fldCharType="separate"/>
      </w:r>
      <w:r w:rsidRPr="00796203">
        <w:rPr>
          <w:rStyle w:val="Lienhypertexte"/>
          <w:rFonts w:ascii="Arial" w:hAnsi="Arial" w:cs="Arial"/>
          <w:lang w:val="fr-FR"/>
        </w:rPr>
        <w:t>Baessler_AnnuRevImmunol_2024</w:t>
      </w:r>
      <w:r w:rsidR="0054511A">
        <w:rPr>
          <w:rStyle w:val="Lienhypertexte"/>
          <w:rFonts w:ascii="Arial" w:hAnsi="Arial" w:cs="Arial"/>
          <w:lang w:val="fr-FR"/>
        </w:rPr>
        <w:fldChar w:fldCharType="end"/>
      </w:r>
      <w:r w:rsidRPr="00796203">
        <w:rPr>
          <w:rFonts w:ascii="Arial" w:hAnsi="Arial" w:cs="Arial"/>
          <w:lang w:val="fr-FR"/>
        </w:rPr>
        <w:t xml:space="preserve">. Contrairement à TOX, l'expression de TCF1 est perdue dans les lymphocytes fortement épuisés, mais son expression permet de distinguer une population de Tex possédant des capacités de cellules souches (voir partie sur l'hétérogénéité des Tex) </w:t>
      </w:r>
      <w:commentRangeStart w:id="946"/>
      <w:r>
        <w:fldChar w:fldCharType="begin"/>
      </w:r>
      <w:r w:rsidR="00296D28" w:rsidRPr="00D45C91">
        <w:rPr>
          <w:lang w:val="fr-FR"/>
        </w:rPr>
        <w:instrText>HYPERLINK "C:\\Users\\xtoph\\Downloads\\Utzschneider_Immunity_2016"</w:instrText>
      </w:r>
      <w:r>
        <w:fldChar w:fldCharType="separate"/>
      </w:r>
      <w:r w:rsidRPr="00796203">
        <w:rPr>
          <w:rStyle w:val="Lienhypertexte"/>
          <w:rFonts w:ascii="Arial" w:hAnsi="Arial" w:cs="Arial"/>
          <w:lang w:val="fr-FR"/>
        </w:rPr>
        <w:t>Utzschneider_Immunity_2016</w:t>
      </w:r>
      <w:r>
        <w:fldChar w:fldCharType="end"/>
      </w:r>
      <w:commentRangeEnd w:id="946"/>
      <w:r w:rsidR="008475B9">
        <w:rPr>
          <w:rStyle w:val="Marquedecommentaire"/>
          <w:rFonts w:ascii="Arial" w:eastAsiaTheme="minorHAnsi" w:hAnsi="Arial" w:cstheme="minorBidi"/>
          <w:lang w:eastAsia="en-US"/>
        </w:rPr>
        <w:commentReference w:id="946"/>
      </w:r>
      <w:r w:rsidRPr="00796203">
        <w:rPr>
          <w:rFonts w:ascii="Arial" w:hAnsi="Arial" w:cs="Arial"/>
          <w:lang w:val="fr-FR"/>
        </w:rPr>
        <w:t>.</w:t>
      </w:r>
    </w:p>
    <w:p w14:paraId="4DC0BA83" w14:textId="4242333F" w:rsidR="004F59EA" w:rsidRPr="00796203" w:rsidRDefault="004F59EA" w:rsidP="004F59EA">
      <w:pPr>
        <w:pStyle w:val="NormalWeb"/>
        <w:spacing w:line="360" w:lineRule="auto"/>
        <w:ind w:firstLine="720"/>
        <w:jc w:val="both"/>
        <w:rPr>
          <w:rFonts w:ascii="Arial" w:hAnsi="Arial" w:cs="Arial"/>
          <w:lang w:val="fr-FR"/>
        </w:rPr>
      </w:pPr>
      <w:commentRangeStart w:id="947"/>
      <w:commentRangeStart w:id="948"/>
      <w:r w:rsidRPr="00796203">
        <w:rPr>
          <w:rFonts w:ascii="Arial" w:hAnsi="Arial" w:cs="Arial"/>
          <w:lang w:val="fr-FR"/>
        </w:rPr>
        <w:t xml:space="preserve">D'autres facteurs de transcriptions sont également exprimés ou réprimés par les Tex, comme TBET, EOMES, BLIMP1, NFAT (et NFATC1), BATF, VHL, FOXO1, FOXP1, TCF1 ou RUNX3 </w:t>
      </w:r>
      <w:r w:rsidR="0054511A">
        <w:fldChar w:fldCharType="begin"/>
      </w:r>
      <w:r w:rsidR="0054511A" w:rsidRPr="008257D4">
        <w:rPr>
          <w:lang w:val="fr-FR"/>
          <w:rPrChange w:id="949" w:author="LALOY Emilien" w:date="2026-08-20T16:38:00Z">
            <w:rPr/>
          </w:rPrChange>
        </w:rPr>
        <w:instrText xml:space="preserve"> HYPERLINK "file:///C:\\Users\\xtoph\\Downloads\\Wherry_NatRevImmunol_2015" </w:instrText>
      </w:r>
      <w:r w:rsidR="0054511A">
        <w:fldChar w:fldCharType="separate"/>
      </w:r>
      <w:r w:rsidRPr="00796203">
        <w:rPr>
          <w:rStyle w:val="Lienhypertexte"/>
          <w:rFonts w:ascii="Arial" w:hAnsi="Arial" w:cs="Arial"/>
          <w:lang w:val="fr-FR"/>
        </w:rPr>
        <w:t>Wherry_NatRevImmunol_2015</w:t>
      </w:r>
      <w:r w:rsidR="0054511A">
        <w:rPr>
          <w:rStyle w:val="Lienhypertexte"/>
          <w:rFonts w:ascii="Arial" w:hAnsi="Arial" w:cs="Arial"/>
          <w:lang w:val="fr-FR"/>
        </w:rPr>
        <w:fldChar w:fldCharType="end"/>
      </w:r>
      <w:r w:rsidRPr="00796203">
        <w:rPr>
          <w:rFonts w:ascii="Arial" w:hAnsi="Arial" w:cs="Arial"/>
          <w:lang w:val="fr-FR"/>
        </w:rPr>
        <w:t xml:space="preserve"> </w:t>
      </w:r>
      <w:r w:rsidR="0054511A">
        <w:fldChar w:fldCharType="begin"/>
      </w:r>
      <w:r w:rsidR="0054511A" w:rsidRPr="008257D4">
        <w:rPr>
          <w:lang w:val="fr-FR"/>
          <w:rPrChange w:id="950" w:author="LALOY Emilien" w:date="2026-08-20T16:38:00Z">
            <w:rPr/>
          </w:rPrChange>
        </w:rPr>
        <w:instrText xml:space="preserve"> HYPERLINK "file:///C:\\Users\\xtoph\\Downloads\\Philip_Nature_2017" </w:instrText>
      </w:r>
      <w:r w:rsidR="0054511A">
        <w:fldChar w:fldCharType="separate"/>
      </w:r>
      <w:r w:rsidRPr="00796203">
        <w:rPr>
          <w:rStyle w:val="Lienhypertexte"/>
          <w:rFonts w:ascii="Arial" w:hAnsi="Arial" w:cs="Arial"/>
          <w:lang w:val="fr-FR"/>
        </w:rPr>
        <w:t>Philip_Nature_2017</w:t>
      </w:r>
      <w:r w:rsidR="0054511A">
        <w:rPr>
          <w:rStyle w:val="Lienhypertexte"/>
          <w:rFonts w:ascii="Arial" w:hAnsi="Arial" w:cs="Arial"/>
          <w:lang w:val="fr-FR"/>
        </w:rPr>
        <w:fldChar w:fldCharType="end"/>
      </w:r>
      <w:r w:rsidRPr="00796203">
        <w:rPr>
          <w:rFonts w:ascii="Arial" w:hAnsi="Arial" w:cs="Arial"/>
          <w:lang w:val="fr-FR"/>
        </w:rPr>
        <w:t xml:space="preserve"> </w:t>
      </w:r>
      <w:r w:rsidR="0054511A">
        <w:fldChar w:fldCharType="begin"/>
      </w:r>
      <w:r w:rsidR="0054511A" w:rsidRPr="008257D4">
        <w:rPr>
          <w:lang w:val="fr-FR"/>
          <w:rPrChange w:id="951" w:author="LALOY Emilien" w:date="2026-08-20T16:38:00Z">
            <w:rPr/>
          </w:rPrChange>
        </w:rPr>
        <w:instrText xml:space="preserve"> HYPERLINK "file:///C:\\Users\\xtoph\\Downloads\\Park_NatImmunol_2026" </w:instrText>
      </w:r>
      <w:r w:rsidR="0054511A">
        <w:fldChar w:fldCharType="separate"/>
      </w:r>
      <w:r w:rsidRPr="00796203">
        <w:rPr>
          <w:rStyle w:val="Lienhypertexte"/>
          <w:rFonts w:ascii="Arial" w:hAnsi="Arial" w:cs="Arial"/>
          <w:lang w:val="fr-FR"/>
        </w:rPr>
        <w:t>Park_NatImmunol_2026</w:t>
      </w:r>
      <w:r w:rsidR="0054511A">
        <w:rPr>
          <w:rStyle w:val="Lienhypertexte"/>
          <w:rFonts w:ascii="Arial" w:hAnsi="Arial" w:cs="Arial"/>
          <w:lang w:val="fr-FR"/>
        </w:rPr>
        <w:fldChar w:fldCharType="end"/>
      </w:r>
      <w:r w:rsidRPr="00796203">
        <w:rPr>
          <w:rFonts w:ascii="Arial" w:hAnsi="Arial" w:cs="Arial"/>
          <w:lang w:val="fr-FR"/>
        </w:rPr>
        <w:t>.</w:t>
      </w:r>
      <w:commentRangeEnd w:id="947"/>
      <w:r w:rsidR="006824F1">
        <w:rPr>
          <w:rStyle w:val="Marquedecommentaire"/>
          <w:rFonts w:ascii="Arial" w:eastAsiaTheme="minorHAnsi" w:hAnsi="Arial" w:cstheme="minorBidi"/>
          <w:lang w:eastAsia="en-US"/>
        </w:rPr>
        <w:commentReference w:id="947"/>
      </w:r>
      <w:commentRangeEnd w:id="948"/>
      <w:r w:rsidR="007160C1">
        <w:rPr>
          <w:rStyle w:val="Marquedecommentaire"/>
          <w:rFonts w:ascii="Arial" w:eastAsiaTheme="minorHAnsi" w:hAnsi="Arial" w:cstheme="minorBidi"/>
          <w:lang w:eastAsia="en-US"/>
        </w:rPr>
        <w:commentReference w:id="948"/>
      </w:r>
    </w:p>
    <w:p w14:paraId="75C018AA" w14:textId="752A9E5D"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La cause principale d'épuisement est la stimulation TCR chronique, dont la signalisation est impliquée dans l'apparition du phénotype (NFAT, SPRY2) </w:t>
      </w:r>
      <w:r w:rsidR="0054511A">
        <w:fldChar w:fldCharType="begin"/>
      </w:r>
      <w:r w:rsidR="0054511A" w:rsidRPr="008257D4">
        <w:rPr>
          <w:lang w:val="fr-FR"/>
          <w:rPrChange w:id="952" w:author="LALOY Emilien" w:date="2026-08-20T16:38:00Z">
            <w:rPr/>
          </w:rPrChange>
        </w:rPr>
        <w:instrText xml:space="preserve"> HYPERLINK "file:///C:\\Users\\xtoph\\Downloads\\Wherry_NatRevImmunol_2015" </w:instrText>
      </w:r>
      <w:r w:rsidR="0054511A">
        <w:fldChar w:fldCharType="separate"/>
      </w:r>
      <w:r w:rsidRPr="00796203">
        <w:rPr>
          <w:rStyle w:val="Lienhypertexte"/>
          <w:rFonts w:ascii="Arial" w:hAnsi="Arial" w:cs="Arial"/>
          <w:lang w:val="fr-FR"/>
        </w:rPr>
        <w:t>Wherry_NatRevImmunol_2015</w:t>
      </w:r>
      <w:r w:rsidR="0054511A">
        <w:rPr>
          <w:rStyle w:val="Lienhypertexte"/>
          <w:rFonts w:ascii="Arial" w:hAnsi="Arial" w:cs="Arial"/>
          <w:lang w:val="fr-FR"/>
        </w:rPr>
        <w:fldChar w:fldCharType="end"/>
      </w:r>
      <w:r w:rsidRPr="00796203">
        <w:rPr>
          <w:rFonts w:ascii="Arial" w:hAnsi="Arial" w:cs="Arial"/>
          <w:lang w:val="fr-FR"/>
        </w:rPr>
        <w:t xml:space="preserve"> (NFATC1) </w:t>
      </w:r>
      <w:r w:rsidR="0054511A">
        <w:fldChar w:fldCharType="begin"/>
      </w:r>
      <w:r w:rsidR="0054511A" w:rsidRPr="008257D4">
        <w:rPr>
          <w:lang w:val="fr-FR"/>
          <w:rPrChange w:id="953" w:author="LALOY Emilien" w:date="2026-08-20T16:38:00Z">
            <w:rPr/>
          </w:rPrChange>
        </w:rPr>
        <w:instrText xml:space="preserve"> HYPERLINK "file:///C:\\Users\\xtoph\\Downloads\\Philip_Nature_2017" </w:instrText>
      </w:r>
      <w:r w:rsidR="0054511A">
        <w:fldChar w:fldCharType="separate"/>
      </w:r>
      <w:r w:rsidRPr="00796203">
        <w:rPr>
          <w:rStyle w:val="Lienhypertexte"/>
          <w:rFonts w:ascii="Arial" w:hAnsi="Arial" w:cs="Arial"/>
          <w:lang w:val="fr-FR"/>
        </w:rPr>
        <w:t>Philip_Nature_2017</w:t>
      </w:r>
      <w:r w:rsidR="0054511A">
        <w:rPr>
          <w:rStyle w:val="Lienhypertexte"/>
          <w:rFonts w:ascii="Arial" w:hAnsi="Arial" w:cs="Arial"/>
          <w:lang w:val="fr-FR"/>
        </w:rPr>
        <w:fldChar w:fldCharType="end"/>
      </w:r>
      <w:r w:rsidRPr="00796203">
        <w:rPr>
          <w:rFonts w:ascii="Arial" w:hAnsi="Arial" w:cs="Arial"/>
          <w:lang w:val="fr-FR"/>
        </w:rPr>
        <w:t xml:space="preserve">. Cependant, d'autres signaux ont été associés à l'épuisement. Le blocage de la signalisation de l'IL10, du </w:t>
      </w:r>
      <w:proofErr w:type="spellStart"/>
      <w:r w:rsidRPr="00796203">
        <w:rPr>
          <w:rFonts w:ascii="Arial" w:hAnsi="Arial" w:cs="Arial"/>
          <w:lang w:val="fr-FR"/>
        </w:rPr>
        <w:t>TGFb</w:t>
      </w:r>
      <w:proofErr w:type="spellEnd"/>
      <w:r w:rsidRPr="00796203">
        <w:rPr>
          <w:rFonts w:ascii="Arial" w:hAnsi="Arial" w:cs="Arial"/>
          <w:lang w:val="fr-FR"/>
        </w:rPr>
        <w:t xml:space="preserve">, des IFN de type I (à des moments tardifs de l'infection uniquement) empêche </w:t>
      </w:r>
      <w:commentRangeStart w:id="954"/>
      <w:commentRangeStart w:id="955"/>
      <w:r w:rsidRPr="00796203">
        <w:rPr>
          <w:rFonts w:ascii="Arial" w:hAnsi="Arial" w:cs="Arial"/>
          <w:lang w:val="fr-FR"/>
        </w:rPr>
        <w:t xml:space="preserve">l'apparition d'un phénotype épuisé sur les lymphocytes </w:t>
      </w:r>
      <w:r w:rsidR="0054511A">
        <w:fldChar w:fldCharType="begin"/>
      </w:r>
      <w:r w:rsidR="0054511A" w:rsidRPr="008257D4">
        <w:rPr>
          <w:lang w:val="fr-FR"/>
          <w:rPrChange w:id="956" w:author="LALOY Emilien" w:date="2026-08-20T16:38:00Z">
            <w:rPr/>
          </w:rPrChange>
        </w:rPr>
        <w:instrText xml:space="preserve"> HYPERLINK "file:///C:\\Users\\xtoph\\Downloads\\Wherry_NatRevImmunol_2015" </w:instrText>
      </w:r>
      <w:r w:rsidR="0054511A">
        <w:fldChar w:fldCharType="separate"/>
      </w:r>
      <w:r w:rsidRPr="00796203">
        <w:rPr>
          <w:rStyle w:val="Lienhypertexte"/>
          <w:rFonts w:ascii="Arial" w:hAnsi="Arial" w:cs="Arial"/>
          <w:lang w:val="fr-FR"/>
        </w:rPr>
        <w:t>Wherry_NatRevImmunol_2015</w:t>
      </w:r>
      <w:r w:rsidR="0054511A">
        <w:rPr>
          <w:rStyle w:val="Lienhypertexte"/>
          <w:rFonts w:ascii="Arial" w:hAnsi="Arial" w:cs="Arial"/>
          <w:lang w:val="fr-FR"/>
        </w:rPr>
        <w:fldChar w:fldCharType="end"/>
      </w:r>
      <w:r w:rsidRPr="00796203">
        <w:rPr>
          <w:rFonts w:ascii="Arial" w:hAnsi="Arial" w:cs="Arial"/>
          <w:lang w:val="fr-FR"/>
        </w:rPr>
        <w:t xml:space="preserve"> </w:t>
      </w:r>
      <w:r w:rsidR="0054511A">
        <w:fldChar w:fldCharType="begin"/>
      </w:r>
      <w:r w:rsidR="0054511A" w:rsidRPr="008257D4">
        <w:rPr>
          <w:lang w:val="fr-FR"/>
          <w:rPrChange w:id="957" w:author="LALOY Emilien" w:date="2026-08-20T16:38:00Z">
            <w:rPr/>
          </w:rPrChange>
        </w:rPr>
        <w:instrText xml:space="preserve"> HYPERLINK "file:///C:\\Users\\xtoph\\Downloads\\Baessler_AnnuRevImmunol_2024" </w:instrText>
      </w:r>
      <w:r w:rsidR="0054511A">
        <w:fldChar w:fldCharType="separate"/>
      </w:r>
      <w:r w:rsidRPr="00796203">
        <w:rPr>
          <w:rStyle w:val="Lienhypertexte"/>
          <w:rFonts w:ascii="Arial" w:hAnsi="Arial" w:cs="Arial"/>
          <w:lang w:val="fr-FR"/>
        </w:rPr>
        <w:t>Baessler_AnnuRevImmunol_2024</w:t>
      </w:r>
      <w:r w:rsidR="0054511A">
        <w:rPr>
          <w:rStyle w:val="Lienhypertexte"/>
          <w:rFonts w:ascii="Arial" w:hAnsi="Arial" w:cs="Arial"/>
          <w:lang w:val="fr-FR"/>
        </w:rPr>
        <w:fldChar w:fldCharType="end"/>
      </w:r>
      <w:r w:rsidRPr="00796203">
        <w:rPr>
          <w:rFonts w:ascii="Arial" w:hAnsi="Arial" w:cs="Arial"/>
          <w:lang w:val="fr-FR"/>
        </w:rPr>
        <w:t xml:space="preserve">. Des fortes doses d'IL2 dans les tumeurs augmente l'épuisement des lymphocytes intra-tumoraux </w:t>
      </w:r>
      <w:r w:rsidR="0054511A">
        <w:fldChar w:fldCharType="begin"/>
      </w:r>
      <w:r w:rsidR="0054511A" w:rsidRPr="008257D4">
        <w:rPr>
          <w:lang w:val="fr-FR"/>
          <w:rPrChange w:id="958" w:author="LALOY Emilien" w:date="2026-08-20T16:38:00Z">
            <w:rPr/>
          </w:rPrChange>
        </w:rPr>
        <w:instrText xml:space="preserve"> HYPERLINK "file:///C:\\Users\\xtoph\\Downloads\\Baessler_AnnuRevImmunol_2024" </w:instrText>
      </w:r>
      <w:r w:rsidR="0054511A">
        <w:fldChar w:fldCharType="separate"/>
      </w:r>
      <w:r w:rsidRPr="00796203">
        <w:rPr>
          <w:rStyle w:val="Lienhypertexte"/>
          <w:rFonts w:ascii="Arial" w:hAnsi="Arial" w:cs="Arial"/>
          <w:lang w:val="fr-FR"/>
        </w:rPr>
        <w:t>Baessler_AnnuRevImmunol_2024</w:t>
      </w:r>
      <w:r w:rsidR="0054511A">
        <w:rPr>
          <w:rStyle w:val="Lienhypertexte"/>
          <w:rFonts w:ascii="Arial" w:hAnsi="Arial" w:cs="Arial"/>
          <w:lang w:val="fr-FR"/>
        </w:rPr>
        <w:fldChar w:fldCharType="end"/>
      </w:r>
      <w:r w:rsidRPr="00796203">
        <w:rPr>
          <w:rFonts w:ascii="Arial" w:hAnsi="Arial" w:cs="Arial"/>
          <w:lang w:val="fr-FR"/>
        </w:rPr>
        <w:t>. L'IL6 et l'IL27 sont capable</w:t>
      </w:r>
      <w:r>
        <w:rPr>
          <w:rFonts w:ascii="Arial" w:hAnsi="Arial" w:cs="Arial"/>
          <w:lang w:val="fr-FR"/>
        </w:rPr>
        <w:t>s</w:t>
      </w:r>
      <w:r w:rsidRPr="00796203">
        <w:rPr>
          <w:rFonts w:ascii="Arial" w:hAnsi="Arial" w:cs="Arial"/>
          <w:lang w:val="fr-FR"/>
        </w:rPr>
        <w:t xml:space="preserve"> d'induire l'expression de CKI (LAG3 pour l'IL6, TIM3, LAG3, PD-L1 et TIGIT pour l'IL27) pouvant contribuer à l'état d'établissement général des cellules </w:t>
      </w:r>
      <w:r w:rsidR="0054511A">
        <w:fldChar w:fldCharType="begin"/>
      </w:r>
      <w:r w:rsidR="0054511A" w:rsidRPr="008257D4">
        <w:rPr>
          <w:lang w:val="fr-FR"/>
          <w:rPrChange w:id="959" w:author="LALOY Emilien" w:date="2026-08-20T16:38:00Z">
            <w:rPr/>
          </w:rPrChange>
        </w:rPr>
        <w:instrText xml:space="preserve"> HYPERLINK "file:///C:\\Users\\xtoph\\Downloads\\Baessler_AnnuRevImmunol_2024" </w:instrText>
      </w:r>
      <w:r w:rsidR="0054511A">
        <w:fldChar w:fldCharType="separate"/>
      </w:r>
      <w:r w:rsidRPr="00796203">
        <w:rPr>
          <w:rStyle w:val="Lienhypertexte"/>
          <w:rFonts w:ascii="Arial" w:hAnsi="Arial" w:cs="Arial"/>
          <w:lang w:val="fr-FR"/>
        </w:rPr>
        <w:t>Baessler_AnnuRevImmunol_2024</w:t>
      </w:r>
      <w:r w:rsidR="0054511A">
        <w:rPr>
          <w:rStyle w:val="Lienhypertexte"/>
          <w:rFonts w:ascii="Arial" w:hAnsi="Arial" w:cs="Arial"/>
          <w:lang w:val="fr-FR"/>
        </w:rPr>
        <w:fldChar w:fldCharType="end"/>
      </w:r>
      <w:r w:rsidRPr="00796203">
        <w:rPr>
          <w:rFonts w:ascii="Arial" w:hAnsi="Arial" w:cs="Arial"/>
          <w:lang w:val="fr-FR"/>
        </w:rPr>
        <w:t xml:space="preserve">. En plus des cytokines, la signalisation inhibitrice des CKI </w:t>
      </w:r>
      <w:r w:rsidR="0054511A">
        <w:fldChar w:fldCharType="begin"/>
      </w:r>
      <w:r w:rsidR="0054511A" w:rsidRPr="008257D4">
        <w:rPr>
          <w:lang w:val="fr-FR"/>
          <w:rPrChange w:id="960" w:author="LALOY Emilien" w:date="2026-08-20T16:38:00Z">
            <w:rPr/>
          </w:rPrChange>
        </w:rPr>
        <w:instrText xml:space="preserve"> HYPERLINK "file:///C:\\Users\\xtoph\\Downloads\\Wherry_NatRevImmunol_2015" </w:instrText>
      </w:r>
      <w:r w:rsidR="0054511A">
        <w:fldChar w:fldCharType="separate"/>
      </w:r>
      <w:r w:rsidRPr="00796203">
        <w:rPr>
          <w:rStyle w:val="Lienhypertexte"/>
          <w:rFonts w:ascii="Arial" w:hAnsi="Arial" w:cs="Arial"/>
          <w:lang w:val="fr-FR"/>
        </w:rPr>
        <w:t>Wherry_NatRevImmunol_2015</w:t>
      </w:r>
      <w:r w:rsidR="0054511A">
        <w:rPr>
          <w:rStyle w:val="Lienhypertexte"/>
          <w:rFonts w:ascii="Arial" w:hAnsi="Arial" w:cs="Arial"/>
          <w:lang w:val="fr-FR"/>
        </w:rPr>
        <w:fldChar w:fldCharType="end"/>
      </w:r>
      <w:r w:rsidRPr="00796203">
        <w:rPr>
          <w:rFonts w:ascii="Arial" w:hAnsi="Arial" w:cs="Arial"/>
          <w:lang w:val="fr-FR"/>
        </w:rPr>
        <w:t xml:space="preserve">, l'absence de lymphocyte CD4 </w:t>
      </w:r>
      <w:r w:rsidR="0054511A">
        <w:fldChar w:fldCharType="begin"/>
      </w:r>
      <w:r w:rsidR="0054511A" w:rsidRPr="008257D4">
        <w:rPr>
          <w:lang w:val="fr-FR"/>
          <w:rPrChange w:id="961" w:author="LALOY Emilien" w:date="2026-08-20T16:38:00Z">
            <w:rPr/>
          </w:rPrChange>
        </w:rPr>
        <w:instrText xml:space="preserve"> HYPERLINK "file:///C:\\Users\\xtoph\\Downloads\\Wherry_NatRevImmunol_2015" </w:instrText>
      </w:r>
      <w:r w:rsidR="0054511A">
        <w:fldChar w:fldCharType="separate"/>
      </w:r>
      <w:r w:rsidRPr="00796203">
        <w:rPr>
          <w:rStyle w:val="Lienhypertexte"/>
          <w:rFonts w:ascii="Arial" w:hAnsi="Arial" w:cs="Arial"/>
          <w:lang w:val="fr-FR"/>
        </w:rPr>
        <w:t>Wherry_NatRevImmunol_2015</w:t>
      </w:r>
      <w:r w:rsidR="0054511A">
        <w:rPr>
          <w:rStyle w:val="Lienhypertexte"/>
          <w:rFonts w:ascii="Arial" w:hAnsi="Arial" w:cs="Arial"/>
          <w:lang w:val="fr-FR"/>
        </w:rPr>
        <w:fldChar w:fldCharType="end"/>
      </w:r>
      <w:r w:rsidRPr="00796203">
        <w:rPr>
          <w:rFonts w:ascii="Arial" w:hAnsi="Arial" w:cs="Arial"/>
          <w:lang w:val="fr-FR"/>
        </w:rPr>
        <w:t xml:space="preserve"> ou l'hypoxie (par la dérégulation du métabolisme oxydatif) </w:t>
      </w:r>
      <w:r w:rsidR="0054511A">
        <w:fldChar w:fldCharType="begin"/>
      </w:r>
      <w:r w:rsidR="0054511A" w:rsidRPr="008257D4">
        <w:rPr>
          <w:lang w:val="fr-FR"/>
          <w:rPrChange w:id="962" w:author="LALOY Emilien" w:date="2026-08-20T16:38:00Z">
            <w:rPr/>
          </w:rPrChange>
        </w:rPr>
        <w:instrText xml:space="preserve"> HYPERLINK "file:///C:\\Users\\xtoph\\Downloads\\Baessler_AnnuRevImmunol_2024" </w:instrText>
      </w:r>
      <w:r w:rsidR="0054511A">
        <w:fldChar w:fldCharType="separate"/>
      </w:r>
      <w:r w:rsidRPr="00796203">
        <w:rPr>
          <w:rStyle w:val="Lienhypertexte"/>
          <w:rFonts w:ascii="Arial" w:hAnsi="Arial" w:cs="Arial"/>
          <w:lang w:val="fr-FR"/>
        </w:rPr>
        <w:t>Baessler_AnnuRevImmunol_2024</w:t>
      </w:r>
      <w:r w:rsidR="0054511A">
        <w:rPr>
          <w:rStyle w:val="Lienhypertexte"/>
          <w:rFonts w:ascii="Arial" w:hAnsi="Arial" w:cs="Arial"/>
          <w:lang w:val="fr-FR"/>
        </w:rPr>
        <w:fldChar w:fldCharType="end"/>
      </w:r>
      <w:r w:rsidRPr="00796203">
        <w:rPr>
          <w:rFonts w:ascii="Arial" w:hAnsi="Arial" w:cs="Arial"/>
          <w:lang w:val="fr-FR"/>
        </w:rPr>
        <w:t xml:space="preserve"> entrainent également l'épuisement.</w:t>
      </w:r>
      <w:commentRangeEnd w:id="954"/>
      <w:r w:rsidR="006824F1">
        <w:rPr>
          <w:rStyle w:val="Marquedecommentaire"/>
          <w:rFonts w:ascii="Arial" w:eastAsiaTheme="minorHAnsi" w:hAnsi="Arial" w:cstheme="minorBidi"/>
          <w:lang w:eastAsia="en-US"/>
        </w:rPr>
        <w:commentReference w:id="954"/>
      </w:r>
      <w:commentRangeEnd w:id="955"/>
      <w:r w:rsidR="007160C1">
        <w:rPr>
          <w:rStyle w:val="Marquedecommentaire"/>
          <w:rFonts w:ascii="Arial" w:eastAsiaTheme="minorHAnsi" w:hAnsi="Arial" w:cstheme="minorBidi"/>
          <w:lang w:eastAsia="en-US"/>
        </w:rPr>
        <w:commentReference w:id="955"/>
      </w:r>
    </w:p>
    <w:p w14:paraId="657F333B" w14:textId="45670446"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L'une des caractéristiques des Tex est de présenter un phénotype épuisé largement différent de celui des Teff. Dans ce sens, les Tex sécrètent peu de cytokines et n'expriment pas CD44, Ly6C ou KLRG1 </w:t>
      </w:r>
      <w:r w:rsidR="0054511A">
        <w:fldChar w:fldCharType="begin"/>
      </w:r>
      <w:r w:rsidR="0054511A" w:rsidRPr="008257D4">
        <w:rPr>
          <w:lang w:val="fr-FR"/>
          <w:rPrChange w:id="963" w:author="LALOY Emilien" w:date="2026-08-20T16:38:00Z">
            <w:rPr/>
          </w:rPrChange>
        </w:rPr>
        <w:instrText xml:space="preserve"> HYPERLINK "file:///C:\\Users\\xtoph\\Downloads\\Wherry_NatRevImmunol_2015" </w:instrText>
      </w:r>
      <w:r w:rsidR="0054511A">
        <w:fldChar w:fldCharType="separate"/>
      </w:r>
      <w:r w:rsidRPr="00796203">
        <w:rPr>
          <w:rStyle w:val="Lienhypertexte"/>
          <w:rFonts w:ascii="Arial" w:hAnsi="Arial" w:cs="Arial"/>
          <w:lang w:val="fr-FR"/>
        </w:rPr>
        <w:t>Wherry_NatRevImmunol_2015</w:t>
      </w:r>
      <w:r w:rsidR="0054511A">
        <w:rPr>
          <w:rStyle w:val="Lienhypertexte"/>
          <w:rFonts w:ascii="Arial" w:hAnsi="Arial" w:cs="Arial"/>
          <w:lang w:val="fr-FR"/>
        </w:rPr>
        <w:fldChar w:fldCharType="end"/>
      </w:r>
      <w:r w:rsidRPr="00796203">
        <w:rPr>
          <w:rFonts w:ascii="Arial" w:hAnsi="Arial" w:cs="Arial"/>
          <w:lang w:val="fr-FR"/>
        </w:rPr>
        <w:t xml:space="preserve">. Il a aussi été montré que les Tex ne se différenciaient pas à partir de Teff KLRG1+(CD127-) mais seulement de MPEC KLRG1-CD127+ </w:t>
      </w:r>
      <w:r w:rsidR="0054511A">
        <w:fldChar w:fldCharType="begin"/>
      </w:r>
      <w:r w:rsidR="0054511A" w:rsidRPr="008257D4">
        <w:rPr>
          <w:lang w:val="fr-FR"/>
          <w:rPrChange w:id="964" w:author="LALOY Emilien" w:date="2026-08-20T16:38:00Z">
            <w:rPr/>
          </w:rPrChange>
        </w:rPr>
        <w:instrText xml:space="preserve"> HYPERLINK "file:///C:\\Users\\xtoph\\Downloads\\Wherry_NatRevImmunol_2015" </w:instrText>
      </w:r>
      <w:r w:rsidR="0054511A">
        <w:fldChar w:fldCharType="separate"/>
      </w:r>
      <w:r w:rsidRPr="00796203">
        <w:rPr>
          <w:rStyle w:val="Lienhypertexte"/>
          <w:rFonts w:ascii="Arial" w:hAnsi="Arial" w:cs="Arial"/>
          <w:lang w:val="fr-FR"/>
        </w:rPr>
        <w:t>Wherry_NatRevImmunol_2015</w:t>
      </w:r>
      <w:r w:rsidR="0054511A">
        <w:rPr>
          <w:rStyle w:val="Lienhypertexte"/>
          <w:rFonts w:ascii="Arial" w:hAnsi="Arial" w:cs="Arial"/>
          <w:lang w:val="fr-FR"/>
        </w:rPr>
        <w:fldChar w:fldCharType="end"/>
      </w:r>
      <w:r w:rsidRPr="00796203">
        <w:rPr>
          <w:rFonts w:ascii="Arial" w:hAnsi="Arial" w:cs="Arial"/>
          <w:lang w:val="fr-FR"/>
        </w:rPr>
        <w:t xml:space="preserve"> </w:t>
      </w:r>
      <w:r w:rsidR="0054511A">
        <w:fldChar w:fldCharType="begin"/>
      </w:r>
      <w:r w:rsidR="0054511A" w:rsidRPr="008257D4">
        <w:rPr>
          <w:lang w:val="fr-FR"/>
          <w:rPrChange w:id="965" w:author="LALOY Emilien" w:date="2026-08-20T16:38:00Z">
            <w:rPr/>
          </w:rPrChange>
        </w:rPr>
        <w:instrText xml:space="preserve"> HYPERLINK "file:///C:\\Users\\xtoph\\Downloads\\Angelosanto_JVirol_2012" </w:instrText>
      </w:r>
      <w:r w:rsidR="0054511A">
        <w:fldChar w:fldCharType="separate"/>
      </w:r>
      <w:r w:rsidRPr="00796203">
        <w:rPr>
          <w:rStyle w:val="Lienhypertexte"/>
          <w:rFonts w:ascii="Arial" w:hAnsi="Arial" w:cs="Arial"/>
          <w:lang w:val="fr-FR"/>
        </w:rPr>
        <w:t>Angelosanto_JVirol_2012</w:t>
      </w:r>
      <w:r w:rsidR="0054511A">
        <w:rPr>
          <w:rStyle w:val="Lienhypertexte"/>
          <w:rFonts w:ascii="Arial" w:hAnsi="Arial" w:cs="Arial"/>
          <w:lang w:val="fr-FR"/>
        </w:rPr>
        <w:fldChar w:fldCharType="end"/>
      </w:r>
      <w:r w:rsidRPr="00796203">
        <w:rPr>
          <w:rFonts w:ascii="Arial" w:hAnsi="Arial" w:cs="Arial"/>
          <w:lang w:val="fr-FR"/>
        </w:rPr>
        <w:t xml:space="preserve">, </w:t>
      </w:r>
      <w:commentRangeStart w:id="966"/>
      <w:commentRangeStart w:id="967"/>
      <w:r w:rsidRPr="00796203">
        <w:rPr>
          <w:rFonts w:ascii="Arial" w:hAnsi="Arial" w:cs="Arial"/>
          <w:lang w:val="fr-FR"/>
        </w:rPr>
        <w:t xml:space="preserve">ce qui suggère que les Tex sont plutôt une dysfonction de la différenciation des </w:t>
      </w:r>
      <w:proofErr w:type="spellStart"/>
      <w:r w:rsidRPr="00796203">
        <w:rPr>
          <w:rFonts w:ascii="Arial" w:hAnsi="Arial" w:cs="Arial"/>
          <w:lang w:val="fr-FR"/>
        </w:rPr>
        <w:t>Tmem</w:t>
      </w:r>
      <w:proofErr w:type="spellEnd"/>
      <w:r w:rsidRPr="00796203">
        <w:rPr>
          <w:rFonts w:ascii="Arial" w:hAnsi="Arial" w:cs="Arial"/>
          <w:lang w:val="fr-FR"/>
        </w:rPr>
        <w:t xml:space="preserve"> que des </w:t>
      </w:r>
      <w:proofErr w:type="spellStart"/>
      <w:r w:rsidRPr="00796203">
        <w:rPr>
          <w:rFonts w:ascii="Arial" w:hAnsi="Arial" w:cs="Arial"/>
          <w:lang w:val="fr-FR"/>
        </w:rPr>
        <w:t>Teff</w:t>
      </w:r>
      <w:proofErr w:type="spellEnd"/>
      <w:r w:rsidRPr="00796203">
        <w:rPr>
          <w:rFonts w:ascii="Arial" w:hAnsi="Arial" w:cs="Arial"/>
          <w:lang w:val="fr-FR"/>
        </w:rPr>
        <w:t>.</w:t>
      </w:r>
      <w:commentRangeEnd w:id="966"/>
      <w:r w:rsidR="000112E0">
        <w:rPr>
          <w:rStyle w:val="Marquedecommentaire"/>
          <w:rFonts w:ascii="Arial" w:eastAsiaTheme="minorHAnsi" w:hAnsi="Arial" w:cstheme="minorBidi"/>
          <w:lang w:eastAsia="en-US"/>
        </w:rPr>
        <w:commentReference w:id="966"/>
      </w:r>
      <w:commentRangeEnd w:id="967"/>
      <w:r w:rsidR="00DE1759">
        <w:rPr>
          <w:rStyle w:val="Marquedecommentaire"/>
          <w:rFonts w:ascii="Arial" w:eastAsiaTheme="minorHAnsi" w:hAnsi="Arial" w:cstheme="minorBidi"/>
          <w:lang w:eastAsia="en-US"/>
        </w:rPr>
        <w:commentReference w:id="967"/>
      </w:r>
    </w:p>
    <w:p w14:paraId="5BDD59D7" w14:textId="359E6465"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lastRenderedPageBreak/>
        <w:t xml:space="preserve">Cependant, contrairement aux </w:t>
      </w:r>
      <w:proofErr w:type="spellStart"/>
      <w:r w:rsidRPr="00796203">
        <w:rPr>
          <w:rFonts w:ascii="Arial" w:hAnsi="Arial" w:cs="Arial"/>
          <w:lang w:val="fr-FR"/>
        </w:rPr>
        <w:t>Tmem</w:t>
      </w:r>
      <w:proofErr w:type="spellEnd"/>
      <w:r w:rsidRPr="00796203">
        <w:rPr>
          <w:rFonts w:ascii="Arial" w:hAnsi="Arial" w:cs="Arial"/>
          <w:lang w:val="fr-FR"/>
        </w:rPr>
        <w:t xml:space="preserve">, les Tex ne dépendent pas de signaux cytokiniques pour leur survie, et ne répondent pas à l'IL7 ou à l'IL15 (et n'expriment pas leur récepteurs) </w:t>
      </w:r>
      <w:commentRangeStart w:id="968"/>
      <w:r>
        <w:fldChar w:fldCharType="begin"/>
      </w:r>
      <w:r w:rsidR="00296D28" w:rsidRPr="00D45C91">
        <w:rPr>
          <w:lang w:val="fr-FR"/>
        </w:rPr>
        <w:instrText>HYPERLINK "C:\\Users\\xtoph\\Downloads\\Wherry_NatRevImmunol_2015"</w:instrText>
      </w:r>
      <w:r>
        <w:fldChar w:fldCharType="separate"/>
      </w:r>
      <w:r w:rsidRPr="00796203">
        <w:rPr>
          <w:rStyle w:val="Lienhypertexte"/>
          <w:rFonts w:ascii="Arial" w:hAnsi="Arial" w:cs="Arial"/>
          <w:lang w:val="fr-FR"/>
        </w:rPr>
        <w:t>Wherry_NatRevImmunol_2015</w:t>
      </w:r>
      <w:r>
        <w:fldChar w:fldCharType="end"/>
      </w:r>
      <w:r w:rsidRPr="00796203">
        <w:rPr>
          <w:rFonts w:ascii="Arial" w:hAnsi="Arial" w:cs="Arial"/>
          <w:lang w:val="fr-FR"/>
        </w:rPr>
        <w:t xml:space="preserve"> </w:t>
      </w:r>
      <w:r w:rsidR="0054511A">
        <w:fldChar w:fldCharType="begin"/>
      </w:r>
      <w:r w:rsidR="0054511A" w:rsidRPr="008257D4">
        <w:rPr>
          <w:lang w:val="fr-FR"/>
          <w:rPrChange w:id="969" w:author="LALOY Emilien" w:date="2026-08-20T16:37:00Z">
            <w:rPr/>
          </w:rPrChange>
        </w:rPr>
        <w:instrText xml:space="preserve"> HYPERLINK "file:///C:\\Users\\xtoph\\Downloads\\Akbar_NatRevImmunol_2011" </w:instrText>
      </w:r>
      <w:r w:rsidR="0054511A">
        <w:fldChar w:fldCharType="separate"/>
      </w:r>
      <w:r w:rsidRPr="00796203">
        <w:rPr>
          <w:rStyle w:val="Lienhypertexte"/>
          <w:rFonts w:ascii="Arial" w:hAnsi="Arial" w:cs="Arial"/>
          <w:lang w:val="fr-FR"/>
        </w:rPr>
        <w:t>Akbar_NatRevImmunol_2011</w:t>
      </w:r>
      <w:r w:rsidR="0054511A">
        <w:rPr>
          <w:rStyle w:val="Lienhypertexte"/>
          <w:rFonts w:ascii="Arial" w:hAnsi="Arial" w:cs="Arial"/>
          <w:lang w:val="fr-FR"/>
        </w:rPr>
        <w:fldChar w:fldCharType="end"/>
      </w:r>
      <w:r w:rsidRPr="00796203">
        <w:rPr>
          <w:rFonts w:ascii="Arial" w:hAnsi="Arial" w:cs="Arial"/>
          <w:lang w:val="fr-FR"/>
        </w:rPr>
        <w:t xml:space="preserve">. Dans ce sens, seul la stimulation TCR est responsable du maintien des Tex dans leur milieu, et le transfert de Tex dans des souris naïves sans antigène provoque leur contraction </w:t>
      </w:r>
      <w:r w:rsidR="0054511A">
        <w:fldChar w:fldCharType="begin"/>
      </w:r>
      <w:r w:rsidR="0054511A" w:rsidRPr="008257D4">
        <w:rPr>
          <w:lang w:val="fr-FR"/>
          <w:rPrChange w:id="970" w:author="LALOY Emilien" w:date="2026-08-20T16:38:00Z">
            <w:rPr/>
          </w:rPrChange>
        </w:rPr>
        <w:instrText xml:space="preserve"> HYPERLINK "file:///C:\\Users\\xtoph\\Downloads\\Angelosanto_JVirol_2012" </w:instrText>
      </w:r>
      <w:r w:rsidR="0054511A">
        <w:fldChar w:fldCharType="separate"/>
      </w:r>
      <w:r w:rsidRPr="00796203">
        <w:rPr>
          <w:rStyle w:val="Lienhypertexte"/>
          <w:rFonts w:ascii="Arial" w:hAnsi="Arial" w:cs="Arial"/>
          <w:lang w:val="fr-FR"/>
        </w:rPr>
        <w:t>Angelosanto_JVirol_2012</w:t>
      </w:r>
      <w:r w:rsidR="0054511A">
        <w:rPr>
          <w:rStyle w:val="Lienhypertexte"/>
          <w:rFonts w:ascii="Arial" w:hAnsi="Arial" w:cs="Arial"/>
          <w:lang w:val="fr-FR"/>
        </w:rPr>
        <w:fldChar w:fldCharType="end"/>
      </w:r>
      <w:r w:rsidRPr="00796203">
        <w:rPr>
          <w:rFonts w:ascii="Arial" w:hAnsi="Arial" w:cs="Arial"/>
          <w:lang w:val="fr-FR"/>
        </w:rPr>
        <w:t xml:space="preserve">. Les Tex prolifèrent beaucoup plus que les </w:t>
      </w:r>
      <w:proofErr w:type="spellStart"/>
      <w:r w:rsidRPr="00796203">
        <w:rPr>
          <w:rFonts w:ascii="Arial" w:hAnsi="Arial" w:cs="Arial"/>
          <w:lang w:val="fr-FR"/>
        </w:rPr>
        <w:t>Tmem</w:t>
      </w:r>
      <w:proofErr w:type="spellEnd"/>
      <w:r w:rsidRPr="00796203">
        <w:rPr>
          <w:rFonts w:ascii="Arial" w:hAnsi="Arial" w:cs="Arial"/>
          <w:lang w:val="fr-FR"/>
        </w:rPr>
        <w:t xml:space="preserve"> (5-7 fois par semaine, contre 1-2 fois par mois pour les </w:t>
      </w:r>
      <w:proofErr w:type="spellStart"/>
      <w:r w:rsidRPr="00796203">
        <w:rPr>
          <w:rFonts w:ascii="Arial" w:hAnsi="Arial" w:cs="Arial"/>
          <w:lang w:val="fr-FR"/>
        </w:rPr>
        <w:t>Tmem</w:t>
      </w:r>
      <w:proofErr w:type="spellEnd"/>
      <w:r w:rsidRPr="00796203">
        <w:rPr>
          <w:rFonts w:ascii="Arial" w:hAnsi="Arial" w:cs="Arial"/>
          <w:lang w:val="fr-FR"/>
        </w:rPr>
        <w:t xml:space="preserve">) </w:t>
      </w:r>
      <w:r w:rsidR="0054511A">
        <w:fldChar w:fldCharType="begin"/>
      </w:r>
      <w:r w:rsidR="0054511A" w:rsidRPr="008257D4">
        <w:rPr>
          <w:lang w:val="fr-FR"/>
          <w:rPrChange w:id="971" w:author="LALOY Emilien" w:date="2026-08-20T16:38:00Z">
            <w:rPr/>
          </w:rPrChange>
        </w:rPr>
        <w:instrText xml:space="preserve"> HYPERLINK "file:///C:\\Users\\xtoph\\Downloads\\Wherry_NatRevImmunol_2015" </w:instrText>
      </w:r>
      <w:r w:rsidR="0054511A">
        <w:fldChar w:fldCharType="separate"/>
      </w:r>
      <w:r w:rsidRPr="00796203">
        <w:rPr>
          <w:rStyle w:val="Lienhypertexte"/>
          <w:rFonts w:ascii="Arial" w:hAnsi="Arial" w:cs="Arial"/>
          <w:lang w:val="fr-FR"/>
        </w:rPr>
        <w:t>Wherry_NatRevImmunol_2015</w:t>
      </w:r>
      <w:r w:rsidR="0054511A">
        <w:rPr>
          <w:rStyle w:val="Lienhypertexte"/>
          <w:rFonts w:ascii="Arial" w:hAnsi="Arial" w:cs="Arial"/>
          <w:lang w:val="fr-FR"/>
        </w:rPr>
        <w:fldChar w:fldCharType="end"/>
      </w:r>
      <w:r w:rsidRPr="00796203">
        <w:rPr>
          <w:rFonts w:ascii="Arial" w:hAnsi="Arial" w:cs="Arial"/>
          <w:lang w:val="fr-FR"/>
        </w:rPr>
        <w:t>.</w:t>
      </w:r>
      <w:commentRangeEnd w:id="968"/>
      <w:r w:rsidR="000112E0">
        <w:rPr>
          <w:rStyle w:val="Marquedecommentaire"/>
          <w:rFonts w:ascii="Arial" w:eastAsiaTheme="minorHAnsi" w:hAnsi="Arial" w:cstheme="minorBidi"/>
          <w:lang w:eastAsia="en-US"/>
        </w:rPr>
        <w:commentReference w:id="968"/>
      </w:r>
    </w:p>
    <w:p w14:paraId="55CC6D2A" w14:textId="03EB8A61"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L'épuisement existe en réalité sur un continuum de différenciation. Dans ce sens, il existe des cellules moins épuisées que d'autres. </w:t>
      </w:r>
      <w:r w:rsidR="00335EE0">
        <w:rPr>
          <w:rFonts w:ascii="Arial" w:hAnsi="Arial" w:cs="Arial"/>
          <w:lang w:val="fr-FR"/>
        </w:rPr>
        <w:t>Ainsi, il a été observé</w:t>
      </w:r>
      <w:r w:rsidRPr="00796203">
        <w:rPr>
          <w:rFonts w:ascii="Arial" w:hAnsi="Arial" w:cs="Arial"/>
          <w:lang w:val="fr-FR"/>
        </w:rPr>
        <w:t xml:space="preserve"> qu'il existe des populations de lymphocytes épuisés capable</w:t>
      </w:r>
      <w:r w:rsidR="000112E0">
        <w:rPr>
          <w:rFonts w:ascii="Arial" w:hAnsi="Arial" w:cs="Arial"/>
          <w:lang w:val="fr-FR"/>
        </w:rPr>
        <w:t>s</w:t>
      </w:r>
      <w:r w:rsidRPr="00796203">
        <w:rPr>
          <w:rFonts w:ascii="Arial" w:hAnsi="Arial" w:cs="Arial"/>
          <w:lang w:val="fr-FR"/>
        </w:rPr>
        <w:t xml:space="preserve"> de prolifération et d'auto-renouvellement. Déjà, des lymphocytes extraits d'une infection chronique LCMV et réinjectés dans une nouvelle souris naïve peuvent se </w:t>
      </w:r>
      <w:proofErr w:type="spellStart"/>
      <w:r w:rsidRPr="00796203">
        <w:rPr>
          <w:rFonts w:ascii="Arial" w:hAnsi="Arial" w:cs="Arial"/>
          <w:lang w:val="fr-FR"/>
        </w:rPr>
        <w:t>dé-différencier</w:t>
      </w:r>
      <w:proofErr w:type="spellEnd"/>
      <w:r w:rsidRPr="00796203">
        <w:rPr>
          <w:rFonts w:ascii="Arial" w:hAnsi="Arial" w:cs="Arial"/>
          <w:lang w:val="fr-FR"/>
        </w:rPr>
        <w:t xml:space="preserve"> et redevenir des </w:t>
      </w:r>
      <w:commentRangeStart w:id="972"/>
      <w:proofErr w:type="spellStart"/>
      <w:r w:rsidR="00335EE0">
        <w:rPr>
          <w:rFonts w:ascii="Arial" w:hAnsi="Arial" w:cs="Arial"/>
          <w:lang w:val="fr-FR"/>
        </w:rPr>
        <w:t>Teff</w:t>
      </w:r>
      <w:proofErr w:type="spellEnd"/>
      <w:r w:rsidR="00335EE0">
        <w:rPr>
          <w:rFonts w:ascii="Arial" w:hAnsi="Arial" w:cs="Arial"/>
          <w:lang w:val="fr-FR"/>
        </w:rPr>
        <w:t xml:space="preserve"> et </w:t>
      </w:r>
      <w:proofErr w:type="spellStart"/>
      <w:r w:rsidR="00335EE0">
        <w:rPr>
          <w:rFonts w:ascii="Arial" w:hAnsi="Arial" w:cs="Arial"/>
          <w:lang w:val="fr-FR"/>
        </w:rPr>
        <w:t>Tmem</w:t>
      </w:r>
      <w:proofErr w:type="spellEnd"/>
      <w:r w:rsidR="00335EE0">
        <w:rPr>
          <w:rFonts w:ascii="Arial" w:hAnsi="Arial" w:cs="Arial"/>
          <w:lang w:val="fr-FR"/>
        </w:rPr>
        <w:t>,</w:t>
      </w:r>
      <w:r w:rsidRPr="00796203">
        <w:rPr>
          <w:rFonts w:ascii="Arial" w:hAnsi="Arial" w:cs="Arial"/>
          <w:lang w:val="fr-FR"/>
        </w:rPr>
        <w:t xml:space="preserve"> </w:t>
      </w:r>
      <w:commentRangeEnd w:id="972"/>
      <w:r w:rsidR="0009454D">
        <w:rPr>
          <w:rStyle w:val="Marquedecommentaire"/>
          <w:rFonts w:ascii="Arial" w:eastAsiaTheme="minorHAnsi" w:hAnsi="Arial" w:cstheme="minorBidi"/>
          <w:lang w:eastAsia="en-US"/>
        </w:rPr>
        <w:commentReference w:id="972"/>
      </w:r>
      <w:r w:rsidRPr="00796203">
        <w:rPr>
          <w:rFonts w:ascii="Arial" w:hAnsi="Arial" w:cs="Arial"/>
          <w:lang w:val="fr-FR"/>
        </w:rPr>
        <w:t xml:space="preserve">mais cette capacité est perdue avec la longueur de l'infection jusqu'à complètement disparaitre après 2-4 semaines </w:t>
      </w:r>
      <w:r w:rsidR="0054511A">
        <w:fldChar w:fldCharType="begin"/>
      </w:r>
      <w:r w:rsidR="0054511A" w:rsidRPr="008257D4">
        <w:rPr>
          <w:lang w:val="fr-FR"/>
          <w:rPrChange w:id="973" w:author="LALOY Emilien" w:date="2026-08-20T16:38:00Z">
            <w:rPr/>
          </w:rPrChange>
        </w:rPr>
        <w:instrText xml:space="preserve"> HYPERLINK "file:///C:\\Users\\xtoph\\Downloads\\Angelosanto_JVirol_2012" </w:instrText>
      </w:r>
      <w:r w:rsidR="0054511A">
        <w:fldChar w:fldCharType="separate"/>
      </w:r>
      <w:r w:rsidRPr="00796203">
        <w:rPr>
          <w:rStyle w:val="Lienhypertexte"/>
          <w:rFonts w:ascii="Arial" w:hAnsi="Arial" w:cs="Arial"/>
          <w:lang w:val="fr-FR"/>
        </w:rPr>
        <w:t>Angelosanto_JVirol_2012</w:t>
      </w:r>
      <w:r w:rsidR="0054511A">
        <w:rPr>
          <w:rStyle w:val="Lienhypertexte"/>
          <w:rFonts w:ascii="Arial" w:hAnsi="Arial" w:cs="Arial"/>
          <w:lang w:val="fr-FR"/>
        </w:rPr>
        <w:fldChar w:fldCharType="end"/>
      </w:r>
      <w:r w:rsidRPr="00796203">
        <w:rPr>
          <w:rFonts w:ascii="Arial" w:hAnsi="Arial" w:cs="Arial"/>
          <w:lang w:val="fr-FR"/>
        </w:rPr>
        <w:t xml:space="preserve">. Ces résultats coïncident avec ceux de </w:t>
      </w:r>
      <w:r w:rsidR="0054511A">
        <w:fldChar w:fldCharType="begin"/>
      </w:r>
      <w:r w:rsidR="0054511A" w:rsidRPr="008257D4">
        <w:rPr>
          <w:lang w:val="fr-FR"/>
          <w:rPrChange w:id="974" w:author="LALOY Emilien" w:date="2026-08-20T16:38:00Z">
            <w:rPr/>
          </w:rPrChange>
        </w:rPr>
        <w:instrText xml:space="preserve"> HYPERLINK "file:///C:\\Users\\xtoph\\Downloads\\Philip_Nature_2017" </w:instrText>
      </w:r>
      <w:r w:rsidR="0054511A">
        <w:fldChar w:fldCharType="separate"/>
      </w:r>
      <w:r w:rsidRPr="00796203">
        <w:rPr>
          <w:rStyle w:val="Lienhypertexte"/>
          <w:rFonts w:ascii="Arial" w:hAnsi="Arial" w:cs="Arial"/>
          <w:lang w:val="fr-FR"/>
        </w:rPr>
        <w:t>Philip_Nature_2017</w:t>
      </w:r>
      <w:r w:rsidR="0054511A">
        <w:rPr>
          <w:rStyle w:val="Lienhypertexte"/>
          <w:rFonts w:ascii="Arial" w:hAnsi="Arial" w:cs="Arial"/>
          <w:lang w:val="fr-FR"/>
        </w:rPr>
        <w:fldChar w:fldCharType="end"/>
      </w:r>
      <w:r w:rsidRPr="00796203">
        <w:rPr>
          <w:rFonts w:ascii="Arial" w:hAnsi="Arial" w:cs="Arial"/>
          <w:lang w:val="fr-FR"/>
        </w:rPr>
        <w:t>, qui montre</w:t>
      </w:r>
      <w:r w:rsidR="0009454D">
        <w:rPr>
          <w:rFonts w:ascii="Arial" w:hAnsi="Arial" w:cs="Arial"/>
          <w:lang w:val="fr-FR"/>
        </w:rPr>
        <w:t>nt</w:t>
      </w:r>
      <w:r w:rsidRPr="00796203">
        <w:rPr>
          <w:rFonts w:ascii="Arial" w:hAnsi="Arial" w:cs="Arial"/>
          <w:lang w:val="fr-FR"/>
        </w:rPr>
        <w:t xml:space="preserve"> que les lymphocytes en cours d'épuisement présentent des grand </w:t>
      </w:r>
      <w:commentRangeStart w:id="975"/>
      <w:commentRangeStart w:id="976"/>
      <w:r w:rsidRPr="00796203">
        <w:rPr>
          <w:rFonts w:ascii="Arial" w:hAnsi="Arial" w:cs="Arial"/>
          <w:lang w:val="fr-FR"/>
        </w:rPr>
        <w:t xml:space="preserve">changements épigénétiques </w:t>
      </w:r>
      <w:commentRangeEnd w:id="975"/>
      <w:r w:rsidR="0009454D">
        <w:rPr>
          <w:rStyle w:val="Marquedecommentaire"/>
          <w:rFonts w:ascii="Arial" w:eastAsiaTheme="minorHAnsi" w:hAnsi="Arial" w:cstheme="minorBidi"/>
          <w:lang w:eastAsia="en-US"/>
        </w:rPr>
        <w:commentReference w:id="975"/>
      </w:r>
      <w:commentRangeEnd w:id="976"/>
      <w:r w:rsidR="00335EE0">
        <w:rPr>
          <w:rStyle w:val="Marquedecommentaire"/>
          <w:rFonts w:ascii="Arial" w:eastAsiaTheme="minorHAnsi" w:hAnsi="Arial" w:cstheme="minorBidi"/>
          <w:lang w:eastAsia="en-US"/>
        </w:rPr>
        <w:commentReference w:id="976"/>
      </w:r>
      <w:r w:rsidRPr="00796203">
        <w:rPr>
          <w:rFonts w:ascii="Arial" w:hAnsi="Arial" w:cs="Arial"/>
          <w:lang w:val="fr-FR"/>
        </w:rPr>
        <w:t>entre le jour 7 et 14</w:t>
      </w:r>
      <w:r w:rsidR="00335EE0">
        <w:rPr>
          <w:rFonts w:ascii="Arial" w:hAnsi="Arial" w:cs="Arial"/>
          <w:lang w:val="fr-FR"/>
        </w:rPr>
        <w:t xml:space="preserve"> (principalement liés à la signalisation NFATC1, bloquant la signalisation TCR, la production de cytokine et la voie Wnt/TCF1)</w:t>
      </w:r>
      <w:r w:rsidRPr="00796203">
        <w:rPr>
          <w:rFonts w:ascii="Arial" w:hAnsi="Arial" w:cs="Arial"/>
          <w:lang w:val="fr-FR"/>
        </w:rPr>
        <w:t xml:space="preserve">. Dans ce modèle, le phénotype épuisé des lymphocytes extraits avant, mais pas après le jour 12 peut être restauré par un traitement </w:t>
      </w:r>
      <w:r w:rsidRPr="00796203">
        <w:rPr>
          <w:rStyle w:val="Accentuation"/>
          <w:rFonts w:ascii="Arial" w:hAnsi="Arial" w:cs="Arial"/>
          <w:lang w:val="fr-FR"/>
        </w:rPr>
        <w:t>ex vivo</w:t>
      </w:r>
      <w:r w:rsidRPr="00796203">
        <w:rPr>
          <w:rFonts w:ascii="Arial" w:hAnsi="Arial" w:cs="Arial"/>
          <w:lang w:val="fr-FR"/>
        </w:rPr>
        <w:t xml:space="preserve"> avec de l'IL15 </w:t>
      </w:r>
      <w:r w:rsidR="0054511A">
        <w:fldChar w:fldCharType="begin"/>
      </w:r>
      <w:r w:rsidR="0054511A" w:rsidRPr="008257D4">
        <w:rPr>
          <w:lang w:val="fr-FR"/>
          <w:rPrChange w:id="977" w:author="LALOY Emilien" w:date="2026-08-20T16:38:00Z">
            <w:rPr/>
          </w:rPrChange>
        </w:rPr>
        <w:instrText xml:space="preserve"> HYPERLINK "file:///C:\\Users\\xtoph\\Downloads\\Philip_Nature_2017" </w:instrText>
      </w:r>
      <w:r w:rsidR="0054511A">
        <w:fldChar w:fldCharType="separate"/>
      </w:r>
      <w:r w:rsidRPr="00796203">
        <w:rPr>
          <w:rStyle w:val="Lienhypertexte"/>
          <w:rFonts w:ascii="Arial" w:hAnsi="Arial" w:cs="Arial"/>
          <w:lang w:val="fr-FR"/>
        </w:rPr>
        <w:t>Philip_Nature_2017</w:t>
      </w:r>
      <w:r w:rsidR="0054511A">
        <w:rPr>
          <w:rStyle w:val="Lienhypertexte"/>
          <w:rFonts w:ascii="Arial" w:hAnsi="Arial" w:cs="Arial"/>
          <w:lang w:val="fr-FR"/>
        </w:rPr>
        <w:fldChar w:fldCharType="end"/>
      </w:r>
      <w:r w:rsidRPr="00796203">
        <w:rPr>
          <w:rFonts w:ascii="Arial" w:hAnsi="Arial" w:cs="Arial"/>
          <w:lang w:val="fr-FR"/>
        </w:rPr>
        <w:t>.</w:t>
      </w:r>
    </w:p>
    <w:p w14:paraId="1E84B8DB" w14:textId="4566C6C5" w:rsidR="004F59EA" w:rsidRDefault="004F59EA" w:rsidP="004F59EA">
      <w:pPr>
        <w:pStyle w:val="NormalWeb"/>
        <w:spacing w:line="360" w:lineRule="auto"/>
        <w:ind w:firstLine="720"/>
        <w:jc w:val="both"/>
        <w:rPr>
          <w:ins w:id="978" w:author="LALOY Emilien" w:date="2026-08-20T16:47:00Z"/>
          <w:rFonts w:ascii="Arial" w:hAnsi="Arial" w:cs="Arial"/>
          <w:lang w:val="fr-FR"/>
        </w:rPr>
      </w:pPr>
      <w:r w:rsidRPr="00796203">
        <w:rPr>
          <w:rFonts w:ascii="Arial" w:hAnsi="Arial" w:cs="Arial"/>
          <w:lang w:val="fr-FR"/>
        </w:rPr>
        <w:t xml:space="preserve">Ces populations ont été appelées "progéniteurs de lymphocytes T épuisés" ou </w:t>
      </w:r>
      <w:proofErr w:type="spellStart"/>
      <w:r w:rsidRPr="00796203">
        <w:rPr>
          <w:rFonts w:ascii="Arial" w:hAnsi="Arial" w:cs="Arial"/>
          <w:lang w:val="fr-FR"/>
        </w:rPr>
        <w:t>Tpex</w:t>
      </w:r>
      <w:proofErr w:type="spellEnd"/>
      <w:r w:rsidRPr="00796203">
        <w:rPr>
          <w:rFonts w:ascii="Arial" w:hAnsi="Arial" w:cs="Arial"/>
          <w:lang w:val="fr-FR"/>
        </w:rPr>
        <w:t xml:space="preserve">. Les </w:t>
      </w:r>
      <w:proofErr w:type="spellStart"/>
      <w:r w:rsidRPr="00796203">
        <w:rPr>
          <w:rFonts w:ascii="Arial" w:hAnsi="Arial" w:cs="Arial"/>
          <w:lang w:val="fr-FR"/>
        </w:rPr>
        <w:t>Tpex</w:t>
      </w:r>
      <w:proofErr w:type="spellEnd"/>
      <w:r w:rsidRPr="00796203">
        <w:rPr>
          <w:rFonts w:ascii="Arial" w:hAnsi="Arial" w:cs="Arial"/>
          <w:lang w:val="fr-FR"/>
        </w:rPr>
        <w:t xml:space="preserve"> dépendent principalement sur le facteur de transcription TCF1 : l'absence de ce facteur retire la capacité des </w:t>
      </w:r>
      <w:proofErr w:type="spellStart"/>
      <w:r w:rsidRPr="00796203">
        <w:rPr>
          <w:rFonts w:ascii="Arial" w:hAnsi="Arial" w:cs="Arial"/>
          <w:lang w:val="fr-FR"/>
        </w:rPr>
        <w:t>Tpex</w:t>
      </w:r>
      <w:proofErr w:type="spellEnd"/>
      <w:r w:rsidRPr="00796203">
        <w:rPr>
          <w:rFonts w:ascii="Arial" w:hAnsi="Arial" w:cs="Arial"/>
          <w:lang w:val="fr-FR"/>
        </w:rPr>
        <w:t xml:space="preserve"> à s'expandre </w:t>
      </w:r>
      <w:r w:rsidR="0054511A">
        <w:fldChar w:fldCharType="begin"/>
      </w:r>
      <w:r w:rsidR="0054511A" w:rsidRPr="008257D4">
        <w:rPr>
          <w:lang w:val="fr-FR"/>
          <w:rPrChange w:id="979" w:author="LALOY Emilien" w:date="2026-08-20T16:37:00Z">
            <w:rPr/>
          </w:rPrChange>
        </w:rPr>
        <w:instrText xml:space="preserve"> HYPERLINK "file:///C:\\Users\\xtoph\\Downloads\\Utzschneider_Immunity_2016" </w:instrText>
      </w:r>
      <w:r w:rsidR="0054511A">
        <w:fldChar w:fldCharType="separate"/>
      </w:r>
      <w:r w:rsidRPr="00796203">
        <w:rPr>
          <w:rStyle w:val="Lienhypertexte"/>
          <w:rFonts w:ascii="Arial" w:hAnsi="Arial" w:cs="Arial"/>
          <w:lang w:val="fr-FR"/>
        </w:rPr>
        <w:t>Utzschneider_Immunity_2016</w:t>
      </w:r>
      <w:r w:rsidR="0054511A">
        <w:rPr>
          <w:rStyle w:val="Lienhypertexte"/>
          <w:rFonts w:ascii="Arial" w:hAnsi="Arial" w:cs="Arial"/>
          <w:lang w:val="fr-FR"/>
        </w:rPr>
        <w:fldChar w:fldCharType="end"/>
      </w:r>
      <w:r w:rsidRPr="00796203">
        <w:rPr>
          <w:rFonts w:ascii="Arial" w:hAnsi="Arial" w:cs="Arial"/>
          <w:lang w:val="fr-FR"/>
        </w:rPr>
        <w:t xml:space="preserve"> </w:t>
      </w:r>
      <w:r w:rsidR="0054511A">
        <w:fldChar w:fldCharType="begin"/>
      </w:r>
      <w:r w:rsidR="0054511A" w:rsidRPr="008257D4">
        <w:rPr>
          <w:lang w:val="fr-FR"/>
          <w:rPrChange w:id="980" w:author="LALOY Emilien" w:date="2026-08-20T16:37:00Z">
            <w:rPr/>
          </w:rPrChange>
        </w:rPr>
        <w:instrText xml:space="preserve"> HYPERLINK "file:///C:\\Users\\xtoph\\Downloads\\Siddiqui_Immunity_2019" </w:instrText>
      </w:r>
      <w:r w:rsidR="0054511A">
        <w:fldChar w:fldCharType="separate"/>
      </w:r>
      <w:r w:rsidRPr="00796203">
        <w:rPr>
          <w:rStyle w:val="Lienhypertexte"/>
          <w:rFonts w:ascii="Arial" w:hAnsi="Arial" w:cs="Arial"/>
          <w:lang w:val="fr-FR"/>
        </w:rPr>
        <w:t>Siddiqui_Immunity_2019</w:t>
      </w:r>
      <w:r w:rsidR="0054511A">
        <w:rPr>
          <w:rStyle w:val="Lienhypertexte"/>
          <w:rFonts w:ascii="Arial" w:hAnsi="Arial" w:cs="Arial"/>
          <w:lang w:val="fr-FR"/>
        </w:rPr>
        <w:fldChar w:fldCharType="end"/>
      </w:r>
      <w:r w:rsidRPr="00796203">
        <w:rPr>
          <w:rFonts w:ascii="Arial" w:hAnsi="Arial" w:cs="Arial"/>
          <w:lang w:val="fr-FR"/>
        </w:rPr>
        <w:t xml:space="preserve">. De plus, le transfert de lymphocytes TCF1- et TCF1+ montre qu'alors que les lymphocytes TCF1- ne se différencient pas en TCF1+, les lymphocytes TCF1+ s'expandent largement en lymphocytes TCF1- tout en maintenant une fraction TCF1+ </w:t>
      </w:r>
      <w:r w:rsidR="0054511A">
        <w:fldChar w:fldCharType="begin"/>
      </w:r>
      <w:r w:rsidR="0054511A" w:rsidRPr="008257D4">
        <w:rPr>
          <w:lang w:val="fr-FR"/>
          <w:rPrChange w:id="981" w:author="LALOY Emilien" w:date="2026-08-20T16:37:00Z">
            <w:rPr/>
          </w:rPrChange>
        </w:rPr>
        <w:instrText xml:space="preserve"> HYPERLINK "file:///C:\\Users\\xtoph\\Downloads\\Utzschneider_Immunity_2016" </w:instrText>
      </w:r>
      <w:r w:rsidR="0054511A">
        <w:fldChar w:fldCharType="separate"/>
      </w:r>
      <w:r w:rsidRPr="00796203">
        <w:rPr>
          <w:rStyle w:val="Lienhypertexte"/>
          <w:rFonts w:ascii="Arial" w:hAnsi="Arial" w:cs="Arial"/>
          <w:lang w:val="fr-FR"/>
        </w:rPr>
        <w:t>Utzschneider_Immunity_2016</w:t>
      </w:r>
      <w:r w:rsidR="0054511A">
        <w:rPr>
          <w:rStyle w:val="Lienhypertexte"/>
          <w:rFonts w:ascii="Arial" w:hAnsi="Arial" w:cs="Arial"/>
          <w:lang w:val="fr-FR"/>
        </w:rPr>
        <w:fldChar w:fldCharType="end"/>
      </w:r>
      <w:r w:rsidRPr="00796203">
        <w:rPr>
          <w:rFonts w:ascii="Arial" w:hAnsi="Arial" w:cs="Arial"/>
          <w:lang w:val="fr-FR"/>
        </w:rPr>
        <w:t xml:space="preserve">. D'autres classifications des </w:t>
      </w:r>
      <w:proofErr w:type="spellStart"/>
      <w:r w:rsidRPr="00796203">
        <w:rPr>
          <w:rFonts w:ascii="Arial" w:hAnsi="Arial" w:cs="Arial"/>
          <w:lang w:val="fr-FR"/>
        </w:rPr>
        <w:t>Tpex</w:t>
      </w:r>
      <w:proofErr w:type="spellEnd"/>
      <w:r w:rsidRPr="00796203">
        <w:rPr>
          <w:rFonts w:ascii="Arial" w:hAnsi="Arial" w:cs="Arial"/>
          <w:lang w:val="fr-FR"/>
        </w:rPr>
        <w:t xml:space="preserve"> incluent PD1 et TIM3, de manière à ce que les </w:t>
      </w:r>
      <w:proofErr w:type="spellStart"/>
      <w:r w:rsidRPr="00796203">
        <w:rPr>
          <w:rFonts w:ascii="Arial" w:hAnsi="Arial" w:cs="Arial"/>
          <w:lang w:val="fr-FR"/>
        </w:rPr>
        <w:t>Tpex</w:t>
      </w:r>
      <w:proofErr w:type="spellEnd"/>
      <w:r w:rsidRPr="00796203">
        <w:rPr>
          <w:rFonts w:ascii="Arial" w:hAnsi="Arial" w:cs="Arial"/>
          <w:lang w:val="fr-FR"/>
        </w:rPr>
        <w:t xml:space="preserve"> sont TCF1+PD1+TIM3- alors que les Tex sont TCF1-PD1+TIM3+ </w:t>
      </w:r>
      <w:r w:rsidR="0054511A">
        <w:fldChar w:fldCharType="begin"/>
      </w:r>
      <w:r w:rsidR="0054511A" w:rsidRPr="008257D4">
        <w:rPr>
          <w:lang w:val="fr-FR"/>
          <w:rPrChange w:id="982" w:author="LALOY Emilien" w:date="2026-08-20T16:37:00Z">
            <w:rPr/>
          </w:rPrChange>
        </w:rPr>
        <w:instrText xml:space="preserve"> HYPERLINK "file:///C:\\Users\\xtoph\\Downloads\\Baessler_AnnuRevImmunol_2024" </w:instrText>
      </w:r>
      <w:r w:rsidR="0054511A">
        <w:fldChar w:fldCharType="separate"/>
      </w:r>
      <w:r w:rsidRPr="00796203">
        <w:rPr>
          <w:rStyle w:val="Lienhypertexte"/>
          <w:rFonts w:ascii="Arial" w:hAnsi="Arial" w:cs="Arial"/>
          <w:lang w:val="fr-FR"/>
        </w:rPr>
        <w:t>Baessler_AnnuRevImmunol_2024</w:t>
      </w:r>
      <w:r w:rsidR="0054511A">
        <w:rPr>
          <w:rStyle w:val="Lienhypertexte"/>
          <w:rFonts w:ascii="Arial" w:hAnsi="Arial" w:cs="Arial"/>
          <w:lang w:val="fr-FR"/>
        </w:rPr>
        <w:fldChar w:fldCharType="end"/>
      </w:r>
      <w:r w:rsidRPr="00796203">
        <w:rPr>
          <w:rFonts w:ascii="Arial" w:hAnsi="Arial" w:cs="Arial"/>
          <w:lang w:val="fr-FR"/>
        </w:rPr>
        <w:t xml:space="preserve">. D'autres facteurs de transcriptions sont importants pour cette population, comme ID3 qui est induit par l'IL36b et l'IL18 et </w:t>
      </w:r>
      <w:r w:rsidRPr="00796203">
        <w:rPr>
          <w:rFonts w:ascii="Arial" w:hAnsi="Arial" w:cs="Arial"/>
          <w:lang w:val="fr-FR"/>
        </w:rPr>
        <w:lastRenderedPageBreak/>
        <w:t xml:space="preserve">qui permet aux cellules de proliférer et s'auto-renouveler </w:t>
      </w:r>
      <w:r w:rsidR="0054511A">
        <w:fldChar w:fldCharType="begin"/>
      </w:r>
      <w:r w:rsidR="0054511A" w:rsidRPr="008257D4">
        <w:rPr>
          <w:lang w:val="fr-FR"/>
          <w:rPrChange w:id="983" w:author="LALOY Emilien" w:date="2026-08-20T16:37:00Z">
            <w:rPr/>
          </w:rPrChange>
        </w:rPr>
        <w:instrText xml:space="preserve"> HYPERLINK "file:///C:\\Users\\xtoph\\Downloads\\DaGraca_SciImmunol_2025" </w:instrText>
      </w:r>
      <w:r w:rsidR="0054511A">
        <w:fldChar w:fldCharType="separate"/>
      </w:r>
      <w:r w:rsidRPr="00796203">
        <w:rPr>
          <w:rStyle w:val="Lienhypertexte"/>
          <w:rFonts w:ascii="Arial" w:hAnsi="Arial" w:cs="Arial"/>
          <w:lang w:val="fr-FR"/>
        </w:rPr>
        <w:t>DaGraca_SciImmunol_2025</w:t>
      </w:r>
      <w:r w:rsidR="0054511A">
        <w:rPr>
          <w:rStyle w:val="Lienhypertexte"/>
          <w:rFonts w:ascii="Arial" w:hAnsi="Arial" w:cs="Arial"/>
          <w:lang w:val="fr-FR"/>
        </w:rPr>
        <w:fldChar w:fldCharType="end"/>
      </w:r>
      <w:r w:rsidRPr="00796203">
        <w:rPr>
          <w:rFonts w:ascii="Arial" w:hAnsi="Arial" w:cs="Arial"/>
          <w:lang w:val="fr-FR"/>
        </w:rPr>
        <w:t>.</w:t>
      </w:r>
      <w:r w:rsidRPr="00796203">
        <w:rPr>
          <w:rFonts w:ascii="Arial" w:hAnsi="Arial" w:cs="Arial"/>
          <w:lang w:val="fr-FR"/>
        </w:rPr>
        <w:br/>
        <w:t xml:space="preserve">La population de </w:t>
      </w:r>
      <w:proofErr w:type="spellStart"/>
      <w:r w:rsidRPr="00796203">
        <w:rPr>
          <w:rFonts w:ascii="Arial" w:hAnsi="Arial" w:cs="Arial"/>
          <w:lang w:val="fr-FR"/>
        </w:rPr>
        <w:t>Tpex</w:t>
      </w:r>
      <w:proofErr w:type="spellEnd"/>
      <w:r w:rsidRPr="00796203">
        <w:rPr>
          <w:rFonts w:ascii="Arial" w:hAnsi="Arial" w:cs="Arial"/>
          <w:lang w:val="fr-FR"/>
        </w:rPr>
        <w:t xml:space="preserve"> a beaucoup gagné en considération ces dernières années. En effet, il semble que cette population soit responsable de l'efficacité des traitements par anti-PD1 ou anti-PD-L1 </w:t>
      </w:r>
      <w:r w:rsidR="0054511A">
        <w:fldChar w:fldCharType="begin"/>
      </w:r>
      <w:r w:rsidR="0054511A" w:rsidRPr="008257D4">
        <w:rPr>
          <w:lang w:val="fr-FR"/>
          <w:rPrChange w:id="984" w:author="LALOY Emilien" w:date="2026-08-20T16:37:00Z">
            <w:rPr/>
          </w:rPrChange>
        </w:rPr>
        <w:instrText xml:space="preserve"> HYPERLINK "file:///C:\\Users\\xtoph\\Downloads\\Utzschneider_Immunity_2016" </w:instrText>
      </w:r>
      <w:r w:rsidR="0054511A">
        <w:fldChar w:fldCharType="separate"/>
      </w:r>
      <w:r w:rsidRPr="00796203">
        <w:rPr>
          <w:rStyle w:val="Lienhypertexte"/>
          <w:rFonts w:ascii="Arial" w:hAnsi="Arial" w:cs="Arial"/>
          <w:lang w:val="fr-FR"/>
        </w:rPr>
        <w:t>Utzschneider_Immunity_2016</w:t>
      </w:r>
      <w:r w:rsidR="0054511A">
        <w:rPr>
          <w:rStyle w:val="Lienhypertexte"/>
          <w:rFonts w:ascii="Arial" w:hAnsi="Arial" w:cs="Arial"/>
          <w:lang w:val="fr-FR"/>
        </w:rPr>
        <w:fldChar w:fldCharType="end"/>
      </w:r>
      <w:r w:rsidRPr="00796203">
        <w:rPr>
          <w:rFonts w:ascii="Arial" w:hAnsi="Arial" w:cs="Arial"/>
          <w:lang w:val="fr-FR"/>
        </w:rPr>
        <w:t xml:space="preserve">. Concrètement, les </w:t>
      </w:r>
      <w:proofErr w:type="spellStart"/>
      <w:r w:rsidRPr="00796203">
        <w:rPr>
          <w:rFonts w:ascii="Arial" w:hAnsi="Arial" w:cs="Arial"/>
          <w:lang w:val="fr-FR"/>
        </w:rPr>
        <w:t>Tpex</w:t>
      </w:r>
      <w:proofErr w:type="spellEnd"/>
      <w:r w:rsidRPr="00796203">
        <w:rPr>
          <w:rFonts w:ascii="Arial" w:hAnsi="Arial" w:cs="Arial"/>
          <w:lang w:val="fr-FR"/>
        </w:rPr>
        <w:t xml:space="preserve"> expriment PD1, et le traitement par anti-PD1 ou anti-PD-L1 entraîne l'expansion des </w:t>
      </w:r>
      <w:proofErr w:type="spellStart"/>
      <w:r w:rsidRPr="00796203">
        <w:rPr>
          <w:rFonts w:ascii="Arial" w:hAnsi="Arial" w:cs="Arial"/>
          <w:lang w:val="fr-FR"/>
        </w:rPr>
        <w:t>Tpex</w:t>
      </w:r>
      <w:proofErr w:type="spellEnd"/>
      <w:r w:rsidRPr="00796203">
        <w:rPr>
          <w:rFonts w:ascii="Arial" w:hAnsi="Arial" w:cs="Arial"/>
          <w:lang w:val="fr-FR"/>
        </w:rPr>
        <w:t xml:space="preserve"> TCF1+ </w:t>
      </w:r>
      <w:r w:rsidR="0054511A">
        <w:fldChar w:fldCharType="begin"/>
      </w:r>
      <w:r w:rsidR="0054511A" w:rsidRPr="008257D4">
        <w:rPr>
          <w:lang w:val="fr-FR"/>
          <w:rPrChange w:id="985" w:author="LALOY Emilien" w:date="2026-08-20T16:37:00Z">
            <w:rPr/>
          </w:rPrChange>
        </w:rPr>
        <w:instrText xml:space="preserve"> HYPERLINK "file:///C:\\Users\\xtoph\\Downloads\\Barber_Nature_2006" </w:instrText>
      </w:r>
      <w:r w:rsidR="0054511A">
        <w:fldChar w:fldCharType="separate"/>
      </w:r>
      <w:r w:rsidRPr="00796203">
        <w:rPr>
          <w:rStyle w:val="Lienhypertexte"/>
          <w:rFonts w:ascii="Arial" w:hAnsi="Arial" w:cs="Arial"/>
          <w:lang w:val="fr-FR"/>
        </w:rPr>
        <w:t>Barber_Nature_2006</w:t>
      </w:r>
      <w:r w:rsidR="0054511A">
        <w:rPr>
          <w:rStyle w:val="Lienhypertexte"/>
          <w:rFonts w:ascii="Arial" w:hAnsi="Arial" w:cs="Arial"/>
          <w:lang w:val="fr-FR"/>
        </w:rPr>
        <w:fldChar w:fldCharType="end"/>
      </w:r>
      <w:r w:rsidRPr="00796203">
        <w:rPr>
          <w:rFonts w:ascii="Arial" w:hAnsi="Arial" w:cs="Arial"/>
          <w:lang w:val="fr-FR"/>
        </w:rPr>
        <w:t xml:space="preserve"> </w:t>
      </w:r>
      <w:r w:rsidR="0054511A">
        <w:fldChar w:fldCharType="begin"/>
      </w:r>
      <w:r w:rsidR="0054511A" w:rsidRPr="008257D4">
        <w:rPr>
          <w:lang w:val="fr-FR"/>
          <w:rPrChange w:id="986" w:author="LALOY Emilien" w:date="2026-08-20T16:37:00Z">
            <w:rPr/>
          </w:rPrChange>
        </w:rPr>
        <w:instrText xml:space="preserve"> HYPERLINK "file:///C:\\Users\\xtoph\\Downloads\\Utzschneider_Immunity_2016" </w:instrText>
      </w:r>
      <w:r w:rsidR="0054511A">
        <w:fldChar w:fldCharType="separate"/>
      </w:r>
      <w:r w:rsidRPr="00796203">
        <w:rPr>
          <w:rStyle w:val="Lienhypertexte"/>
          <w:rFonts w:ascii="Arial" w:hAnsi="Arial" w:cs="Arial"/>
          <w:lang w:val="fr-FR"/>
        </w:rPr>
        <w:t>Utzschneider_Immunity_2016</w:t>
      </w:r>
      <w:r w:rsidR="0054511A">
        <w:rPr>
          <w:rStyle w:val="Lienhypertexte"/>
          <w:rFonts w:ascii="Arial" w:hAnsi="Arial" w:cs="Arial"/>
          <w:lang w:val="fr-FR"/>
        </w:rPr>
        <w:fldChar w:fldCharType="end"/>
      </w:r>
      <w:r w:rsidRPr="00796203">
        <w:rPr>
          <w:rFonts w:ascii="Arial" w:hAnsi="Arial" w:cs="Arial"/>
          <w:lang w:val="fr-FR"/>
        </w:rPr>
        <w:t xml:space="preserve">. Les souris KO pour TCF1 ne </w:t>
      </w:r>
      <w:proofErr w:type="gramStart"/>
      <w:r w:rsidRPr="00796203">
        <w:rPr>
          <w:rFonts w:ascii="Arial" w:hAnsi="Arial" w:cs="Arial"/>
          <w:lang w:val="fr-FR"/>
        </w:rPr>
        <w:t>répondent</w:t>
      </w:r>
      <w:proofErr w:type="gramEnd"/>
      <w:r w:rsidRPr="00796203">
        <w:rPr>
          <w:rFonts w:ascii="Arial" w:hAnsi="Arial" w:cs="Arial"/>
          <w:lang w:val="fr-FR"/>
        </w:rPr>
        <w:t xml:space="preserve"> pas aux traitement par anti-PD1/anti-CTLA4 </w:t>
      </w:r>
      <w:r w:rsidR="0054511A">
        <w:fldChar w:fldCharType="begin"/>
      </w:r>
      <w:r w:rsidR="0054511A" w:rsidRPr="008257D4">
        <w:rPr>
          <w:lang w:val="fr-FR"/>
          <w:rPrChange w:id="987" w:author="LALOY Emilien" w:date="2026-08-20T16:37:00Z">
            <w:rPr/>
          </w:rPrChange>
        </w:rPr>
        <w:instrText xml:space="preserve"> HYPERLINK "file:///C:\\Users\\xtoph\\Downloads\\Siddiqui_Immunity_2019" </w:instrText>
      </w:r>
      <w:r w:rsidR="0054511A">
        <w:fldChar w:fldCharType="separate"/>
      </w:r>
      <w:r w:rsidRPr="00796203">
        <w:rPr>
          <w:rStyle w:val="Lienhypertexte"/>
          <w:rFonts w:ascii="Arial" w:hAnsi="Arial" w:cs="Arial"/>
          <w:lang w:val="fr-FR"/>
        </w:rPr>
        <w:t>Siddiqui_Immunity_2019</w:t>
      </w:r>
      <w:r w:rsidR="0054511A">
        <w:rPr>
          <w:rStyle w:val="Lienhypertexte"/>
          <w:rFonts w:ascii="Arial" w:hAnsi="Arial" w:cs="Arial"/>
          <w:lang w:val="fr-FR"/>
        </w:rPr>
        <w:fldChar w:fldCharType="end"/>
      </w:r>
      <w:r w:rsidRPr="00796203">
        <w:rPr>
          <w:rFonts w:ascii="Arial" w:hAnsi="Arial" w:cs="Arial"/>
          <w:lang w:val="fr-FR"/>
        </w:rPr>
        <w:t>.</w:t>
      </w:r>
    </w:p>
    <w:p w14:paraId="76996C71" w14:textId="77777777" w:rsidR="00421E6C" w:rsidRDefault="00421E6C">
      <w:pPr>
        <w:pStyle w:val="NormalWeb"/>
        <w:keepNext/>
        <w:spacing w:line="360" w:lineRule="auto"/>
        <w:jc w:val="both"/>
        <w:rPr>
          <w:ins w:id="988" w:author="LALOY Emilien" w:date="2026-08-20T16:47:00Z"/>
        </w:rPr>
        <w:pPrChange w:id="989" w:author="LALOY Emilien" w:date="2026-08-20T16:47:00Z">
          <w:pPr>
            <w:pStyle w:val="NormalWeb"/>
            <w:spacing w:line="360" w:lineRule="auto"/>
            <w:jc w:val="both"/>
          </w:pPr>
        </w:pPrChange>
      </w:pPr>
      <w:ins w:id="990" w:author="LALOY Emilien" w:date="2026-08-20T16:47:00Z">
        <w:r w:rsidRPr="00421E6C">
          <w:rPr>
            <w:rFonts w:ascii="Arial" w:hAnsi="Arial" w:cs="Arial"/>
            <w:noProof/>
            <w:lang w:val="fr-FR"/>
          </w:rPr>
          <w:drawing>
            <wp:inline distT="0" distB="0" distL="0" distR="0" wp14:anchorId="6BEE29DA" wp14:editId="72587D58">
              <wp:extent cx="5760720" cy="2270760"/>
              <wp:effectExtent l="0" t="0" r="0" b="0"/>
              <wp:docPr id="12" name="Graphiqu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5760720" cy="2270760"/>
                      </a:xfrm>
                      <a:prstGeom prst="rect">
                        <a:avLst/>
                      </a:prstGeom>
                    </pic:spPr>
                  </pic:pic>
                </a:graphicData>
              </a:graphic>
            </wp:inline>
          </w:drawing>
        </w:r>
      </w:ins>
    </w:p>
    <w:p w14:paraId="4D8D3D44" w14:textId="793DB3BF" w:rsidR="00421E6C" w:rsidRPr="00796203" w:rsidRDefault="00421E6C">
      <w:pPr>
        <w:pStyle w:val="Lgende"/>
        <w:jc w:val="both"/>
        <w:rPr>
          <w:rFonts w:cs="Arial"/>
          <w:lang w:val="fr-FR"/>
        </w:rPr>
        <w:pPrChange w:id="991" w:author="LALOY Emilien" w:date="2026-08-20T16:47:00Z">
          <w:pPr>
            <w:pStyle w:val="NormalWeb"/>
            <w:spacing w:line="360" w:lineRule="auto"/>
            <w:ind w:firstLine="720"/>
            <w:jc w:val="both"/>
          </w:pPr>
        </w:pPrChange>
      </w:pPr>
      <w:ins w:id="992" w:author="LALOY Emilien" w:date="2026-08-20T16:47:00Z">
        <w:r w:rsidRPr="00E65DC3">
          <w:rPr>
            <w:lang w:val="fr-FR"/>
            <w:rPrChange w:id="993" w:author="LALOY Emilien" w:date="2026-08-20T16:49:00Z">
              <w:rPr>
                <w:i/>
                <w:iCs/>
              </w:rPr>
            </w:rPrChange>
          </w:rPr>
          <w:t xml:space="preserve">Figure </w:t>
        </w:r>
        <w:r>
          <w:fldChar w:fldCharType="begin"/>
        </w:r>
        <w:r w:rsidRPr="00E65DC3">
          <w:rPr>
            <w:lang w:val="fr-FR"/>
            <w:rPrChange w:id="994" w:author="LALOY Emilien" w:date="2026-08-20T16:49:00Z">
              <w:rPr>
                <w:i/>
                <w:iCs/>
              </w:rPr>
            </w:rPrChange>
          </w:rPr>
          <w:instrText xml:space="preserve"> SEQ Figure \* ARABIC </w:instrText>
        </w:r>
      </w:ins>
      <w:r>
        <w:fldChar w:fldCharType="separate"/>
      </w:r>
      <w:ins w:id="995" w:author="LALOY Emilien" w:date="2026-08-20T16:47:00Z">
        <w:r w:rsidRPr="00E65DC3">
          <w:rPr>
            <w:noProof/>
            <w:lang w:val="fr-FR"/>
            <w:rPrChange w:id="996" w:author="LALOY Emilien" w:date="2026-08-20T16:49:00Z">
              <w:rPr>
                <w:i/>
                <w:iCs/>
                <w:noProof/>
              </w:rPr>
            </w:rPrChange>
          </w:rPr>
          <w:t>6</w:t>
        </w:r>
        <w:r>
          <w:fldChar w:fldCharType="end"/>
        </w:r>
        <w:r w:rsidRPr="00E65DC3">
          <w:rPr>
            <w:lang w:val="fr-FR"/>
            <w:rPrChange w:id="997" w:author="LALOY Emilien" w:date="2026-08-20T16:49:00Z">
              <w:rPr>
                <w:i/>
                <w:iCs/>
              </w:rPr>
            </w:rPrChange>
          </w:rPr>
          <w:t xml:space="preserve"> : Schéma représentatif du mécanisme d'épuisement dans les lymphocytes T</w:t>
        </w:r>
      </w:ins>
    </w:p>
    <w:p w14:paraId="64B45FCE" w14:textId="77777777" w:rsidR="004F59EA" w:rsidRPr="00796203" w:rsidRDefault="004F59EA" w:rsidP="004F59EA">
      <w:pPr>
        <w:pStyle w:val="Titre3"/>
        <w:jc w:val="both"/>
        <w:rPr>
          <w:rFonts w:cs="Arial"/>
          <w:sz w:val="24"/>
          <w:lang w:val="fr-FR"/>
        </w:rPr>
      </w:pPr>
      <w:bookmarkStart w:id="998" w:name="_Toc236410957"/>
      <w:bookmarkStart w:id="999" w:name="_Toc238137481"/>
      <w:r w:rsidRPr="00796203">
        <w:rPr>
          <w:rFonts w:cs="Arial"/>
          <w:sz w:val="24"/>
          <w:lang w:val="fr-FR"/>
        </w:rPr>
        <w:t>1.3.2 La sénescence des lymphocytes T</w:t>
      </w:r>
      <w:bookmarkEnd w:id="998"/>
      <w:bookmarkEnd w:id="999"/>
    </w:p>
    <w:p w14:paraId="76CC4F27" w14:textId="7E28612F"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La sénescence des lymphocytes T est un état caractérisé par l'arrêt du cycle cellulaire causé par des dégâts sur l'ADN qui ne peuvent pas être réparés </w:t>
      </w:r>
      <w:r w:rsidR="0054511A">
        <w:fldChar w:fldCharType="begin"/>
      </w:r>
      <w:r w:rsidR="0054511A" w:rsidRPr="008257D4">
        <w:rPr>
          <w:lang w:val="fr-FR"/>
          <w:rPrChange w:id="1000" w:author="LALOY Emilien" w:date="2026-08-20T16:38:00Z">
            <w:rPr/>
          </w:rPrChange>
        </w:rPr>
        <w:instrText xml:space="preserve"> HYPERLINK "file:///C:\\Users\\xtoph\\Downloads\\Akbar_NatRevImmunol_2011" </w:instrText>
      </w:r>
      <w:r w:rsidR="0054511A">
        <w:fldChar w:fldCharType="separate"/>
      </w:r>
      <w:r w:rsidRPr="00796203">
        <w:rPr>
          <w:rStyle w:val="Lienhypertexte"/>
          <w:rFonts w:ascii="Arial" w:hAnsi="Arial" w:cs="Arial"/>
          <w:lang w:val="fr-FR"/>
        </w:rPr>
        <w:t>Akbar_NatRevImmunol_2011</w:t>
      </w:r>
      <w:r w:rsidR="0054511A">
        <w:rPr>
          <w:rStyle w:val="Lienhypertexte"/>
          <w:rFonts w:ascii="Arial" w:hAnsi="Arial" w:cs="Arial"/>
          <w:lang w:val="fr-FR"/>
        </w:rPr>
        <w:fldChar w:fldCharType="end"/>
      </w:r>
      <w:r w:rsidRPr="00796203">
        <w:rPr>
          <w:rFonts w:ascii="Arial" w:hAnsi="Arial" w:cs="Arial"/>
          <w:lang w:val="fr-FR"/>
        </w:rPr>
        <w:t xml:space="preserve">. Celle-ci est souvent induite par le vieillissement des cellules à force de prolifération, conduisant au raccourcissement des </w:t>
      </w:r>
      <w:r w:rsidR="00335EE0" w:rsidRPr="00796203">
        <w:rPr>
          <w:rFonts w:ascii="Arial" w:hAnsi="Arial" w:cs="Arial"/>
          <w:lang w:val="fr-FR"/>
        </w:rPr>
        <w:t>télomères ;</w:t>
      </w:r>
      <w:r w:rsidRPr="00796203">
        <w:rPr>
          <w:rFonts w:ascii="Arial" w:hAnsi="Arial" w:cs="Arial"/>
          <w:lang w:val="fr-FR"/>
        </w:rPr>
        <w:t xml:space="preserve"> cependant, elle est aussi observée dans des conditions où l'ADN est endommagé </w:t>
      </w:r>
      <w:r w:rsidR="0054511A">
        <w:fldChar w:fldCharType="begin"/>
      </w:r>
      <w:r w:rsidR="0054511A" w:rsidRPr="008257D4">
        <w:rPr>
          <w:lang w:val="fr-FR"/>
          <w:rPrChange w:id="1001" w:author="LALOY Emilien" w:date="2026-08-20T16:38:00Z">
            <w:rPr/>
          </w:rPrChange>
        </w:rPr>
        <w:instrText xml:space="preserve"> HYPERLINK "file:///C:\\Users\\xtoph\\Downloads\\Akbar_NatRevImmunol_2011" </w:instrText>
      </w:r>
      <w:r w:rsidR="0054511A">
        <w:fldChar w:fldCharType="separate"/>
      </w:r>
      <w:r w:rsidRPr="00796203">
        <w:rPr>
          <w:rStyle w:val="Lienhypertexte"/>
          <w:rFonts w:ascii="Arial" w:hAnsi="Arial" w:cs="Arial"/>
          <w:lang w:val="fr-FR"/>
        </w:rPr>
        <w:t>Akbar_NatRevImmunol_2011</w:t>
      </w:r>
      <w:r w:rsidR="0054511A">
        <w:rPr>
          <w:rStyle w:val="Lienhypertexte"/>
          <w:rFonts w:ascii="Arial" w:hAnsi="Arial" w:cs="Arial"/>
          <w:lang w:val="fr-FR"/>
        </w:rPr>
        <w:fldChar w:fldCharType="end"/>
      </w:r>
      <w:r w:rsidRPr="00796203">
        <w:rPr>
          <w:rFonts w:ascii="Arial" w:hAnsi="Arial" w:cs="Arial"/>
          <w:lang w:val="fr-FR"/>
        </w:rPr>
        <w:t>.</w:t>
      </w:r>
    </w:p>
    <w:p w14:paraId="17058BE6" w14:textId="5BE064A9" w:rsidR="004F59EA"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Les lymphocytes T sénescents expriment KLRG1 et CD57, et répriment CD27 et CD28 </w:t>
      </w:r>
      <w:r w:rsidR="0054511A">
        <w:fldChar w:fldCharType="begin"/>
      </w:r>
      <w:r w:rsidR="0054511A" w:rsidRPr="008257D4">
        <w:rPr>
          <w:lang w:val="fr-FR"/>
          <w:rPrChange w:id="1002" w:author="LALOY Emilien" w:date="2026-08-20T16:38:00Z">
            <w:rPr/>
          </w:rPrChange>
        </w:rPr>
        <w:instrText xml:space="preserve"> HYPERLINK "file:///C:\\Users\\xtoph\\Downloads\\Mittelbrunn_NatImmunol_2021" </w:instrText>
      </w:r>
      <w:r w:rsidR="0054511A">
        <w:fldChar w:fldCharType="separate"/>
      </w:r>
      <w:r w:rsidRPr="00796203">
        <w:rPr>
          <w:rStyle w:val="Lienhypertexte"/>
          <w:rFonts w:ascii="Arial" w:hAnsi="Arial" w:cs="Arial"/>
          <w:lang w:val="fr-FR"/>
        </w:rPr>
        <w:t>Mittelbrunn_NatImmunol_2021</w:t>
      </w:r>
      <w:r w:rsidR="0054511A">
        <w:rPr>
          <w:rStyle w:val="Lienhypertexte"/>
          <w:rFonts w:ascii="Arial" w:hAnsi="Arial" w:cs="Arial"/>
          <w:lang w:val="fr-FR"/>
        </w:rPr>
        <w:fldChar w:fldCharType="end"/>
      </w:r>
      <w:r w:rsidRPr="00796203">
        <w:rPr>
          <w:rFonts w:ascii="Arial" w:hAnsi="Arial" w:cs="Arial"/>
          <w:lang w:val="fr-FR"/>
        </w:rPr>
        <w:t xml:space="preserve"> </w:t>
      </w:r>
      <w:r w:rsidR="0054511A">
        <w:fldChar w:fldCharType="begin"/>
      </w:r>
      <w:r w:rsidR="0054511A" w:rsidRPr="008257D4">
        <w:rPr>
          <w:lang w:val="fr-FR"/>
          <w:rPrChange w:id="1003" w:author="LALOY Emilien" w:date="2026-08-20T16:38:00Z">
            <w:rPr/>
          </w:rPrChange>
        </w:rPr>
        <w:instrText xml:space="preserve"> HYPERLINK "file:///C:\\Users\\xtoph\\Downloads\\Akbar_NatRevImmunol_2011" </w:instrText>
      </w:r>
      <w:r w:rsidR="0054511A">
        <w:fldChar w:fldCharType="separate"/>
      </w:r>
      <w:r w:rsidRPr="00796203">
        <w:rPr>
          <w:rStyle w:val="Lienhypertexte"/>
          <w:rFonts w:ascii="Arial" w:hAnsi="Arial" w:cs="Arial"/>
          <w:lang w:val="fr-FR"/>
        </w:rPr>
        <w:t>Akbar_NatRevImmunol_2011</w:t>
      </w:r>
      <w:r w:rsidR="0054511A">
        <w:rPr>
          <w:rStyle w:val="Lienhypertexte"/>
          <w:rFonts w:ascii="Arial" w:hAnsi="Arial" w:cs="Arial"/>
          <w:lang w:val="fr-FR"/>
        </w:rPr>
        <w:fldChar w:fldCharType="end"/>
      </w:r>
      <w:r w:rsidRPr="00796203">
        <w:rPr>
          <w:rFonts w:ascii="Arial" w:hAnsi="Arial" w:cs="Arial"/>
          <w:lang w:val="fr-FR"/>
        </w:rPr>
        <w:t xml:space="preserve">. Bien que ces cellules ne prolifèrent plus, elles restent fonctionnelles et cytotoxiques et sécrètent des cytokines </w:t>
      </w:r>
      <w:r w:rsidR="0054511A">
        <w:fldChar w:fldCharType="begin"/>
      </w:r>
      <w:r w:rsidR="0054511A" w:rsidRPr="008257D4">
        <w:rPr>
          <w:lang w:val="fr-FR"/>
          <w:rPrChange w:id="1004" w:author="LALOY Emilien" w:date="2026-08-20T16:38:00Z">
            <w:rPr/>
          </w:rPrChange>
        </w:rPr>
        <w:instrText xml:space="preserve"> HYPERLINK "file:///C:\\Users\\xtoph\\Downloads\\Akbar_NatRevImmunol_2011" </w:instrText>
      </w:r>
      <w:r w:rsidR="0054511A">
        <w:fldChar w:fldCharType="separate"/>
      </w:r>
      <w:r w:rsidRPr="00796203">
        <w:rPr>
          <w:rStyle w:val="Lienhypertexte"/>
          <w:rFonts w:ascii="Arial" w:hAnsi="Arial" w:cs="Arial"/>
          <w:lang w:val="fr-FR"/>
        </w:rPr>
        <w:t>Akbar_NatRevImmunol_2011</w:t>
      </w:r>
      <w:r w:rsidR="0054511A">
        <w:rPr>
          <w:rStyle w:val="Lienhypertexte"/>
          <w:rFonts w:ascii="Arial" w:hAnsi="Arial" w:cs="Arial"/>
          <w:lang w:val="fr-FR"/>
        </w:rPr>
        <w:fldChar w:fldCharType="end"/>
      </w:r>
      <w:r w:rsidRPr="00796203">
        <w:rPr>
          <w:rFonts w:ascii="Arial" w:hAnsi="Arial" w:cs="Arial"/>
          <w:lang w:val="fr-FR"/>
        </w:rPr>
        <w:t xml:space="preserve">. La sénescence dépend des voies PI3K, p38/MAPK et le blocage du cycle cellulaire par p53, p16 et p21 (et peut être </w:t>
      </w:r>
      <w:r w:rsidRPr="00796203">
        <w:rPr>
          <w:rFonts w:ascii="Arial" w:hAnsi="Arial" w:cs="Arial"/>
          <w:lang w:val="fr-FR"/>
        </w:rPr>
        <w:lastRenderedPageBreak/>
        <w:t xml:space="preserve">partiellement restaurée par le blocage de ces voies) </w:t>
      </w:r>
      <w:r w:rsidR="0054511A">
        <w:fldChar w:fldCharType="begin"/>
      </w:r>
      <w:r w:rsidR="0054511A" w:rsidRPr="008257D4">
        <w:rPr>
          <w:lang w:val="fr-FR"/>
          <w:rPrChange w:id="1005" w:author="LALOY Emilien" w:date="2026-08-20T16:38:00Z">
            <w:rPr/>
          </w:rPrChange>
        </w:rPr>
        <w:instrText xml:space="preserve"> HYPERLINK "file:///C:\\Users\\xtoph\\Downloads\\Mittelbrunn_NatImmunol_2021" </w:instrText>
      </w:r>
      <w:r w:rsidR="0054511A">
        <w:fldChar w:fldCharType="separate"/>
      </w:r>
      <w:r w:rsidRPr="00796203">
        <w:rPr>
          <w:rStyle w:val="Lienhypertexte"/>
          <w:rFonts w:ascii="Arial" w:hAnsi="Arial" w:cs="Arial"/>
          <w:lang w:val="fr-FR"/>
        </w:rPr>
        <w:t>Mittelbrunn_NatImmunol_2021</w:t>
      </w:r>
      <w:r w:rsidR="0054511A">
        <w:rPr>
          <w:rStyle w:val="Lienhypertexte"/>
          <w:rFonts w:ascii="Arial" w:hAnsi="Arial" w:cs="Arial"/>
          <w:lang w:val="fr-FR"/>
        </w:rPr>
        <w:fldChar w:fldCharType="end"/>
      </w:r>
      <w:r w:rsidRPr="00796203">
        <w:rPr>
          <w:rFonts w:ascii="Arial" w:hAnsi="Arial" w:cs="Arial"/>
          <w:lang w:val="fr-FR"/>
        </w:rPr>
        <w:t xml:space="preserve"> </w:t>
      </w:r>
      <w:r w:rsidR="0054511A">
        <w:fldChar w:fldCharType="begin"/>
      </w:r>
      <w:r w:rsidR="0054511A" w:rsidRPr="008257D4">
        <w:rPr>
          <w:lang w:val="fr-FR"/>
          <w:rPrChange w:id="1006" w:author="LALOY Emilien" w:date="2026-08-20T16:38:00Z">
            <w:rPr/>
          </w:rPrChange>
        </w:rPr>
        <w:instrText xml:space="preserve"> HYPERLINK "file:///C:\\Users\\xtoph\\Downloads\\Akbar_NatRevImmunol_2011" </w:instrText>
      </w:r>
      <w:r w:rsidR="0054511A">
        <w:fldChar w:fldCharType="separate"/>
      </w:r>
      <w:r w:rsidRPr="00796203">
        <w:rPr>
          <w:rStyle w:val="Lienhypertexte"/>
          <w:rFonts w:ascii="Arial" w:hAnsi="Arial" w:cs="Arial"/>
          <w:lang w:val="fr-FR"/>
        </w:rPr>
        <w:t>Akbar_NatRevImmunol_2011</w:t>
      </w:r>
      <w:r w:rsidR="0054511A">
        <w:rPr>
          <w:rStyle w:val="Lienhypertexte"/>
          <w:rFonts w:ascii="Arial" w:hAnsi="Arial" w:cs="Arial"/>
          <w:lang w:val="fr-FR"/>
        </w:rPr>
        <w:fldChar w:fldCharType="end"/>
      </w:r>
      <w:r w:rsidRPr="00796203">
        <w:rPr>
          <w:rFonts w:ascii="Arial" w:hAnsi="Arial" w:cs="Arial"/>
          <w:lang w:val="fr-FR"/>
        </w:rPr>
        <w:t>.</w:t>
      </w:r>
    </w:p>
    <w:p w14:paraId="4AD4AC6E" w14:textId="01519FBD"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Chez l'homme, la sénescence est courante chez les personnes âgées et est aggravée par les infections persistantes, qui provoquent une prolifération importante des cellules. De ce fait elle est particulièrement importante dans individus avec une infection chronique par le CMV, où les lymphocytes T sénescents prennent souvent le phénotype des </w:t>
      </w:r>
      <w:proofErr w:type="spellStart"/>
      <w:r w:rsidRPr="00796203">
        <w:rPr>
          <w:rFonts w:ascii="Arial" w:hAnsi="Arial" w:cs="Arial"/>
          <w:lang w:val="fr-FR"/>
        </w:rPr>
        <w:t>Temra</w:t>
      </w:r>
      <w:proofErr w:type="spellEnd"/>
      <w:r w:rsidRPr="00796203">
        <w:rPr>
          <w:rFonts w:ascii="Arial" w:hAnsi="Arial" w:cs="Arial"/>
          <w:lang w:val="fr-FR"/>
        </w:rPr>
        <w:t xml:space="preserve"> </w:t>
      </w:r>
      <w:r w:rsidR="0054511A">
        <w:fldChar w:fldCharType="begin"/>
      </w:r>
      <w:r w:rsidR="0054511A" w:rsidRPr="008257D4">
        <w:rPr>
          <w:lang w:val="fr-FR"/>
          <w:rPrChange w:id="1007" w:author="LALOY Emilien" w:date="2026-08-20T16:38:00Z">
            <w:rPr/>
          </w:rPrChange>
        </w:rPr>
        <w:instrText xml:space="preserve"> HYPERLINK "file:///C:\\Users\\xtoph\\Downloads\\Mittelbrunn_NatImmunol_2021" </w:instrText>
      </w:r>
      <w:r w:rsidR="0054511A">
        <w:fldChar w:fldCharType="separate"/>
      </w:r>
      <w:r w:rsidRPr="00796203">
        <w:rPr>
          <w:rStyle w:val="Lienhypertexte"/>
          <w:rFonts w:ascii="Arial" w:hAnsi="Arial" w:cs="Arial"/>
          <w:lang w:val="fr-FR"/>
        </w:rPr>
        <w:t>Mittelbrunn_NatImmunol_2021</w:t>
      </w:r>
      <w:r w:rsidR="0054511A">
        <w:rPr>
          <w:rStyle w:val="Lienhypertexte"/>
          <w:rFonts w:ascii="Arial" w:hAnsi="Arial" w:cs="Arial"/>
          <w:lang w:val="fr-FR"/>
        </w:rPr>
        <w:fldChar w:fldCharType="end"/>
      </w:r>
      <w:r w:rsidRPr="00796203">
        <w:rPr>
          <w:rFonts w:ascii="Arial" w:hAnsi="Arial" w:cs="Arial"/>
          <w:lang w:val="fr-FR"/>
        </w:rPr>
        <w:t xml:space="preserve">. Les lymphocytes T CD8 et les lymphocytes Treg sont plus sensibles à la sénescence </w:t>
      </w:r>
      <w:r w:rsidR="0054511A">
        <w:fldChar w:fldCharType="begin"/>
      </w:r>
      <w:r w:rsidR="0054511A" w:rsidRPr="008257D4">
        <w:rPr>
          <w:lang w:val="fr-FR"/>
          <w:rPrChange w:id="1008" w:author="LALOY Emilien" w:date="2026-08-20T16:38:00Z">
            <w:rPr/>
          </w:rPrChange>
        </w:rPr>
        <w:instrText xml:space="preserve"> HYPERLINK "file:///C:\\Users\\xtoph\\Downloads\\Mittelbrunn_NatImmunol_2021" </w:instrText>
      </w:r>
      <w:r w:rsidR="0054511A">
        <w:fldChar w:fldCharType="separate"/>
      </w:r>
      <w:r w:rsidRPr="00796203">
        <w:rPr>
          <w:rStyle w:val="Lienhypertexte"/>
          <w:rFonts w:ascii="Arial" w:hAnsi="Arial" w:cs="Arial"/>
          <w:lang w:val="fr-FR"/>
        </w:rPr>
        <w:t>Mittelbrunn_NatImmunol_2021</w:t>
      </w:r>
      <w:r w:rsidR="0054511A">
        <w:rPr>
          <w:rStyle w:val="Lienhypertexte"/>
          <w:rFonts w:ascii="Arial" w:hAnsi="Arial" w:cs="Arial"/>
          <w:lang w:val="fr-FR"/>
        </w:rPr>
        <w:fldChar w:fldCharType="end"/>
      </w:r>
      <w:r w:rsidRPr="00796203">
        <w:rPr>
          <w:rFonts w:ascii="Arial" w:hAnsi="Arial" w:cs="Arial"/>
          <w:lang w:val="fr-FR"/>
        </w:rPr>
        <w:t>.</w:t>
      </w:r>
    </w:p>
    <w:p w14:paraId="5BE7C270" w14:textId="08D0A894" w:rsidR="004F59EA" w:rsidRDefault="004F59EA" w:rsidP="004F59EA">
      <w:pPr>
        <w:pStyle w:val="NormalWeb"/>
        <w:spacing w:line="360" w:lineRule="auto"/>
        <w:ind w:firstLine="720"/>
        <w:jc w:val="both"/>
        <w:rPr>
          <w:ins w:id="1009" w:author="Christophe Borg" w:date="2026-08-26T14:35:00Z"/>
          <w:rFonts w:ascii="Arial" w:hAnsi="Arial" w:cs="Arial"/>
          <w:lang w:val="fr-FR"/>
        </w:rPr>
      </w:pPr>
      <w:r w:rsidRPr="00796203">
        <w:rPr>
          <w:rFonts w:ascii="Arial" w:hAnsi="Arial" w:cs="Arial"/>
          <w:lang w:val="fr-FR"/>
        </w:rPr>
        <w:t>La sénescence va souvent de pair avec l'</w:t>
      </w:r>
      <w:proofErr w:type="spellStart"/>
      <w:r w:rsidRPr="00796203">
        <w:rPr>
          <w:rFonts w:ascii="Arial" w:hAnsi="Arial" w:cs="Arial"/>
          <w:lang w:val="fr-FR"/>
        </w:rPr>
        <w:t>inflammaging</w:t>
      </w:r>
      <w:proofErr w:type="spellEnd"/>
      <w:r w:rsidRPr="00796203">
        <w:rPr>
          <w:rFonts w:ascii="Arial" w:hAnsi="Arial" w:cs="Arial"/>
          <w:lang w:val="fr-FR"/>
        </w:rPr>
        <w:t>, qui est un phénomène dans lequel les individus âgés ont une inflammation faible, basale et chronique. L'</w:t>
      </w:r>
      <w:proofErr w:type="spellStart"/>
      <w:r w:rsidRPr="00796203">
        <w:rPr>
          <w:rFonts w:ascii="Arial" w:hAnsi="Arial" w:cs="Arial"/>
          <w:lang w:val="fr-FR"/>
        </w:rPr>
        <w:t>inflammaging</w:t>
      </w:r>
      <w:proofErr w:type="spellEnd"/>
      <w:r w:rsidRPr="00796203">
        <w:rPr>
          <w:rFonts w:ascii="Arial" w:hAnsi="Arial" w:cs="Arial"/>
          <w:lang w:val="fr-FR"/>
        </w:rPr>
        <w:t xml:space="preserve"> est caractérisé par une concentration sérique de CRP, IL6, IL8 et TNF supérieure à la normale et qui pourrait être causée par les lymphocytes T </w:t>
      </w:r>
      <w:r w:rsidR="0054511A">
        <w:fldChar w:fldCharType="begin"/>
      </w:r>
      <w:r w:rsidR="0054511A" w:rsidRPr="008257D4">
        <w:rPr>
          <w:lang w:val="fr-FR"/>
          <w:rPrChange w:id="1010" w:author="LALOY Emilien" w:date="2026-08-20T16:38:00Z">
            <w:rPr/>
          </w:rPrChange>
        </w:rPr>
        <w:instrText xml:space="preserve"> HYPERLINK "file:///C:\\Users\\xtoph\\Downloads\\Mittelbrunn_NatImmunol_2021" </w:instrText>
      </w:r>
      <w:r w:rsidR="0054511A">
        <w:fldChar w:fldCharType="separate"/>
      </w:r>
      <w:r w:rsidRPr="00796203">
        <w:rPr>
          <w:rStyle w:val="Lienhypertexte"/>
          <w:rFonts w:ascii="Arial" w:hAnsi="Arial" w:cs="Arial"/>
          <w:lang w:val="fr-FR"/>
        </w:rPr>
        <w:t>Mittelbrunn_NatImmunol_2021</w:t>
      </w:r>
      <w:r w:rsidR="0054511A">
        <w:rPr>
          <w:rStyle w:val="Lienhypertexte"/>
          <w:rFonts w:ascii="Arial" w:hAnsi="Arial" w:cs="Arial"/>
          <w:lang w:val="fr-FR"/>
        </w:rPr>
        <w:fldChar w:fldCharType="end"/>
      </w:r>
      <w:r w:rsidRPr="00796203">
        <w:rPr>
          <w:rFonts w:ascii="Arial" w:hAnsi="Arial" w:cs="Arial"/>
          <w:lang w:val="fr-FR"/>
        </w:rPr>
        <w:t xml:space="preserve">. Le transfert de lymphocyte T "jeunes" dans une souris âgé est suffisant pour induire un phénotype sénescent TOX+PD1+, et les cellules sécrètent du granzyme K ainsi que l'IL6, l'IL8 et le TNF </w:t>
      </w:r>
      <w:r w:rsidR="0054511A">
        <w:fldChar w:fldCharType="begin"/>
      </w:r>
      <w:r w:rsidR="0054511A" w:rsidRPr="008257D4">
        <w:rPr>
          <w:lang w:val="fr-FR"/>
          <w:rPrChange w:id="1011" w:author="LALOY Emilien" w:date="2026-08-20T16:38:00Z">
            <w:rPr/>
          </w:rPrChange>
        </w:rPr>
        <w:instrText xml:space="preserve"> HYPERLINK "file:///C:\\Users\\xtoph\\Downloads\\Mittelbrunn_NatImmunol_2021" </w:instrText>
      </w:r>
      <w:r w:rsidR="0054511A">
        <w:fldChar w:fldCharType="separate"/>
      </w:r>
      <w:r w:rsidRPr="00796203">
        <w:rPr>
          <w:rStyle w:val="Lienhypertexte"/>
          <w:rFonts w:ascii="Arial" w:hAnsi="Arial" w:cs="Arial"/>
          <w:lang w:val="fr-FR"/>
        </w:rPr>
        <w:t>Mittelbrunn_NatImmunol_2021</w:t>
      </w:r>
      <w:r w:rsidR="0054511A">
        <w:rPr>
          <w:rStyle w:val="Lienhypertexte"/>
          <w:rFonts w:ascii="Arial" w:hAnsi="Arial" w:cs="Arial"/>
          <w:lang w:val="fr-FR"/>
        </w:rPr>
        <w:fldChar w:fldCharType="end"/>
      </w:r>
      <w:r w:rsidRPr="00796203">
        <w:rPr>
          <w:rFonts w:ascii="Arial" w:hAnsi="Arial" w:cs="Arial"/>
          <w:lang w:val="fr-FR"/>
        </w:rPr>
        <w:t>.</w:t>
      </w:r>
    </w:p>
    <w:p w14:paraId="4A0AE161" w14:textId="1C03E712" w:rsidR="00CA5A1C" w:rsidRDefault="00CA5A1C" w:rsidP="004F59EA">
      <w:pPr>
        <w:pStyle w:val="NormalWeb"/>
        <w:spacing w:line="360" w:lineRule="auto"/>
        <w:ind w:firstLine="720"/>
        <w:jc w:val="both"/>
        <w:rPr>
          <w:ins w:id="1012" w:author="Christophe Borg" w:date="2026-08-26T14:35:00Z"/>
          <w:rFonts w:ascii="Arial" w:hAnsi="Arial" w:cs="Arial"/>
          <w:lang w:val="fr-FR"/>
        </w:rPr>
      </w:pPr>
      <w:ins w:id="1013" w:author="Christophe Borg" w:date="2026-08-26T14:35:00Z">
        <w:r>
          <w:rPr>
            <w:noProof/>
          </w:rPr>
          <w:drawing>
            <wp:inline distT="0" distB="0" distL="0" distR="0" wp14:anchorId="5CC458CE" wp14:editId="742E07A7">
              <wp:extent cx="5315585" cy="2889250"/>
              <wp:effectExtent l="0" t="0" r="0" b="6350"/>
              <wp:docPr id="16498293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18469"/>
                      <a:stretch>
                        <a:fillRect/>
                      </a:stretch>
                    </pic:blipFill>
                    <pic:spPr bwMode="auto">
                      <a:xfrm>
                        <a:off x="0" y="0"/>
                        <a:ext cx="5319292" cy="2891265"/>
                      </a:xfrm>
                      <a:prstGeom prst="rect">
                        <a:avLst/>
                      </a:prstGeom>
                      <a:noFill/>
                      <a:ln>
                        <a:noFill/>
                      </a:ln>
                      <a:extLst>
                        <a:ext uri="{53640926-AAD7-44D8-BBD7-CCE9431645EC}">
                          <a14:shadowObscured xmlns:a14="http://schemas.microsoft.com/office/drawing/2010/main"/>
                        </a:ext>
                      </a:extLst>
                    </pic:spPr>
                  </pic:pic>
                </a:graphicData>
              </a:graphic>
            </wp:inline>
          </w:drawing>
        </w:r>
      </w:ins>
    </w:p>
    <w:p w14:paraId="24B16FB1" w14:textId="7F264082" w:rsidR="00CA5A1C" w:rsidRPr="00796203" w:rsidRDefault="00CA5A1C" w:rsidP="004F59EA">
      <w:pPr>
        <w:pStyle w:val="NormalWeb"/>
        <w:spacing w:line="360" w:lineRule="auto"/>
        <w:ind w:firstLine="720"/>
        <w:jc w:val="both"/>
        <w:rPr>
          <w:rFonts w:ascii="Arial" w:hAnsi="Arial" w:cs="Arial"/>
          <w:lang w:val="fr-FR"/>
        </w:rPr>
      </w:pPr>
      <w:ins w:id="1014" w:author="Christophe Borg" w:date="2026-08-26T14:36:00Z">
        <w:r>
          <w:rPr>
            <w:rFonts w:ascii="Arial" w:hAnsi="Arial" w:cs="Arial"/>
            <w:lang w:val="fr-FR"/>
          </w:rPr>
          <w:t xml:space="preserve">Conclure par indiquer en quoi un </w:t>
        </w:r>
        <w:proofErr w:type="spellStart"/>
        <w:r>
          <w:rPr>
            <w:rFonts w:ascii="Arial" w:hAnsi="Arial" w:cs="Arial"/>
            <w:lang w:val="fr-FR"/>
          </w:rPr>
          <w:t>Lt</w:t>
        </w:r>
        <w:proofErr w:type="spellEnd"/>
        <w:r>
          <w:rPr>
            <w:rFonts w:ascii="Arial" w:hAnsi="Arial" w:cs="Arial"/>
            <w:lang w:val="fr-FR"/>
          </w:rPr>
          <w:t xml:space="preserve"> </w:t>
        </w:r>
        <w:proofErr w:type="spellStart"/>
        <w:r>
          <w:rPr>
            <w:rFonts w:ascii="Arial" w:hAnsi="Arial" w:cs="Arial"/>
            <w:lang w:val="fr-FR"/>
          </w:rPr>
          <w:t>senescent</w:t>
        </w:r>
        <w:proofErr w:type="spellEnd"/>
        <w:r>
          <w:rPr>
            <w:rFonts w:ascii="Arial" w:hAnsi="Arial" w:cs="Arial"/>
            <w:lang w:val="fr-FR"/>
          </w:rPr>
          <w:t xml:space="preserve"> est différent d’un TEMRA, Tex-EFF et Tex-</w:t>
        </w:r>
        <w:proofErr w:type="spellStart"/>
        <w:r>
          <w:rPr>
            <w:rFonts w:ascii="Arial" w:hAnsi="Arial" w:cs="Arial"/>
            <w:lang w:val="fr-FR"/>
          </w:rPr>
          <w:t>Term</w:t>
        </w:r>
      </w:ins>
      <w:proofErr w:type="spellEnd"/>
    </w:p>
    <w:p w14:paraId="651B31A8" w14:textId="77777777" w:rsidR="004F59EA" w:rsidRPr="00796203" w:rsidRDefault="004F59EA" w:rsidP="004F59EA">
      <w:pPr>
        <w:pStyle w:val="Titre3"/>
        <w:jc w:val="both"/>
        <w:rPr>
          <w:rFonts w:cs="Arial"/>
          <w:sz w:val="24"/>
          <w:lang w:val="fr-FR"/>
        </w:rPr>
      </w:pPr>
      <w:bookmarkStart w:id="1015" w:name="_Toc236410958"/>
      <w:bookmarkStart w:id="1016" w:name="_Toc238137482"/>
      <w:r w:rsidRPr="00796203">
        <w:rPr>
          <w:rFonts w:cs="Arial"/>
          <w:sz w:val="24"/>
          <w:lang w:val="fr-FR"/>
        </w:rPr>
        <w:lastRenderedPageBreak/>
        <w:t>1.3.3 L'anergie des lymphocytes T</w:t>
      </w:r>
      <w:bookmarkEnd w:id="1015"/>
      <w:bookmarkEnd w:id="1016"/>
    </w:p>
    <w:p w14:paraId="5F4CD43E" w14:textId="1244F4FC"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L'anergie est un état particulier les lymphocytes mis en place pour inactiver les lymphocytes capables de reconnaitre des antigènes du soi. Celui-ci est induit lorsqu'un lymphocyte T naïf reconnait un antigène en absence de </w:t>
      </w:r>
      <w:proofErr w:type="spellStart"/>
      <w:r w:rsidRPr="00796203">
        <w:rPr>
          <w:rFonts w:ascii="Arial" w:hAnsi="Arial" w:cs="Arial"/>
          <w:lang w:val="fr-FR"/>
        </w:rPr>
        <w:t>co-stimulation</w:t>
      </w:r>
      <w:proofErr w:type="spellEnd"/>
      <w:r w:rsidRPr="00796203">
        <w:rPr>
          <w:rFonts w:ascii="Arial" w:hAnsi="Arial" w:cs="Arial"/>
          <w:lang w:val="fr-FR"/>
        </w:rPr>
        <w:t xml:space="preserve"> ou lorsque l'activation est incomplète </w:t>
      </w:r>
      <w:r w:rsidR="0054511A">
        <w:fldChar w:fldCharType="begin"/>
      </w:r>
      <w:r w:rsidR="0054511A" w:rsidRPr="008257D4">
        <w:rPr>
          <w:lang w:val="fr-FR"/>
          <w:rPrChange w:id="1017" w:author="LALOY Emilien" w:date="2026-08-20T16:38:00Z">
            <w:rPr/>
          </w:rPrChange>
        </w:rPr>
        <w:instrText xml:space="preserve"> HYPERLINK "file:///C:\\Users\\xtoph\\Downloads\\Macian_CurrentOpinioninImmunology_2004" </w:instrText>
      </w:r>
      <w:r w:rsidR="0054511A">
        <w:fldChar w:fldCharType="separate"/>
      </w:r>
      <w:r w:rsidRPr="00796203">
        <w:rPr>
          <w:rStyle w:val="Lienhypertexte"/>
          <w:rFonts w:ascii="Arial" w:hAnsi="Arial" w:cs="Arial"/>
          <w:lang w:val="fr-FR"/>
        </w:rPr>
        <w:t>Macian_CurrentOpinioninImmunology_2004</w:t>
      </w:r>
      <w:r w:rsidR="0054511A">
        <w:rPr>
          <w:rStyle w:val="Lienhypertexte"/>
          <w:rFonts w:ascii="Arial" w:hAnsi="Arial" w:cs="Arial"/>
          <w:lang w:val="fr-FR"/>
        </w:rPr>
        <w:fldChar w:fldCharType="end"/>
      </w:r>
      <w:r w:rsidRPr="00796203">
        <w:rPr>
          <w:rFonts w:ascii="Arial" w:hAnsi="Arial" w:cs="Arial"/>
          <w:lang w:val="fr-FR"/>
        </w:rPr>
        <w:t xml:space="preserve"> </w:t>
      </w:r>
      <w:r w:rsidR="0054511A">
        <w:fldChar w:fldCharType="begin"/>
      </w:r>
      <w:r w:rsidR="0054511A" w:rsidRPr="008257D4">
        <w:rPr>
          <w:lang w:val="fr-FR"/>
          <w:rPrChange w:id="1018" w:author="LALOY Emilien" w:date="2026-08-20T16:38:00Z">
            <w:rPr/>
          </w:rPrChange>
        </w:rPr>
        <w:instrText xml:space="preserve"> HYPERLINK "file:///C:\\Users\\xtoph\\Downloads\\Schwartz_AnnuRevImmunol_2003" </w:instrText>
      </w:r>
      <w:r w:rsidR="0054511A">
        <w:fldChar w:fldCharType="separate"/>
      </w:r>
      <w:r w:rsidRPr="00796203">
        <w:rPr>
          <w:rStyle w:val="Lienhypertexte"/>
          <w:rFonts w:ascii="Arial" w:hAnsi="Arial" w:cs="Arial"/>
          <w:lang w:val="fr-FR"/>
        </w:rPr>
        <w:t>Schwartz_AnnuRevImmunol_2003</w:t>
      </w:r>
      <w:r w:rsidR="0054511A">
        <w:rPr>
          <w:rStyle w:val="Lienhypertexte"/>
          <w:rFonts w:ascii="Arial" w:hAnsi="Arial" w:cs="Arial"/>
          <w:lang w:val="fr-FR"/>
        </w:rPr>
        <w:fldChar w:fldCharType="end"/>
      </w:r>
      <w:r w:rsidRPr="00796203">
        <w:rPr>
          <w:rFonts w:ascii="Arial" w:hAnsi="Arial" w:cs="Arial"/>
          <w:lang w:val="fr-FR"/>
        </w:rPr>
        <w:t xml:space="preserve">. Il existe deux types d'anergie : l'anergie clonale et l'anergie </w:t>
      </w:r>
      <w:r w:rsidRPr="00796203">
        <w:rPr>
          <w:rStyle w:val="Accentuation"/>
          <w:rFonts w:ascii="Arial" w:hAnsi="Arial" w:cs="Arial"/>
          <w:lang w:val="fr-FR"/>
        </w:rPr>
        <w:t>in vivo</w:t>
      </w:r>
      <w:r w:rsidRPr="00796203">
        <w:rPr>
          <w:rFonts w:ascii="Arial" w:hAnsi="Arial" w:cs="Arial"/>
          <w:lang w:val="fr-FR"/>
        </w:rPr>
        <w:t xml:space="preserve"> ou tolérance adaptative </w:t>
      </w:r>
      <w:r w:rsidR="0054511A">
        <w:fldChar w:fldCharType="begin"/>
      </w:r>
      <w:r w:rsidR="0054511A" w:rsidRPr="008257D4">
        <w:rPr>
          <w:lang w:val="fr-FR"/>
          <w:rPrChange w:id="1019" w:author="LALOY Emilien" w:date="2026-08-20T16:38:00Z">
            <w:rPr/>
          </w:rPrChange>
        </w:rPr>
        <w:instrText xml:space="preserve"> HYPERLINK "file:///C:\\Users\\xtoph\\Downloads\\Schwartz_AnnuRevImmunol_2003" </w:instrText>
      </w:r>
      <w:r w:rsidR="0054511A">
        <w:fldChar w:fldCharType="separate"/>
      </w:r>
      <w:r w:rsidRPr="00796203">
        <w:rPr>
          <w:rStyle w:val="Lienhypertexte"/>
          <w:rFonts w:ascii="Arial" w:hAnsi="Arial" w:cs="Arial"/>
          <w:lang w:val="fr-FR"/>
        </w:rPr>
        <w:t>Schwartz_AnnuRevImmunol_2003</w:t>
      </w:r>
      <w:r w:rsidR="0054511A">
        <w:rPr>
          <w:rStyle w:val="Lienhypertexte"/>
          <w:rFonts w:ascii="Arial" w:hAnsi="Arial" w:cs="Arial"/>
          <w:lang w:val="fr-FR"/>
        </w:rPr>
        <w:fldChar w:fldCharType="end"/>
      </w:r>
      <w:r w:rsidRPr="00796203">
        <w:rPr>
          <w:rFonts w:ascii="Arial" w:hAnsi="Arial" w:cs="Arial"/>
          <w:lang w:val="fr-FR"/>
        </w:rPr>
        <w:t xml:space="preserve">. L'anergie clonale bloque le cycle cellulaire mais n'empêche pas les fonctions effectrices, et peut être rétabli par </w:t>
      </w:r>
      <w:commentRangeStart w:id="1020"/>
      <w:commentRangeStart w:id="1021"/>
      <w:r w:rsidRPr="00796203">
        <w:rPr>
          <w:rFonts w:ascii="Arial" w:hAnsi="Arial" w:cs="Arial"/>
          <w:lang w:val="fr-FR"/>
        </w:rPr>
        <w:t xml:space="preserve">l'IL2 ou OX40 </w:t>
      </w:r>
      <w:r w:rsidR="0054511A">
        <w:fldChar w:fldCharType="begin"/>
      </w:r>
      <w:r w:rsidR="0054511A" w:rsidRPr="008257D4">
        <w:rPr>
          <w:lang w:val="fr-FR"/>
          <w:rPrChange w:id="1022" w:author="LALOY Emilien" w:date="2026-08-20T16:38:00Z">
            <w:rPr/>
          </w:rPrChange>
        </w:rPr>
        <w:instrText xml:space="preserve"> HYPERLINK "file:///C:\\Users\\xtoph\\Downloads\\Schwartz_AnnuRevImmunol_2003" </w:instrText>
      </w:r>
      <w:r w:rsidR="0054511A">
        <w:fldChar w:fldCharType="separate"/>
      </w:r>
      <w:r w:rsidRPr="00796203">
        <w:rPr>
          <w:rStyle w:val="Lienhypertexte"/>
          <w:rFonts w:ascii="Arial" w:hAnsi="Arial" w:cs="Arial"/>
          <w:lang w:val="fr-FR"/>
        </w:rPr>
        <w:t>Schwartz_AnnuRevImmunol_2003</w:t>
      </w:r>
      <w:r w:rsidR="0054511A">
        <w:rPr>
          <w:rStyle w:val="Lienhypertexte"/>
          <w:rFonts w:ascii="Arial" w:hAnsi="Arial" w:cs="Arial"/>
          <w:lang w:val="fr-FR"/>
        </w:rPr>
        <w:fldChar w:fldCharType="end"/>
      </w:r>
      <w:commentRangeEnd w:id="1020"/>
      <w:r w:rsidR="00F70542">
        <w:rPr>
          <w:rStyle w:val="Marquedecommentaire"/>
          <w:rFonts w:ascii="Arial" w:eastAsiaTheme="minorHAnsi" w:hAnsi="Arial" w:cstheme="minorBidi"/>
          <w:lang w:eastAsia="en-US"/>
        </w:rPr>
        <w:commentReference w:id="1020"/>
      </w:r>
      <w:commentRangeEnd w:id="1021"/>
      <w:r w:rsidR="00335EE0">
        <w:rPr>
          <w:rStyle w:val="Marquedecommentaire"/>
          <w:rFonts w:ascii="Arial" w:eastAsiaTheme="minorHAnsi" w:hAnsi="Arial" w:cstheme="minorBidi"/>
          <w:lang w:eastAsia="en-US"/>
        </w:rPr>
        <w:commentReference w:id="1021"/>
      </w:r>
      <w:r w:rsidRPr="00796203">
        <w:rPr>
          <w:rFonts w:ascii="Arial" w:hAnsi="Arial" w:cs="Arial"/>
          <w:lang w:val="fr-FR"/>
        </w:rPr>
        <w:t xml:space="preserve">. L'anergie </w:t>
      </w:r>
      <w:r w:rsidRPr="00796203">
        <w:rPr>
          <w:rStyle w:val="Accentuation"/>
          <w:rFonts w:ascii="Arial" w:hAnsi="Arial" w:cs="Arial"/>
          <w:lang w:val="fr-FR"/>
        </w:rPr>
        <w:t>in vivo</w:t>
      </w:r>
      <w:r w:rsidRPr="00796203">
        <w:rPr>
          <w:rFonts w:ascii="Arial" w:hAnsi="Arial" w:cs="Arial"/>
          <w:lang w:val="fr-FR"/>
        </w:rPr>
        <w:t xml:space="preserve"> inhibe la prolifération et les fonctions effectrices en bloquant la signalisation des tyrosines kinases et de l'IL2, et est résolue si l'antigène est absent </w:t>
      </w:r>
      <w:r w:rsidR="0054511A">
        <w:fldChar w:fldCharType="begin"/>
      </w:r>
      <w:r w:rsidR="0054511A" w:rsidRPr="008257D4">
        <w:rPr>
          <w:lang w:val="fr-FR"/>
          <w:rPrChange w:id="1023" w:author="LALOY Emilien" w:date="2026-08-20T16:38:00Z">
            <w:rPr/>
          </w:rPrChange>
        </w:rPr>
        <w:instrText xml:space="preserve"> HYPERLINK "file:///C:\\Users\\xtoph\\Downloads\\Schwartz_AnnuRevImmunol_2003" </w:instrText>
      </w:r>
      <w:r w:rsidR="0054511A">
        <w:fldChar w:fldCharType="separate"/>
      </w:r>
      <w:r w:rsidRPr="00796203">
        <w:rPr>
          <w:rStyle w:val="Lienhypertexte"/>
          <w:rFonts w:ascii="Arial" w:hAnsi="Arial" w:cs="Arial"/>
          <w:lang w:val="fr-FR"/>
        </w:rPr>
        <w:t>Schwartz_AnnuRevImmunol_2003</w:t>
      </w:r>
      <w:r w:rsidR="0054511A">
        <w:rPr>
          <w:rStyle w:val="Lienhypertexte"/>
          <w:rFonts w:ascii="Arial" w:hAnsi="Arial" w:cs="Arial"/>
          <w:lang w:val="fr-FR"/>
        </w:rPr>
        <w:fldChar w:fldCharType="end"/>
      </w:r>
      <w:r w:rsidRPr="00796203">
        <w:rPr>
          <w:rFonts w:ascii="Arial" w:hAnsi="Arial" w:cs="Arial"/>
          <w:lang w:val="fr-FR"/>
        </w:rPr>
        <w:t>.</w:t>
      </w:r>
    </w:p>
    <w:p w14:paraId="2177430A" w14:textId="5B517B7C"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Un sous type de cellule dendritique, les cellules dendritiques tolérogènes sont souvent responsables de la mise en place de l'anergie chez les lymphocytes à cause de leur faible expression de récepteurs de </w:t>
      </w:r>
      <w:proofErr w:type="spellStart"/>
      <w:r w:rsidRPr="00796203">
        <w:rPr>
          <w:rFonts w:ascii="Arial" w:hAnsi="Arial" w:cs="Arial"/>
          <w:lang w:val="fr-FR"/>
        </w:rPr>
        <w:t>co-stimulation</w:t>
      </w:r>
      <w:proofErr w:type="spellEnd"/>
      <w:r w:rsidRPr="00796203">
        <w:rPr>
          <w:rFonts w:ascii="Arial" w:hAnsi="Arial" w:cs="Arial"/>
          <w:lang w:val="fr-FR"/>
        </w:rPr>
        <w:t xml:space="preserve"> </w:t>
      </w:r>
      <w:r w:rsidR="0054511A">
        <w:fldChar w:fldCharType="begin"/>
      </w:r>
      <w:r w:rsidR="0054511A" w:rsidRPr="008257D4">
        <w:rPr>
          <w:lang w:val="fr-FR"/>
          <w:rPrChange w:id="1024" w:author="LALOY Emilien" w:date="2026-08-20T16:38:00Z">
            <w:rPr/>
          </w:rPrChange>
        </w:rPr>
        <w:instrText xml:space="preserve"> HYPERLINK "file:///C:\\Users\\xtoph\\Downloads\\Macian_CurrentOpinioninImmunology_2004" </w:instrText>
      </w:r>
      <w:r w:rsidR="0054511A">
        <w:fldChar w:fldCharType="separate"/>
      </w:r>
      <w:r w:rsidRPr="00796203">
        <w:rPr>
          <w:rStyle w:val="Lienhypertexte"/>
          <w:rFonts w:ascii="Arial" w:hAnsi="Arial" w:cs="Arial"/>
          <w:lang w:val="fr-FR"/>
        </w:rPr>
        <w:t>Macian_CurrentOpinioninImmunology_2004</w:t>
      </w:r>
      <w:r w:rsidR="0054511A">
        <w:rPr>
          <w:rStyle w:val="Lienhypertexte"/>
          <w:rFonts w:ascii="Arial" w:hAnsi="Arial" w:cs="Arial"/>
          <w:lang w:val="fr-FR"/>
        </w:rPr>
        <w:fldChar w:fldCharType="end"/>
      </w:r>
      <w:r w:rsidRPr="00796203">
        <w:rPr>
          <w:rFonts w:ascii="Arial" w:hAnsi="Arial" w:cs="Arial"/>
          <w:lang w:val="fr-FR"/>
        </w:rPr>
        <w:t>. Les cellules dendritiques tolérogènes sont différencié</w:t>
      </w:r>
      <w:r>
        <w:rPr>
          <w:rFonts w:ascii="Arial" w:hAnsi="Arial" w:cs="Arial"/>
          <w:lang w:val="fr-FR"/>
        </w:rPr>
        <w:t>e</w:t>
      </w:r>
      <w:r w:rsidRPr="00796203">
        <w:rPr>
          <w:rFonts w:ascii="Arial" w:hAnsi="Arial" w:cs="Arial"/>
          <w:lang w:val="fr-FR"/>
        </w:rPr>
        <w:t xml:space="preserve">s à partir de cellules dendritiques lorsque celles-ci captent des antigènes en absence d'inflammation, et les cytokines anti inflammatoires IL10 et </w:t>
      </w:r>
      <w:proofErr w:type="spellStart"/>
      <w:r w:rsidRPr="00796203">
        <w:rPr>
          <w:rFonts w:ascii="Arial" w:hAnsi="Arial" w:cs="Arial"/>
          <w:lang w:val="fr-FR"/>
        </w:rPr>
        <w:t>TGFb</w:t>
      </w:r>
      <w:proofErr w:type="spellEnd"/>
      <w:r w:rsidRPr="00796203">
        <w:rPr>
          <w:rFonts w:ascii="Arial" w:hAnsi="Arial" w:cs="Arial"/>
          <w:lang w:val="fr-FR"/>
        </w:rPr>
        <w:t xml:space="preserve"> ainsi que celles retrouvées dans un micro environnement tumoral favorise leur différenciation </w:t>
      </w:r>
      <w:r w:rsidR="0054511A">
        <w:fldChar w:fldCharType="begin"/>
      </w:r>
      <w:r w:rsidR="0054511A" w:rsidRPr="008257D4">
        <w:rPr>
          <w:lang w:val="fr-FR"/>
          <w:rPrChange w:id="1025" w:author="LALOY Emilien" w:date="2026-08-20T16:38:00Z">
            <w:rPr/>
          </w:rPrChange>
        </w:rPr>
        <w:instrText xml:space="preserve"> HYPERLINK "file:///C:\\Users\\xtoph\\Downloads\\Macian_CurrentOpinioninImmunology_2004" </w:instrText>
      </w:r>
      <w:r w:rsidR="0054511A">
        <w:fldChar w:fldCharType="separate"/>
      </w:r>
      <w:r w:rsidRPr="00796203">
        <w:rPr>
          <w:rStyle w:val="Lienhypertexte"/>
          <w:rFonts w:ascii="Arial" w:hAnsi="Arial" w:cs="Arial"/>
          <w:lang w:val="fr-FR"/>
        </w:rPr>
        <w:t>Macian_CurrentOpinioninImmunology_2004</w:t>
      </w:r>
      <w:r w:rsidR="0054511A">
        <w:rPr>
          <w:rStyle w:val="Lienhypertexte"/>
          <w:rFonts w:ascii="Arial" w:hAnsi="Arial" w:cs="Arial"/>
          <w:lang w:val="fr-FR"/>
        </w:rPr>
        <w:fldChar w:fldCharType="end"/>
      </w:r>
      <w:r w:rsidRPr="00796203">
        <w:rPr>
          <w:rFonts w:ascii="Arial" w:hAnsi="Arial" w:cs="Arial"/>
          <w:lang w:val="fr-FR"/>
        </w:rPr>
        <w:t>.</w:t>
      </w:r>
    </w:p>
    <w:p w14:paraId="77539B6A" w14:textId="5FF261D7" w:rsidR="004F59EA" w:rsidRPr="00B359EA"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Au niveau du lymphocyte, la mise en place de l'anergie fait intervenir des voies calcium et NFAT-dépendantes </w:t>
      </w:r>
      <w:r w:rsidR="0054511A">
        <w:fldChar w:fldCharType="begin"/>
      </w:r>
      <w:r w:rsidR="0054511A" w:rsidRPr="008257D4">
        <w:rPr>
          <w:lang w:val="fr-FR"/>
          <w:rPrChange w:id="1026" w:author="LALOY Emilien" w:date="2026-08-20T16:38:00Z">
            <w:rPr/>
          </w:rPrChange>
        </w:rPr>
        <w:instrText xml:space="preserve"> HYPERLINK "file:///C:\\Users\\xtoph\\Downloads\\Macian_CurrentOpinioninImmunology_2004" </w:instrText>
      </w:r>
      <w:r w:rsidR="0054511A">
        <w:fldChar w:fldCharType="separate"/>
      </w:r>
      <w:r w:rsidRPr="00796203">
        <w:rPr>
          <w:rStyle w:val="Lienhypertexte"/>
          <w:rFonts w:ascii="Arial" w:hAnsi="Arial" w:cs="Arial"/>
          <w:lang w:val="fr-FR"/>
        </w:rPr>
        <w:t>Macian_CurrentOpinioninImmunology_2004</w:t>
      </w:r>
      <w:r w:rsidR="0054511A">
        <w:rPr>
          <w:rStyle w:val="Lienhypertexte"/>
          <w:rFonts w:ascii="Arial" w:hAnsi="Arial" w:cs="Arial"/>
          <w:lang w:val="fr-FR"/>
        </w:rPr>
        <w:fldChar w:fldCharType="end"/>
      </w:r>
      <w:r w:rsidRPr="00796203">
        <w:rPr>
          <w:rFonts w:ascii="Arial" w:hAnsi="Arial" w:cs="Arial"/>
          <w:lang w:val="fr-FR"/>
        </w:rPr>
        <w:t xml:space="preserve">. Un lymphocyte T anergique ne prolifère pas, ne sécrète pas d'IL2 et souvent n'y répond pas </w:t>
      </w:r>
      <w:r w:rsidR="0054511A">
        <w:fldChar w:fldCharType="begin"/>
      </w:r>
      <w:r w:rsidR="0054511A" w:rsidRPr="008257D4">
        <w:rPr>
          <w:lang w:val="fr-FR"/>
          <w:rPrChange w:id="1027" w:author="LALOY Emilien" w:date="2026-08-20T16:38:00Z">
            <w:rPr/>
          </w:rPrChange>
        </w:rPr>
        <w:instrText xml:space="preserve"> HYPERLINK "file:///C:\\Users\\xtoph\\Downloads\\Macian_CurrentOpinioninImmunology_2004" </w:instrText>
      </w:r>
      <w:r w:rsidR="0054511A">
        <w:fldChar w:fldCharType="separate"/>
      </w:r>
      <w:r w:rsidRPr="00796203">
        <w:rPr>
          <w:rStyle w:val="Lienhypertexte"/>
          <w:rFonts w:ascii="Arial" w:hAnsi="Arial" w:cs="Arial"/>
          <w:lang w:val="fr-FR"/>
        </w:rPr>
        <w:t>Macian_CurrentOpinioninImmunology_2004</w:t>
      </w:r>
      <w:r w:rsidR="0054511A">
        <w:rPr>
          <w:rStyle w:val="Lienhypertexte"/>
          <w:rFonts w:ascii="Arial" w:hAnsi="Arial" w:cs="Arial"/>
          <w:lang w:val="fr-FR"/>
        </w:rPr>
        <w:fldChar w:fldCharType="end"/>
      </w:r>
      <w:r w:rsidRPr="00796203">
        <w:rPr>
          <w:rFonts w:ascii="Arial" w:hAnsi="Arial" w:cs="Arial"/>
          <w:lang w:val="fr-FR"/>
        </w:rPr>
        <w:t xml:space="preserve">. Les causes de ce phénotype sont nombreuses, et font intervenir un remaniement des voies de signalisations normalement activatrices en les rendant inhibitrices (IL2 via CREB/CREM, protéines G Ras) et MAPK...) </w:t>
      </w:r>
      <w:r w:rsidR="0054511A">
        <w:fldChar w:fldCharType="begin"/>
      </w:r>
      <w:r w:rsidR="0054511A" w:rsidRPr="008257D4">
        <w:rPr>
          <w:lang w:val="fr-FR"/>
          <w:rPrChange w:id="1028" w:author="LALOY Emilien" w:date="2026-08-20T16:38:00Z">
            <w:rPr/>
          </w:rPrChange>
        </w:rPr>
        <w:instrText xml:space="preserve"> HYPERLINK "file:///C:\\Users\\xtoph\\Downloads\\Macian_CurrentOpinioninImmunology_2004" </w:instrText>
      </w:r>
      <w:r w:rsidR="0054511A">
        <w:fldChar w:fldCharType="separate"/>
      </w:r>
      <w:r w:rsidRPr="00B359EA">
        <w:rPr>
          <w:rStyle w:val="Lienhypertexte"/>
          <w:rFonts w:ascii="Arial" w:hAnsi="Arial" w:cs="Arial"/>
          <w:lang w:val="fr-FR"/>
        </w:rPr>
        <w:t>Macian_CurrentOpinioninImmunology_2004</w:t>
      </w:r>
      <w:r w:rsidR="0054511A">
        <w:rPr>
          <w:rStyle w:val="Lienhypertexte"/>
          <w:rFonts w:ascii="Arial" w:hAnsi="Arial" w:cs="Arial"/>
          <w:lang w:val="fr-FR"/>
        </w:rPr>
        <w:fldChar w:fldCharType="end"/>
      </w:r>
      <w:r w:rsidRPr="00B359EA">
        <w:rPr>
          <w:rFonts w:ascii="Arial" w:hAnsi="Arial" w:cs="Arial"/>
          <w:lang w:val="fr-FR"/>
        </w:rPr>
        <w:t>.</w:t>
      </w:r>
    </w:p>
    <w:p w14:paraId="644EB6A2" w14:textId="77777777" w:rsidR="004F59EA" w:rsidRPr="00B359EA" w:rsidRDefault="004F59EA">
      <w:pPr>
        <w:spacing w:line="259" w:lineRule="auto"/>
        <w:rPr>
          <w:rFonts w:eastAsia="Times New Roman" w:cs="Arial"/>
          <w:szCs w:val="24"/>
          <w:lang w:val="fr-FR" w:eastAsia="en-GB"/>
        </w:rPr>
      </w:pPr>
      <w:r w:rsidRPr="00B359EA">
        <w:rPr>
          <w:rFonts w:cs="Arial"/>
          <w:lang w:val="fr-FR"/>
        </w:rPr>
        <w:br w:type="page"/>
      </w:r>
    </w:p>
    <w:p w14:paraId="1CA53E68" w14:textId="301F59E0" w:rsidR="004F59EA" w:rsidRPr="004F59EA" w:rsidRDefault="004F59EA" w:rsidP="004F59EA">
      <w:pPr>
        <w:pStyle w:val="Titre1"/>
        <w:rPr>
          <w:lang w:val="fr-FR"/>
        </w:rPr>
      </w:pPr>
      <w:bookmarkStart w:id="1029" w:name="_Toc236411774"/>
      <w:bookmarkStart w:id="1030" w:name="_Toc238137483"/>
      <w:r>
        <w:rPr>
          <w:lang w:val="fr-FR"/>
        </w:rPr>
        <w:lastRenderedPageBreak/>
        <w:t>2</w:t>
      </w:r>
      <w:r w:rsidRPr="004F59EA">
        <w:rPr>
          <w:lang w:val="fr-FR"/>
        </w:rPr>
        <w:t>. Les lymphocytes T résidents mémoires</w:t>
      </w:r>
      <w:bookmarkEnd w:id="1029"/>
      <w:bookmarkEnd w:id="1030"/>
    </w:p>
    <w:p w14:paraId="0A57E224" w14:textId="77777777" w:rsidR="004F59EA" w:rsidRPr="00C87670" w:rsidRDefault="004F59EA" w:rsidP="004F59EA">
      <w:pPr>
        <w:pStyle w:val="Titre2"/>
        <w:rPr>
          <w:lang w:val="fr-FR"/>
        </w:rPr>
      </w:pPr>
      <w:bookmarkStart w:id="1031" w:name="_Toc236411775"/>
      <w:bookmarkStart w:id="1032" w:name="_Toc238137484"/>
      <w:r w:rsidRPr="00C87670">
        <w:rPr>
          <w:lang w:val="fr-FR"/>
        </w:rPr>
        <w:t>2.1 Historique de découvert</w:t>
      </w:r>
      <w:r>
        <w:rPr>
          <w:lang w:val="fr-FR"/>
        </w:rPr>
        <w:t>e des lymphocytes T résidents mémoires</w:t>
      </w:r>
      <w:bookmarkEnd w:id="1031"/>
      <w:bookmarkEnd w:id="1032"/>
    </w:p>
    <w:p w14:paraId="688B480E" w14:textId="1D7E6DBE" w:rsidR="004F59EA" w:rsidRDefault="004F59EA" w:rsidP="004F59EA">
      <w:pPr>
        <w:pStyle w:val="NormalWeb"/>
        <w:spacing w:line="360" w:lineRule="auto"/>
        <w:ind w:firstLine="720"/>
        <w:jc w:val="both"/>
        <w:rPr>
          <w:ins w:id="1033" w:author="Christophe Borg" w:date="2026-08-26T16:53:00Z"/>
          <w:rFonts w:ascii="Arial" w:hAnsi="Arial" w:cs="Arial"/>
          <w:lang w:val="fr-FR"/>
        </w:rPr>
      </w:pPr>
      <w:r w:rsidRPr="00C87670">
        <w:rPr>
          <w:rFonts w:ascii="Arial" w:hAnsi="Arial" w:cs="Arial"/>
          <w:lang w:val="fr-FR"/>
        </w:rPr>
        <w:t>Les TRM sont une population de cellules ayant été décrite</w:t>
      </w:r>
      <w:ins w:id="1034" w:author="Christophe Borg" w:date="2026-08-26T14:26:00Z">
        <w:r w:rsidR="00897A84">
          <w:rPr>
            <w:rFonts w:ascii="Arial" w:hAnsi="Arial" w:cs="Arial"/>
            <w:lang w:val="fr-FR"/>
          </w:rPr>
          <w:t>s</w:t>
        </w:r>
      </w:ins>
      <w:r w:rsidRPr="00C87670">
        <w:rPr>
          <w:rFonts w:ascii="Arial" w:hAnsi="Arial" w:cs="Arial"/>
          <w:lang w:val="fr-FR"/>
        </w:rPr>
        <w:t xml:space="preserve"> relativement tardivement (vers le début des années 2010). La raison de cette découverte tardive repose sur deux éléments : d'abord, les études sur le système immunitaire s'intéressaient surtout au</w:t>
      </w:r>
      <w:r w:rsidR="00335EE0">
        <w:rPr>
          <w:rFonts w:ascii="Arial" w:hAnsi="Arial" w:cs="Arial"/>
          <w:lang w:val="fr-FR"/>
        </w:rPr>
        <w:t>x</w:t>
      </w:r>
      <w:r w:rsidRPr="00C87670">
        <w:rPr>
          <w:rFonts w:ascii="Arial" w:hAnsi="Arial" w:cs="Arial"/>
          <w:lang w:val="fr-FR"/>
        </w:rPr>
        <w:t xml:space="preserve"> </w:t>
      </w:r>
      <w:r w:rsidR="00F70542">
        <w:rPr>
          <w:rFonts w:ascii="Arial" w:hAnsi="Arial" w:cs="Arial"/>
          <w:lang w:val="fr-FR"/>
        </w:rPr>
        <w:t xml:space="preserve">cellules accessibles dans le compartiment </w:t>
      </w:r>
      <w:r w:rsidRPr="00C87670">
        <w:rPr>
          <w:rFonts w:ascii="Arial" w:hAnsi="Arial" w:cs="Arial"/>
          <w:lang w:val="fr-FR"/>
        </w:rPr>
        <w:t>sang</w:t>
      </w:r>
      <w:r w:rsidR="00F70542">
        <w:rPr>
          <w:rFonts w:ascii="Arial" w:hAnsi="Arial" w:cs="Arial"/>
          <w:lang w:val="fr-FR"/>
        </w:rPr>
        <w:t>uin</w:t>
      </w:r>
      <w:r w:rsidRPr="00C87670">
        <w:rPr>
          <w:rFonts w:ascii="Arial" w:hAnsi="Arial" w:cs="Arial"/>
          <w:lang w:val="fr-FR"/>
        </w:rPr>
        <w:t xml:space="preserve"> et </w:t>
      </w:r>
      <w:r w:rsidR="00F70542">
        <w:rPr>
          <w:rFonts w:ascii="Arial" w:hAnsi="Arial" w:cs="Arial"/>
          <w:lang w:val="fr-FR"/>
        </w:rPr>
        <w:t>dans</w:t>
      </w:r>
      <w:r w:rsidRPr="00C87670">
        <w:rPr>
          <w:rFonts w:ascii="Arial" w:hAnsi="Arial" w:cs="Arial"/>
          <w:lang w:val="fr-FR"/>
        </w:rPr>
        <w:t xml:space="preserve"> la rate, ou les cellules immunitaires y sont abondantes ; de plus, il est relativement difficile de travailler sur les cellules immunitaires dans les tissus, qui nécessitent une dissociation pouvant détruire les cellules d'intérêt. Finalement, même si certaines équipes ont travaillé sur les cellules immunitaires au sein des tissus, celles-ci étaient décrites comme des TEM circulants passant à travers le tissu, et le caractère de résidence n'était pas </w:t>
      </w:r>
      <w:commentRangeStart w:id="1035"/>
      <w:r w:rsidRPr="00C87670">
        <w:rPr>
          <w:rFonts w:ascii="Arial" w:hAnsi="Arial" w:cs="Arial"/>
          <w:lang w:val="fr-FR"/>
        </w:rPr>
        <w:t>évalué</w:t>
      </w:r>
      <w:commentRangeEnd w:id="1035"/>
      <w:r w:rsidR="00CA5A1C">
        <w:rPr>
          <w:rStyle w:val="Marquedecommentaire"/>
          <w:rFonts w:ascii="Arial" w:eastAsiaTheme="minorHAnsi" w:hAnsi="Arial" w:cstheme="minorBidi"/>
          <w:lang w:eastAsia="en-US"/>
        </w:rPr>
        <w:commentReference w:id="1035"/>
      </w:r>
      <w:r w:rsidRPr="00C87670">
        <w:rPr>
          <w:rFonts w:ascii="Arial" w:hAnsi="Arial" w:cs="Arial"/>
          <w:lang w:val="fr-FR"/>
        </w:rPr>
        <w:t>.</w:t>
      </w:r>
    </w:p>
    <w:p w14:paraId="276EBBF4" w14:textId="73A00A1E" w:rsidR="00CD2B9D" w:rsidRPr="00CD2B9D" w:rsidRDefault="00CD2B9D" w:rsidP="00CD2B9D">
      <w:pPr>
        <w:pStyle w:val="NormalWeb"/>
        <w:spacing w:line="360" w:lineRule="auto"/>
        <w:ind w:firstLine="720"/>
        <w:jc w:val="both"/>
        <w:rPr>
          <w:ins w:id="1036" w:author="Christophe Borg" w:date="2026-08-26T16:53:00Z"/>
          <w:rFonts w:cs="Arial"/>
          <w:lang w:val="fr-FR"/>
        </w:rPr>
      </w:pPr>
      <w:ins w:id="1037" w:author="Christophe Borg" w:date="2026-08-26T16:53:00Z">
        <w:r w:rsidRPr="00CD2B9D">
          <w:rPr>
            <w:rFonts w:cs="Arial"/>
            <w:noProof/>
            <w:lang w:val="fr-FR"/>
          </w:rPr>
          <w:drawing>
            <wp:inline distT="0" distB="0" distL="0" distR="0" wp14:anchorId="250AB92D" wp14:editId="3A999D94">
              <wp:extent cx="5095875" cy="3397250"/>
              <wp:effectExtent l="0" t="0" r="9525" b="0"/>
              <wp:docPr id="87838255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97042" cy="3398028"/>
                      </a:xfrm>
                      <a:prstGeom prst="rect">
                        <a:avLst/>
                      </a:prstGeom>
                      <a:noFill/>
                      <a:ln>
                        <a:noFill/>
                      </a:ln>
                    </pic:spPr>
                  </pic:pic>
                </a:graphicData>
              </a:graphic>
            </wp:inline>
          </w:drawing>
        </w:r>
      </w:ins>
    </w:p>
    <w:p w14:paraId="245E04E1" w14:textId="7C7B9CB8" w:rsidR="00CD2B9D" w:rsidRPr="00C87670" w:rsidRDefault="00CD2B9D" w:rsidP="004F59EA">
      <w:pPr>
        <w:pStyle w:val="NormalWeb"/>
        <w:spacing w:line="360" w:lineRule="auto"/>
        <w:ind w:firstLine="720"/>
        <w:jc w:val="both"/>
        <w:rPr>
          <w:rFonts w:ascii="Arial" w:hAnsi="Arial" w:cs="Arial"/>
          <w:lang w:val="fr-FR"/>
        </w:rPr>
      </w:pPr>
      <w:ins w:id="1038" w:author="Christophe Borg" w:date="2026-08-26T16:53:00Z">
        <w:r>
          <w:rPr>
            <w:rFonts w:ascii="Arial" w:hAnsi="Arial" w:cs="Arial"/>
            <w:lang w:val="fr-FR"/>
          </w:rPr>
          <w:t xml:space="preserve">A reformuler </w:t>
        </w:r>
        <w:r w:rsidR="00B12FDF">
          <w:rPr>
            <w:rFonts w:ascii="Arial" w:hAnsi="Arial" w:cs="Arial"/>
            <w:lang w:val="fr-FR"/>
          </w:rPr>
          <w:t xml:space="preserve">en reprenant ce plan et en </w:t>
        </w:r>
      </w:ins>
      <w:ins w:id="1039" w:author="Christophe Borg" w:date="2026-08-26T16:55:00Z">
        <w:r w:rsidR="00B12FDF">
          <w:rPr>
            <w:rFonts w:ascii="Arial" w:hAnsi="Arial" w:cs="Arial"/>
            <w:lang w:val="fr-FR"/>
          </w:rPr>
          <w:t>évoquant</w:t>
        </w:r>
      </w:ins>
      <w:ins w:id="1040" w:author="Christophe Borg" w:date="2026-08-26T16:53:00Z">
        <w:r w:rsidR="00B12FDF">
          <w:rPr>
            <w:rFonts w:ascii="Arial" w:hAnsi="Arial" w:cs="Arial"/>
            <w:lang w:val="fr-FR"/>
          </w:rPr>
          <w:t xml:space="preserve"> l’apport des deu</w:t>
        </w:r>
      </w:ins>
      <w:ins w:id="1041" w:author="Christophe Borg" w:date="2026-08-26T16:54:00Z">
        <w:r w:rsidR="00B12FDF">
          <w:rPr>
            <w:rFonts w:ascii="Arial" w:hAnsi="Arial" w:cs="Arial"/>
            <w:lang w:val="fr-FR"/>
          </w:rPr>
          <w:t xml:space="preserve">x articles de </w:t>
        </w:r>
        <w:proofErr w:type="spellStart"/>
        <w:r w:rsidR="00B12FDF">
          <w:rPr>
            <w:rFonts w:ascii="Arial" w:hAnsi="Arial" w:cs="Arial"/>
            <w:lang w:val="fr-FR"/>
          </w:rPr>
          <w:t>MacKay</w:t>
        </w:r>
        <w:proofErr w:type="spellEnd"/>
        <w:r w:rsidR="00B12FDF">
          <w:rPr>
            <w:rFonts w:ascii="Arial" w:hAnsi="Arial" w:cs="Arial"/>
            <w:lang w:val="fr-FR"/>
          </w:rPr>
          <w:t xml:space="preserve"> comme demandé</w:t>
        </w:r>
      </w:ins>
      <w:ins w:id="1042" w:author="Christophe Borg" w:date="2026-08-26T16:55:00Z">
        <w:r w:rsidR="00B12FDF">
          <w:rPr>
            <w:rFonts w:ascii="Arial" w:hAnsi="Arial" w:cs="Arial"/>
            <w:lang w:val="fr-FR"/>
          </w:rPr>
          <w:t xml:space="preserve"> pour bien montrer les étapes des travaux cités</w:t>
        </w:r>
      </w:ins>
    </w:p>
    <w:p w14:paraId="42583E24" w14:textId="442E6B1F"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lastRenderedPageBreak/>
        <w:t>L'un des premiers travaux décrivant une population de lymphocyte</w:t>
      </w:r>
      <w:r w:rsidR="00F70542">
        <w:rPr>
          <w:rFonts w:ascii="Arial" w:hAnsi="Arial" w:cs="Arial"/>
          <w:lang w:val="fr-FR"/>
        </w:rPr>
        <w:t>s</w:t>
      </w:r>
      <w:r w:rsidRPr="00C87670">
        <w:rPr>
          <w:rFonts w:ascii="Arial" w:hAnsi="Arial" w:cs="Arial"/>
          <w:lang w:val="fr-FR"/>
        </w:rPr>
        <w:t xml:space="preserve"> mémoire</w:t>
      </w:r>
      <w:r w:rsidR="00F70542">
        <w:rPr>
          <w:rFonts w:ascii="Arial" w:hAnsi="Arial" w:cs="Arial"/>
          <w:lang w:val="fr-FR"/>
        </w:rPr>
        <w:t>s</w:t>
      </w:r>
      <w:r w:rsidRPr="00C87670">
        <w:rPr>
          <w:rFonts w:ascii="Arial" w:hAnsi="Arial" w:cs="Arial"/>
          <w:lang w:val="fr-FR"/>
        </w:rPr>
        <w:t xml:space="preserve"> pouvant résider dans les tissus à long terme est </w:t>
      </w:r>
      <w:r w:rsidR="0054511A">
        <w:fldChar w:fldCharType="begin"/>
      </w:r>
      <w:r w:rsidR="0054511A" w:rsidRPr="008257D4">
        <w:rPr>
          <w:lang w:val="fr-FR"/>
          <w:rPrChange w:id="1043" w:author="LALOY Emilien" w:date="2026-08-20T16:37:00Z">
            <w:rPr/>
          </w:rPrChange>
        </w:rPr>
        <w:instrText xml:space="preserve"> HYPERLINK "file:///C:\\Users\\xtoph\\Downloads\\Masopust_JImmunol_2004" </w:instrText>
      </w:r>
      <w:r w:rsidR="0054511A">
        <w:fldChar w:fldCharType="separate"/>
      </w:r>
      <w:r w:rsidRPr="00C87670">
        <w:rPr>
          <w:rStyle w:val="Lienhypertexte"/>
          <w:rFonts w:ascii="Arial" w:eastAsiaTheme="majorEastAsia" w:hAnsi="Arial" w:cs="Arial"/>
          <w:lang w:val="fr-FR"/>
        </w:rPr>
        <w:t>Masopust_JImmunol_2004</w:t>
      </w:r>
      <w:r w:rsidR="0054511A">
        <w:rPr>
          <w:rStyle w:val="Lienhypertexte"/>
          <w:rFonts w:ascii="Arial" w:eastAsiaTheme="majorEastAsia" w:hAnsi="Arial" w:cs="Arial"/>
          <w:lang w:val="fr-FR"/>
        </w:rPr>
        <w:fldChar w:fldCharType="end"/>
      </w:r>
      <w:r w:rsidRPr="00C87670">
        <w:rPr>
          <w:rFonts w:ascii="Arial" w:hAnsi="Arial" w:cs="Arial"/>
          <w:lang w:val="fr-FR"/>
        </w:rPr>
        <w:t>. Dans ces travaux, il avait été observé que le transfert de lymphocyte</w:t>
      </w:r>
      <w:ins w:id="1044" w:author="Christophe Borg" w:date="2026-08-26T16:43:00Z">
        <w:r w:rsidR="00CD2B9D">
          <w:rPr>
            <w:rFonts w:ascii="Arial" w:hAnsi="Arial" w:cs="Arial"/>
            <w:lang w:val="fr-FR"/>
          </w:rPr>
          <w:t>s</w:t>
        </w:r>
      </w:ins>
      <w:r w:rsidRPr="00C87670">
        <w:rPr>
          <w:rFonts w:ascii="Arial" w:hAnsi="Arial" w:cs="Arial"/>
          <w:lang w:val="fr-FR"/>
        </w:rPr>
        <w:t xml:space="preserve"> extrait</w:t>
      </w:r>
      <w:ins w:id="1045" w:author="Christophe Borg" w:date="2026-08-26T16:43:00Z">
        <w:r w:rsidR="00CD2B9D">
          <w:rPr>
            <w:rFonts w:ascii="Arial" w:hAnsi="Arial" w:cs="Arial"/>
            <w:lang w:val="fr-FR"/>
          </w:rPr>
          <w:t>s</w:t>
        </w:r>
      </w:ins>
      <w:r w:rsidRPr="00C87670">
        <w:rPr>
          <w:rFonts w:ascii="Arial" w:hAnsi="Arial" w:cs="Arial"/>
          <w:lang w:val="fr-FR"/>
        </w:rPr>
        <w:t xml:space="preserve"> de tissu</w:t>
      </w:r>
      <w:ins w:id="1046" w:author="Christophe Borg" w:date="2026-08-26T16:43:00Z">
        <w:r w:rsidR="00CD2B9D">
          <w:rPr>
            <w:rFonts w:ascii="Arial" w:hAnsi="Arial" w:cs="Arial"/>
            <w:lang w:val="fr-FR"/>
          </w:rPr>
          <w:t>s</w:t>
        </w:r>
      </w:ins>
      <w:r w:rsidRPr="00C87670">
        <w:rPr>
          <w:rFonts w:ascii="Arial" w:hAnsi="Arial" w:cs="Arial"/>
          <w:lang w:val="fr-FR"/>
        </w:rPr>
        <w:t xml:space="preserve"> dans une souris naïve résulte en la dissémination des lymphocytes transférés dans tous les tissus, à l'exception de la LP </w:t>
      </w:r>
      <w:r w:rsidR="0054511A">
        <w:fldChar w:fldCharType="begin"/>
      </w:r>
      <w:r w:rsidR="0054511A" w:rsidRPr="008257D4">
        <w:rPr>
          <w:lang w:val="fr-FR"/>
          <w:rPrChange w:id="1047" w:author="LALOY Emilien" w:date="2026-08-20T16:37:00Z">
            <w:rPr/>
          </w:rPrChange>
        </w:rPr>
        <w:instrText xml:space="preserve"> HYPERLINK "file:///C:\\Users\\xtoph\\Downloads\\Masopust_JImmunol_2004" </w:instrText>
      </w:r>
      <w:r w:rsidR="0054511A">
        <w:fldChar w:fldCharType="separate"/>
      </w:r>
      <w:r w:rsidRPr="00C87670">
        <w:rPr>
          <w:rStyle w:val="Lienhypertexte"/>
          <w:rFonts w:ascii="Arial" w:eastAsiaTheme="majorEastAsia" w:hAnsi="Arial" w:cs="Arial"/>
          <w:lang w:val="fr-FR"/>
        </w:rPr>
        <w:t>Masopust_JImmunol_2004</w:t>
      </w:r>
      <w:r w:rsidR="0054511A">
        <w:rPr>
          <w:rStyle w:val="Lienhypertexte"/>
          <w:rFonts w:ascii="Arial" w:eastAsiaTheme="majorEastAsia" w:hAnsi="Arial" w:cs="Arial"/>
          <w:lang w:val="fr-FR"/>
        </w:rPr>
        <w:fldChar w:fldCharType="end"/>
      </w:r>
      <w:r w:rsidRPr="00C87670">
        <w:rPr>
          <w:rFonts w:ascii="Arial" w:hAnsi="Arial" w:cs="Arial"/>
          <w:lang w:val="fr-FR"/>
        </w:rPr>
        <w:t xml:space="preserve">. </w:t>
      </w:r>
      <w:commentRangeStart w:id="1048"/>
      <w:r w:rsidRPr="00C87670">
        <w:rPr>
          <w:rFonts w:ascii="Arial" w:hAnsi="Arial" w:cs="Arial"/>
          <w:lang w:val="fr-FR"/>
        </w:rPr>
        <w:t xml:space="preserve">Il a alors été hypothétisé que les lymphocytes mémoires dans la LP sont "soit très rares, soit il y a très peu de recirculant vers et depuis les sites effecteurs de la muqueuse intestinale" </w:t>
      </w:r>
      <w:commentRangeEnd w:id="1048"/>
      <w:r w:rsidR="00CD2B9D">
        <w:rPr>
          <w:rStyle w:val="Marquedecommentaire"/>
          <w:rFonts w:ascii="Arial" w:eastAsiaTheme="minorHAnsi" w:hAnsi="Arial" w:cstheme="minorBidi"/>
          <w:lang w:eastAsia="en-US"/>
        </w:rPr>
        <w:commentReference w:id="1048"/>
      </w:r>
      <w:r w:rsidR="0054511A">
        <w:fldChar w:fldCharType="begin"/>
      </w:r>
      <w:r w:rsidR="0054511A" w:rsidRPr="008257D4">
        <w:rPr>
          <w:lang w:val="fr-FR"/>
          <w:rPrChange w:id="1049" w:author="LALOY Emilien" w:date="2026-08-20T16:37:00Z">
            <w:rPr/>
          </w:rPrChange>
        </w:rPr>
        <w:instrText xml:space="preserve"> HYPERLINK "file:///C:\\Users\\xtoph\\Downloads\\Masopust_JImmunol_2004" </w:instrText>
      </w:r>
      <w:r w:rsidR="0054511A">
        <w:fldChar w:fldCharType="separate"/>
      </w:r>
      <w:r w:rsidRPr="00C87670">
        <w:rPr>
          <w:rStyle w:val="Lienhypertexte"/>
          <w:rFonts w:ascii="Arial" w:eastAsiaTheme="majorEastAsia" w:hAnsi="Arial" w:cs="Arial"/>
          <w:lang w:val="fr-FR"/>
        </w:rPr>
        <w:t>Masopust_JImmunol_2004</w:t>
      </w:r>
      <w:r w:rsidR="0054511A">
        <w:rPr>
          <w:rStyle w:val="Lienhypertexte"/>
          <w:rFonts w:ascii="Arial" w:eastAsiaTheme="majorEastAsia" w:hAnsi="Arial" w:cs="Arial"/>
          <w:lang w:val="fr-FR"/>
        </w:rPr>
        <w:fldChar w:fldCharType="end"/>
      </w:r>
      <w:r w:rsidRPr="00C87670">
        <w:rPr>
          <w:rFonts w:ascii="Arial" w:hAnsi="Arial" w:cs="Arial"/>
          <w:lang w:val="fr-FR"/>
        </w:rPr>
        <w:t>. L'étude plus en détail de ces lymphocyte</w:t>
      </w:r>
      <w:ins w:id="1050" w:author="Christophe Borg" w:date="2026-08-26T14:30:00Z">
        <w:r w:rsidR="00CA5A1C">
          <w:rPr>
            <w:rFonts w:ascii="Arial" w:hAnsi="Arial" w:cs="Arial"/>
            <w:lang w:val="fr-FR"/>
          </w:rPr>
          <w:t>s</w:t>
        </w:r>
      </w:ins>
      <w:r w:rsidRPr="00C87670">
        <w:rPr>
          <w:rFonts w:ascii="Arial" w:hAnsi="Arial" w:cs="Arial"/>
          <w:lang w:val="fr-FR"/>
        </w:rPr>
        <w:t xml:space="preserve"> a ensuite révélé qu'ils exprimaient le marqueur d'activation CD69 et l'intégrine beta7 (dont l'expression est due à l'intégrine </w:t>
      </w:r>
      <w:proofErr w:type="spellStart"/>
      <w:r w:rsidRPr="00C87670">
        <w:rPr>
          <w:rFonts w:ascii="Arial" w:hAnsi="Arial" w:cs="Arial"/>
          <w:lang w:val="fr-FR"/>
        </w:rPr>
        <w:t>alphaE</w:t>
      </w:r>
      <w:proofErr w:type="spellEnd"/>
      <w:r w:rsidRPr="00C87670">
        <w:rPr>
          <w:rFonts w:ascii="Arial" w:hAnsi="Arial" w:cs="Arial"/>
          <w:lang w:val="fr-FR"/>
        </w:rPr>
        <w:t xml:space="preserve"> (CD</w:t>
      </w:r>
      <w:proofErr w:type="gramStart"/>
      <w:r w:rsidRPr="00C87670">
        <w:rPr>
          <w:rFonts w:ascii="Arial" w:hAnsi="Arial" w:cs="Arial"/>
          <w:lang w:val="fr-FR"/>
        </w:rPr>
        <w:t>103)-</w:t>
      </w:r>
      <w:proofErr w:type="gramEnd"/>
      <w:r w:rsidRPr="00C87670">
        <w:rPr>
          <w:rFonts w:ascii="Arial" w:hAnsi="Arial" w:cs="Arial"/>
          <w:lang w:val="fr-FR"/>
        </w:rPr>
        <w:t xml:space="preserve">beta7) </w:t>
      </w:r>
      <w:r w:rsidR="0054511A">
        <w:fldChar w:fldCharType="begin"/>
      </w:r>
      <w:r w:rsidR="0054511A" w:rsidRPr="008257D4">
        <w:rPr>
          <w:lang w:val="fr-FR"/>
          <w:rPrChange w:id="1051" w:author="LALOY Emilien" w:date="2026-08-20T16:37:00Z">
            <w:rPr/>
          </w:rPrChange>
        </w:rPr>
        <w:instrText xml:space="preserve"> HYPERLINK "file:///C:\\Users\\xtoph\\Downloads\\Masopust_JImmunol_2004" </w:instrText>
      </w:r>
      <w:r w:rsidR="0054511A">
        <w:fldChar w:fldCharType="separate"/>
      </w:r>
      <w:r w:rsidRPr="00C87670">
        <w:rPr>
          <w:rStyle w:val="Lienhypertexte"/>
          <w:rFonts w:ascii="Arial" w:eastAsiaTheme="majorEastAsia" w:hAnsi="Arial" w:cs="Arial"/>
          <w:lang w:val="fr-FR"/>
        </w:rPr>
        <w:t>Masopust_JImmunol_2004</w:t>
      </w:r>
      <w:r w:rsidR="0054511A">
        <w:rPr>
          <w:rStyle w:val="Lienhypertexte"/>
          <w:rFonts w:ascii="Arial" w:eastAsiaTheme="majorEastAsia" w:hAnsi="Arial" w:cs="Arial"/>
          <w:lang w:val="fr-FR"/>
        </w:rPr>
        <w:fldChar w:fldCharType="end"/>
      </w:r>
      <w:r w:rsidRPr="00C87670">
        <w:rPr>
          <w:rFonts w:ascii="Arial" w:hAnsi="Arial" w:cs="Arial"/>
          <w:lang w:val="fr-FR"/>
        </w:rPr>
        <w:t>.</w:t>
      </w:r>
    </w:p>
    <w:p w14:paraId="4E54CAFC" w14:textId="32F2102D"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 xml:space="preserve">Le premier article </w:t>
      </w:r>
      <w:ins w:id="1052" w:author="Christophe Borg" w:date="2026-08-26T16:45:00Z">
        <w:r w:rsidR="00CD2B9D">
          <w:rPr>
            <w:rFonts w:ascii="Arial" w:hAnsi="Arial" w:cs="Arial"/>
            <w:lang w:val="fr-FR"/>
          </w:rPr>
          <w:t>a</w:t>
        </w:r>
      </w:ins>
      <w:del w:id="1053" w:author="Christophe Borg" w:date="2026-08-26T16:45:00Z">
        <w:r w:rsidRPr="00C87670" w:rsidDel="00CD2B9D">
          <w:rPr>
            <w:rFonts w:ascii="Arial" w:hAnsi="Arial" w:cs="Arial"/>
            <w:lang w:val="fr-FR"/>
          </w:rPr>
          <w:delText>à</w:delText>
        </w:r>
      </w:del>
      <w:r w:rsidRPr="00C87670">
        <w:rPr>
          <w:rFonts w:ascii="Arial" w:hAnsi="Arial" w:cs="Arial"/>
          <w:lang w:val="fr-FR"/>
        </w:rPr>
        <w:t xml:space="preserve"> avoir réellement utilisé le terme "lymphocyte T résident mémoire" est </w:t>
      </w:r>
      <w:r w:rsidR="0054511A">
        <w:fldChar w:fldCharType="begin"/>
      </w:r>
      <w:r w:rsidR="0054511A" w:rsidRPr="008257D4">
        <w:rPr>
          <w:lang w:val="fr-FR"/>
          <w:rPrChange w:id="1054" w:author="LALOY Emilien" w:date="2026-08-20T16:38:00Z">
            <w:rPr/>
          </w:rPrChange>
        </w:rPr>
        <w:instrText xml:space="preserve"> HYPERLINK "file:///C:\\Users\\xtoph\\Downloads\\Gebhardt_NatImmunol_2009" </w:instrText>
      </w:r>
      <w:r w:rsidR="0054511A">
        <w:fldChar w:fldCharType="separate"/>
      </w:r>
      <w:r w:rsidRPr="00C87670">
        <w:rPr>
          <w:rStyle w:val="Lienhypertexte"/>
          <w:rFonts w:ascii="Arial" w:eastAsiaTheme="majorEastAsia" w:hAnsi="Arial" w:cs="Arial"/>
          <w:lang w:val="fr-FR"/>
        </w:rPr>
        <w:t>Gebhardt_NatImmunol_2009</w:t>
      </w:r>
      <w:r w:rsidR="0054511A">
        <w:rPr>
          <w:rStyle w:val="Lienhypertexte"/>
          <w:rFonts w:ascii="Arial" w:eastAsiaTheme="majorEastAsia" w:hAnsi="Arial" w:cs="Arial"/>
          <w:lang w:val="fr-FR"/>
        </w:rPr>
        <w:fldChar w:fldCharType="end"/>
      </w:r>
      <w:r w:rsidRPr="00C87670">
        <w:rPr>
          <w:rFonts w:ascii="Arial" w:hAnsi="Arial" w:cs="Arial"/>
          <w:lang w:val="fr-FR"/>
        </w:rPr>
        <w:t>. Dans cet article, une population de lymphocytes T formé</w:t>
      </w:r>
      <w:r w:rsidR="00F70542">
        <w:rPr>
          <w:rFonts w:ascii="Arial" w:hAnsi="Arial" w:cs="Arial"/>
          <w:lang w:val="fr-FR"/>
        </w:rPr>
        <w:t>s</w:t>
      </w:r>
      <w:r w:rsidRPr="00C87670">
        <w:rPr>
          <w:rFonts w:ascii="Arial" w:hAnsi="Arial" w:cs="Arial"/>
          <w:lang w:val="fr-FR"/>
        </w:rPr>
        <w:t xml:space="preserve"> dans la peau après une infection HSV chez la souris est capable de résidence dans la peau. En effet, lorsque ces cellules sont marquées avec un gène rapporteur, et que la peau est transplantée dans une autre souris, les cellules marquées ne sont pas retrouvé</w:t>
      </w:r>
      <w:r>
        <w:rPr>
          <w:rFonts w:ascii="Arial" w:hAnsi="Arial" w:cs="Arial"/>
          <w:lang w:val="fr-FR"/>
        </w:rPr>
        <w:t>e</w:t>
      </w:r>
      <w:r w:rsidRPr="00C87670">
        <w:rPr>
          <w:rFonts w:ascii="Arial" w:hAnsi="Arial" w:cs="Arial"/>
          <w:lang w:val="fr-FR"/>
        </w:rPr>
        <w:t xml:space="preserve">s dans un autre organe de la souris hôte </w:t>
      </w:r>
      <w:r w:rsidR="0054511A">
        <w:fldChar w:fldCharType="begin"/>
      </w:r>
      <w:r w:rsidR="0054511A" w:rsidRPr="008257D4">
        <w:rPr>
          <w:lang w:val="fr-FR"/>
          <w:rPrChange w:id="1055" w:author="LALOY Emilien" w:date="2026-08-20T16:38:00Z">
            <w:rPr/>
          </w:rPrChange>
        </w:rPr>
        <w:instrText xml:space="preserve"> HYPERLINK "file:///C:\\Users\\xtoph\\Downloads\\Gebhardt_NatImmunol_2009" </w:instrText>
      </w:r>
      <w:r w:rsidR="0054511A">
        <w:fldChar w:fldCharType="separate"/>
      </w:r>
      <w:r w:rsidRPr="00C87670">
        <w:rPr>
          <w:rStyle w:val="Lienhypertexte"/>
          <w:rFonts w:ascii="Arial" w:eastAsiaTheme="majorEastAsia" w:hAnsi="Arial" w:cs="Arial"/>
          <w:lang w:val="fr-FR"/>
        </w:rPr>
        <w:t>Gebhardt_NatImmunol_2009</w:t>
      </w:r>
      <w:r w:rsidR="0054511A">
        <w:rPr>
          <w:rStyle w:val="Lienhypertexte"/>
          <w:rFonts w:ascii="Arial" w:eastAsiaTheme="majorEastAsia" w:hAnsi="Arial" w:cs="Arial"/>
          <w:lang w:val="fr-FR"/>
        </w:rPr>
        <w:fldChar w:fldCharType="end"/>
      </w:r>
      <w:r w:rsidRPr="00C87670">
        <w:rPr>
          <w:rFonts w:ascii="Arial" w:hAnsi="Arial" w:cs="Arial"/>
          <w:lang w:val="fr-FR"/>
        </w:rPr>
        <w:t>. Ces cellules sont enrichies en cellules spécifiques de l'antigène, ont un phénotype CD103+CD69hiCD49ahiCD62LlowCD122low et confère une protection supérieur</w:t>
      </w:r>
      <w:r w:rsidR="00F70542">
        <w:rPr>
          <w:rFonts w:ascii="Arial" w:hAnsi="Arial" w:cs="Arial"/>
          <w:lang w:val="fr-FR"/>
        </w:rPr>
        <w:t>e</w:t>
      </w:r>
      <w:r w:rsidRPr="00C87670">
        <w:rPr>
          <w:rFonts w:ascii="Arial" w:hAnsi="Arial" w:cs="Arial"/>
          <w:lang w:val="fr-FR"/>
        </w:rPr>
        <w:t xml:space="preserve"> localisé</w:t>
      </w:r>
      <w:r w:rsidR="00F70542">
        <w:rPr>
          <w:rFonts w:ascii="Arial" w:hAnsi="Arial" w:cs="Arial"/>
          <w:lang w:val="fr-FR"/>
        </w:rPr>
        <w:t>e</w:t>
      </w:r>
      <w:r w:rsidRPr="00C87670">
        <w:rPr>
          <w:rFonts w:ascii="Arial" w:hAnsi="Arial" w:cs="Arial"/>
          <w:lang w:val="fr-FR"/>
        </w:rPr>
        <w:t xml:space="preserve"> en cas de rechallenge </w:t>
      </w:r>
      <w:r w:rsidR="0054511A">
        <w:fldChar w:fldCharType="begin"/>
      </w:r>
      <w:r w:rsidR="0054511A" w:rsidRPr="008257D4">
        <w:rPr>
          <w:lang w:val="fr-FR"/>
          <w:rPrChange w:id="1056" w:author="LALOY Emilien" w:date="2026-08-20T16:38:00Z">
            <w:rPr/>
          </w:rPrChange>
        </w:rPr>
        <w:instrText xml:space="preserve"> HYPERLINK "file:///C:\\Users\\xtoph\\Downloads\\Gebhardt_NatImmunol_2009" </w:instrText>
      </w:r>
      <w:r w:rsidR="0054511A">
        <w:fldChar w:fldCharType="separate"/>
      </w:r>
      <w:r w:rsidRPr="00C87670">
        <w:rPr>
          <w:rStyle w:val="Lienhypertexte"/>
          <w:rFonts w:ascii="Arial" w:eastAsiaTheme="majorEastAsia" w:hAnsi="Arial" w:cs="Arial"/>
          <w:lang w:val="fr-FR"/>
        </w:rPr>
        <w:t>Gebhardt_NatImmunol_2009</w:t>
      </w:r>
      <w:r w:rsidR="0054511A">
        <w:rPr>
          <w:rStyle w:val="Lienhypertexte"/>
          <w:rFonts w:ascii="Arial" w:eastAsiaTheme="majorEastAsia" w:hAnsi="Arial" w:cs="Arial"/>
          <w:lang w:val="fr-FR"/>
        </w:rPr>
        <w:fldChar w:fldCharType="end"/>
      </w:r>
      <w:r w:rsidRPr="00C87670">
        <w:rPr>
          <w:rFonts w:ascii="Arial" w:hAnsi="Arial" w:cs="Arial"/>
          <w:lang w:val="fr-FR"/>
        </w:rPr>
        <w:t>.</w:t>
      </w:r>
    </w:p>
    <w:p w14:paraId="25FC1292" w14:textId="68A443CF" w:rsidR="004F59EA" w:rsidRPr="00C87670" w:rsidRDefault="004F59EA" w:rsidP="004F59EA">
      <w:pPr>
        <w:pStyle w:val="NormalWeb"/>
        <w:spacing w:line="360" w:lineRule="auto"/>
        <w:ind w:firstLine="720"/>
        <w:jc w:val="both"/>
        <w:rPr>
          <w:rFonts w:ascii="Arial" w:eastAsiaTheme="majorEastAsia" w:hAnsi="Arial" w:cs="Arial"/>
          <w:color w:val="2F5496" w:themeColor="accent1" w:themeShade="BF"/>
          <w:lang w:val="fr-FR" w:eastAsia="en-US"/>
        </w:rPr>
      </w:pPr>
      <w:r w:rsidRPr="00C87670">
        <w:rPr>
          <w:rFonts w:ascii="Arial" w:hAnsi="Arial" w:cs="Arial"/>
          <w:lang w:val="fr-FR"/>
        </w:rPr>
        <w:t xml:space="preserve">Plus tard, l'équipe de Masopust et Lefrançois continue ses travaux et décrit plus en détail la population de lymphocyte résident mémoire dans l'intestin. Celle-ci provient d'une population de lymphocyte qui expriment l'intégrine alpha4-beta7 de manière transitoire après son activation </w:t>
      </w:r>
      <w:r w:rsidR="0054511A">
        <w:fldChar w:fldCharType="begin"/>
      </w:r>
      <w:r w:rsidR="0054511A" w:rsidRPr="008257D4">
        <w:rPr>
          <w:lang w:val="fr-FR"/>
          <w:rPrChange w:id="1057" w:author="LALOY Emilien" w:date="2026-08-20T16:37:00Z">
            <w:rPr/>
          </w:rPrChange>
        </w:rPr>
        <w:instrText xml:space="preserve"> HYPERLINK "file:///C:\\Users\\xtoph\\Downloads\\Masopust_JExpMed_2010" </w:instrText>
      </w:r>
      <w:r w:rsidR="0054511A">
        <w:fldChar w:fldCharType="separate"/>
      </w:r>
      <w:r w:rsidRPr="00C87670">
        <w:rPr>
          <w:rStyle w:val="Lienhypertexte"/>
          <w:rFonts w:ascii="Arial" w:eastAsiaTheme="majorEastAsia" w:hAnsi="Arial" w:cs="Arial"/>
          <w:lang w:val="fr-FR"/>
        </w:rPr>
        <w:t>Masopust_JExpMed_2010</w:t>
      </w:r>
      <w:r w:rsidR="0054511A">
        <w:rPr>
          <w:rStyle w:val="Lienhypertexte"/>
          <w:rFonts w:ascii="Arial" w:eastAsiaTheme="majorEastAsia" w:hAnsi="Arial" w:cs="Arial"/>
          <w:lang w:val="fr-FR"/>
        </w:rPr>
        <w:fldChar w:fldCharType="end"/>
      </w:r>
      <w:r w:rsidRPr="00C87670">
        <w:rPr>
          <w:rFonts w:ascii="Arial" w:hAnsi="Arial" w:cs="Arial"/>
          <w:lang w:val="fr-FR"/>
        </w:rPr>
        <w:t xml:space="preserve">. Bien que les lymphocytes T primés dans </w:t>
      </w:r>
      <w:proofErr w:type="gramStart"/>
      <w:r w:rsidRPr="00C87670">
        <w:rPr>
          <w:rFonts w:ascii="Arial" w:hAnsi="Arial" w:cs="Arial"/>
          <w:lang w:val="fr-FR"/>
        </w:rPr>
        <w:t xml:space="preserve">les </w:t>
      </w:r>
      <w:proofErr w:type="spellStart"/>
      <w:r w:rsidRPr="00C87670">
        <w:rPr>
          <w:rFonts w:ascii="Arial" w:hAnsi="Arial" w:cs="Arial"/>
          <w:lang w:val="fr-FR"/>
        </w:rPr>
        <w:t>mLN</w:t>
      </w:r>
      <w:proofErr w:type="spellEnd"/>
      <w:proofErr w:type="gramEnd"/>
      <w:r w:rsidRPr="00C87670">
        <w:rPr>
          <w:rFonts w:ascii="Arial" w:hAnsi="Arial" w:cs="Arial"/>
          <w:lang w:val="fr-FR"/>
        </w:rPr>
        <w:t xml:space="preserve"> sont plus efficaces pour migrer dans ce tissu, ils proviennent numériquement plutôt de la rate </w:t>
      </w:r>
      <w:r w:rsidR="0054511A">
        <w:fldChar w:fldCharType="begin"/>
      </w:r>
      <w:r w:rsidR="0054511A" w:rsidRPr="008257D4">
        <w:rPr>
          <w:lang w:val="fr-FR"/>
          <w:rPrChange w:id="1058" w:author="LALOY Emilien" w:date="2026-08-20T16:37:00Z">
            <w:rPr/>
          </w:rPrChange>
        </w:rPr>
        <w:instrText xml:space="preserve"> HYPERLINK "file:///C:\\Users\\xtoph\\Downloads\\Masopust_JExpMed_2010" </w:instrText>
      </w:r>
      <w:r w:rsidR="0054511A">
        <w:fldChar w:fldCharType="separate"/>
      </w:r>
      <w:r w:rsidRPr="00C87670">
        <w:rPr>
          <w:rStyle w:val="Lienhypertexte"/>
          <w:rFonts w:ascii="Arial" w:eastAsiaTheme="majorEastAsia" w:hAnsi="Arial" w:cs="Arial"/>
          <w:lang w:val="fr-FR"/>
        </w:rPr>
        <w:t>Masopust_JExpMed_2010</w:t>
      </w:r>
      <w:r w:rsidR="0054511A">
        <w:rPr>
          <w:rStyle w:val="Lienhypertexte"/>
          <w:rFonts w:ascii="Arial" w:eastAsiaTheme="majorEastAsia" w:hAnsi="Arial" w:cs="Arial"/>
          <w:lang w:val="fr-FR"/>
        </w:rPr>
        <w:fldChar w:fldCharType="end"/>
      </w:r>
      <w:r w:rsidRPr="00C87670">
        <w:rPr>
          <w:rFonts w:ascii="Arial" w:hAnsi="Arial" w:cs="Arial"/>
          <w:lang w:val="fr-FR"/>
        </w:rPr>
        <w:t xml:space="preserve">. </w:t>
      </w:r>
      <w:r w:rsidR="002F611B" w:rsidRPr="002F611B">
        <w:rPr>
          <w:rFonts w:ascii="Arial" w:hAnsi="Arial" w:cs="Arial"/>
          <w:lang w:val="fr-FR"/>
        </w:rPr>
        <w:t>Simultanément, l'équipe de Gebhardt et Mackay travaillent sur les TRM de la peau après infection HSV et décrivent en détail le mécanisme de différenciation de ces cellules [[Mackay_NatImmunol_2013]], [[Mackay_Immunity_2015]]</w:t>
      </w:r>
      <w:commentRangeStart w:id="1059"/>
      <w:r w:rsidRPr="00C87670">
        <w:rPr>
          <w:rFonts w:ascii="Arial" w:hAnsi="Arial" w:cs="Arial"/>
          <w:lang w:val="fr-FR"/>
        </w:rPr>
        <w:t>. Aujourd'hui, de nombreuses équipes travaillent sur les TRM partout dans le monde, mais ces deux équipes restent des piliers majeurs.</w:t>
      </w:r>
      <w:commentRangeEnd w:id="1059"/>
      <w:r w:rsidR="00F70542">
        <w:rPr>
          <w:rStyle w:val="Marquedecommentaire"/>
          <w:rFonts w:ascii="Arial" w:eastAsiaTheme="minorHAnsi" w:hAnsi="Arial" w:cstheme="minorBidi"/>
          <w:lang w:eastAsia="en-US"/>
        </w:rPr>
        <w:commentReference w:id="1059"/>
      </w:r>
    </w:p>
    <w:p w14:paraId="52612987" w14:textId="77777777" w:rsidR="004F59EA" w:rsidRPr="00C87670" w:rsidRDefault="004F59EA" w:rsidP="004F59EA">
      <w:pPr>
        <w:jc w:val="both"/>
        <w:rPr>
          <w:rFonts w:eastAsiaTheme="majorEastAsia" w:cs="Arial"/>
          <w:color w:val="2F5496" w:themeColor="accent1" w:themeShade="BF"/>
          <w:szCs w:val="24"/>
          <w:lang w:val="fr-FR"/>
        </w:rPr>
      </w:pPr>
      <w:r w:rsidRPr="00C87670">
        <w:rPr>
          <w:rFonts w:eastAsiaTheme="majorEastAsia" w:cs="Arial"/>
          <w:color w:val="2F5496" w:themeColor="accent1" w:themeShade="BF"/>
          <w:szCs w:val="24"/>
          <w:lang w:val="fr-FR"/>
        </w:rPr>
        <w:br w:type="page"/>
      </w:r>
    </w:p>
    <w:p w14:paraId="74830C9C" w14:textId="77777777" w:rsidR="004F59EA" w:rsidRDefault="004F59EA" w:rsidP="004F59EA">
      <w:pPr>
        <w:pStyle w:val="Titre2"/>
        <w:rPr>
          <w:lang w:val="fr-FR"/>
        </w:rPr>
      </w:pPr>
      <w:bookmarkStart w:id="1060" w:name="_Toc236411776"/>
      <w:bookmarkStart w:id="1061" w:name="_Toc238137485"/>
      <w:r>
        <w:rPr>
          <w:lang w:val="fr-FR"/>
        </w:rPr>
        <w:lastRenderedPageBreak/>
        <w:t>2.2 Phénotype des lymphocytes T résidents mémoires</w:t>
      </w:r>
      <w:bookmarkEnd w:id="1060"/>
      <w:bookmarkEnd w:id="1061"/>
    </w:p>
    <w:p w14:paraId="6287C471" w14:textId="77777777"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Les TRM sont des cellules particulières par rapport aux autres types de cellules mémoires, et leur phénotype est très différent de celles-ci. À l'origine, lorsque les lymphocytes T mémoires (TCM et TEM) ont été décrites, il a été observé que celles-ci possédaient des capacités de cellules souches (capable de proliférer et de se différencier), mais perdaient les capacités effectrices (sécrétion de cytokine et cytotoxicité). De manière intéressante, les TRM ont un phénotype intermédiaire aux autres lymphocytes T mémoires et aux lymphocytes T effecteurs : ceux-ci sont capables de prolifération et maintiennent des capacités effectrices. De plus, les TRM possèdent des adaptations au tissus dans lequel ils résident.</w:t>
      </w:r>
    </w:p>
    <w:p w14:paraId="0D8801FD" w14:textId="76BDCE3D"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Il n'est pas simple de parler du phénotype des TRM, car ces cellules sont par nature très hétérogènes (</w:t>
      </w:r>
      <w:proofErr w:type="spellStart"/>
      <w:r w:rsidRPr="00C87670">
        <w:rPr>
          <w:rFonts w:ascii="Arial" w:hAnsi="Arial" w:cs="Arial"/>
          <w:lang w:val="fr-FR"/>
        </w:rPr>
        <w:t>cf</w:t>
      </w:r>
      <w:proofErr w:type="spellEnd"/>
      <w:r w:rsidRPr="00C87670">
        <w:rPr>
          <w:rFonts w:ascii="Arial" w:hAnsi="Arial" w:cs="Arial"/>
          <w:lang w:val="fr-FR"/>
        </w:rPr>
        <w:t xml:space="preserve"> chapitre suivant)</w:t>
      </w:r>
      <w:ins w:id="1062" w:author="Christophe Borg" w:date="2026-08-26T16:48:00Z">
        <w:r w:rsidR="00CD2B9D">
          <w:rPr>
            <w:rFonts w:ascii="Arial" w:hAnsi="Arial" w:cs="Arial"/>
            <w:lang w:val="fr-FR"/>
          </w:rPr>
          <w:t xml:space="preserve"> et la caractérisation phénotypique ou moléculaire non spécifique</w:t>
        </w:r>
      </w:ins>
      <w:r w:rsidRPr="00C87670">
        <w:rPr>
          <w:rFonts w:ascii="Arial" w:hAnsi="Arial" w:cs="Arial"/>
          <w:lang w:val="fr-FR"/>
        </w:rPr>
        <w:t>. Néanmoins, certaines protéines et facteurs de transcription sont souvent surexprimés et seront décrits dans cette partie. Le phénotype des TRM peut être divisé en plusieurs classes. Tout d'abord, afin de conférer aux TRM leur caractère de résidence, certaines protéines permettant la résidence tissulaire sont fortement exprimées, tandis que les protéines permettant la sortie des tissus sont réprimées. Ensuite, ces cellules sont très fonctionnelles et cytotoxiques, et expriment des facteurs en conséquence. En contrepartie, les TRM sont très régulés et expriment de nombreu</w:t>
      </w:r>
      <w:ins w:id="1063" w:author="Christophe Borg" w:date="2026-08-26T16:49:00Z">
        <w:r w:rsidR="00CD2B9D">
          <w:rPr>
            <w:rFonts w:ascii="Arial" w:hAnsi="Arial" w:cs="Arial"/>
            <w:lang w:val="fr-FR"/>
          </w:rPr>
          <w:t>ses</w:t>
        </w:r>
      </w:ins>
      <w:del w:id="1064" w:author="Christophe Borg" w:date="2026-08-26T16:49:00Z">
        <w:r w:rsidRPr="00C87670" w:rsidDel="00CD2B9D">
          <w:rPr>
            <w:rFonts w:ascii="Arial" w:hAnsi="Arial" w:cs="Arial"/>
            <w:lang w:val="fr-FR"/>
          </w:rPr>
          <w:delText>x</w:delText>
        </w:r>
      </w:del>
      <w:r w:rsidRPr="00C87670">
        <w:rPr>
          <w:rFonts w:ascii="Arial" w:hAnsi="Arial" w:cs="Arial"/>
          <w:lang w:val="fr-FR"/>
        </w:rPr>
        <w:t xml:space="preserve"> protéines inhibitrices et checkpoint immunitaires, parfois associés à un caractère d'épuisement. Finalement, l'ensemble de ces facteurs est finement régulé par un réseau de </w:t>
      </w:r>
      <w:commentRangeStart w:id="1065"/>
      <w:r w:rsidRPr="00C87670">
        <w:rPr>
          <w:rFonts w:ascii="Arial" w:hAnsi="Arial" w:cs="Arial"/>
          <w:lang w:val="fr-FR"/>
        </w:rPr>
        <w:t>facteurs</w:t>
      </w:r>
      <w:commentRangeEnd w:id="1065"/>
      <w:r w:rsidR="00CD2B9D">
        <w:rPr>
          <w:rStyle w:val="Marquedecommentaire"/>
          <w:rFonts w:ascii="Arial" w:eastAsiaTheme="minorHAnsi" w:hAnsi="Arial" w:cstheme="minorBidi"/>
          <w:lang w:eastAsia="en-US"/>
        </w:rPr>
        <w:commentReference w:id="1065"/>
      </w:r>
      <w:r w:rsidRPr="00C87670">
        <w:rPr>
          <w:rFonts w:ascii="Arial" w:hAnsi="Arial" w:cs="Arial"/>
          <w:lang w:val="fr-FR"/>
        </w:rPr>
        <w:t xml:space="preserve"> de transcriptions, dont certains sont fortement exprimés et d'autres sont réprimés. A noter que l'ensemble de ce chapitre s'applique aux TRM CD8+ qui sont les mieux décris ; un paragraphe dédié aux TRM CD4+ est rédigé à la fin du chapitre.</w:t>
      </w:r>
    </w:p>
    <w:p w14:paraId="35C0FFB5" w14:textId="77777777" w:rsidR="004F59EA" w:rsidRPr="00C87670" w:rsidRDefault="004F59EA" w:rsidP="004F59EA">
      <w:pPr>
        <w:pStyle w:val="Titre3"/>
        <w:jc w:val="both"/>
        <w:rPr>
          <w:rFonts w:cs="Arial"/>
          <w:sz w:val="24"/>
          <w:lang w:val="fr-FR"/>
        </w:rPr>
      </w:pPr>
      <w:bookmarkStart w:id="1066" w:name="_Toc236411777"/>
      <w:bookmarkStart w:id="1067" w:name="_Toc238137486"/>
      <w:r w:rsidRPr="00C87670">
        <w:rPr>
          <w:rFonts w:cs="Arial"/>
          <w:sz w:val="24"/>
          <w:lang w:val="fr-FR"/>
        </w:rPr>
        <w:t>2.1.1 CD69 et CD103</w:t>
      </w:r>
      <w:bookmarkEnd w:id="1066"/>
      <w:bookmarkEnd w:id="1067"/>
    </w:p>
    <w:p w14:paraId="481E9074" w14:textId="01543D66" w:rsidR="004F59EA" w:rsidRDefault="004F59EA" w:rsidP="002F611B">
      <w:pPr>
        <w:pStyle w:val="NormalWeb"/>
        <w:spacing w:line="360" w:lineRule="auto"/>
        <w:ind w:firstLine="720"/>
        <w:jc w:val="both"/>
        <w:rPr>
          <w:rFonts w:ascii="Arial" w:hAnsi="Arial" w:cs="Arial"/>
          <w:lang w:val="fr-FR"/>
        </w:rPr>
      </w:pPr>
      <w:r w:rsidRPr="00201F28">
        <w:rPr>
          <w:rFonts w:ascii="Arial" w:hAnsi="Arial" w:cs="Arial"/>
          <w:lang w:val="fr-FR"/>
        </w:rPr>
        <w:t>Les sous populations cellulaires, et surtout les sous populations de cellules immunitaires sont souvent étudiées à l'aide de marqueurs protéiques qui les distingue</w:t>
      </w:r>
      <w:r w:rsidR="00201F28" w:rsidRPr="00201F28">
        <w:rPr>
          <w:rFonts w:ascii="Arial" w:hAnsi="Arial" w:cs="Arial"/>
          <w:lang w:val="fr-FR"/>
        </w:rPr>
        <w:t>nt</w:t>
      </w:r>
      <w:r w:rsidRPr="00201F28">
        <w:rPr>
          <w:rFonts w:ascii="Arial" w:hAnsi="Arial" w:cs="Arial"/>
          <w:lang w:val="fr-FR"/>
        </w:rPr>
        <w:t xml:space="preserve"> des autres cellules. Dans le cas des TRM, les premiers marqueurs protéiques décri</w:t>
      </w:r>
      <w:r w:rsidR="00201F28" w:rsidRPr="00201F28">
        <w:rPr>
          <w:rFonts w:ascii="Arial" w:hAnsi="Arial" w:cs="Arial"/>
          <w:lang w:val="fr-FR"/>
        </w:rPr>
        <w:t>t</w:t>
      </w:r>
      <w:r w:rsidRPr="00201F28">
        <w:rPr>
          <w:rFonts w:ascii="Arial" w:hAnsi="Arial" w:cs="Arial"/>
          <w:lang w:val="fr-FR"/>
        </w:rPr>
        <w:t xml:space="preserve">s sont CD69 et CD103 </w:t>
      </w:r>
      <w:r w:rsidR="0054511A">
        <w:fldChar w:fldCharType="begin"/>
      </w:r>
      <w:r w:rsidR="0054511A" w:rsidRPr="008257D4">
        <w:rPr>
          <w:lang w:val="fr-FR"/>
          <w:rPrChange w:id="1068" w:author="LALOY Emilien" w:date="2026-08-20T16:37:00Z">
            <w:rPr/>
          </w:rPrChange>
        </w:rPr>
        <w:instrText xml:space="preserve"> HYPERLINK "file:///C:\\Users\\xtoph\\Downloads\\Gebhardt_NatImmunol_2009" </w:instrText>
      </w:r>
      <w:r w:rsidR="0054511A">
        <w:fldChar w:fldCharType="separate"/>
      </w:r>
      <w:r w:rsidRPr="00201F28">
        <w:rPr>
          <w:rStyle w:val="Lienhypertexte"/>
          <w:rFonts w:ascii="Arial" w:eastAsiaTheme="majorEastAsia" w:hAnsi="Arial" w:cs="Arial"/>
          <w:lang w:val="fr-FR"/>
        </w:rPr>
        <w:t>Gebhardt_NatImmunol_2009</w:t>
      </w:r>
      <w:r w:rsidR="0054511A">
        <w:rPr>
          <w:rStyle w:val="Lienhypertexte"/>
          <w:rFonts w:ascii="Arial" w:eastAsiaTheme="majorEastAsia" w:hAnsi="Arial" w:cs="Arial"/>
          <w:lang w:val="fr-FR"/>
        </w:rPr>
        <w:fldChar w:fldCharType="end"/>
      </w:r>
      <w:r w:rsidRPr="00201F28">
        <w:rPr>
          <w:rFonts w:ascii="Arial" w:hAnsi="Arial" w:cs="Arial"/>
          <w:lang w:val="fr-FR"/>
        </w:rPr>
        <w:t xml:space="preserve"> (</w:t>
      </w:r>
      <w:r w:rsidR="0054511A">
        <w:fldChar w:fldCharType="begin"/>
      </w:r>
      <w:r w:rsidR="0054511A" w:rsidRPr="008257D4">
        <w:rPr>
          <w:lang w:val="fr-FR"/>
          <w:rPrChange w:id="1069" w:author="LALOY Emilien" w:date="2026-08-20T16:37:00Z">
            <w:rPr/>
          </w:rPrChange>
        </w:rPr>
        <w:instrText xml:space="preserve"> HYPERLINK "file:///C:\\Users\\xtoph\\Downloads\\Mackay_NatImmunol_2013" </w:instrText>
      </w:r>
      <w:r w:rsidR="0054511A">
        <w:fldChar w:fldCharType="separate"/>
      </w:r>
      <w:r w:rsidRPr="00201F28">
        <w:rPr>
          <w:rStyle w:val="Lienhypertexte"/>
          <w:rFonts w:ascii="Arial" w:eastAsiaTheme="majorEastAsia" w:hAnsi="Arial" w:cs="Arial"/>
          <w:lang w:val="fr-FR"/>
        </w:rPr>
        <w:t>Mackay_NatImmunol_2013</w:t>
      </w:r>
      <w:r w:rsidR="0054511A">
        <w:rPr>
          <w:rStyle w:val="Lienhypertexte"/>
          <w:rFonts w:ascii="Arial" w:eastAsiaTheme="majorEastAsia" w:hAnsi="Arial" w:cs="Arial"/>
          <w:lang w:val="fr-FR"/>
        </w:rPr>
        <w:fldChar w:fldCharType="end"/>
      </w:r>
      <w:r w:rsidRPr="00201F28">
        <w:rPr>
          <w:rFonts w:ascii="Arial" w:hAnsi="Arial" w:cs="Arial"/>
          <w:lang w:val="fr-FR"/>
        </w:rPr>
        <w:t xml:space="preserve">, figure A ci-dessous) </w:t>
      </w:r>
      <w:r w:rsidR="0054511A">
        <w:fldChar w:fldCharType="begin"/>
      </w:r>
      <w:r w:rsidR="0054511A" w:rsidRPr="008257D4">
        <w:rPr>
          <w:lang w:val="fr-FR"/>
          <w:rPrChange w:id="1070" w:author="LALOY Emilien" w:date="2026-08-20T16:37:00Z">
            <w:rPr/>
          </w:rPrChange>
        </w:rPr>
        <w:instrText xml:space="preserve"> HYPERLINK "file:///C:\\Users\\xtoph\\Downloads\\Khan_JExpMed_2016" </w:instrText>
      </w:r>
      <w:r w:rsidR="0054511A">
        <w:fldChar w:fldCharType="separate"/>
      </w:r>
      <w:r w:rsidRPr="00201F28">
        <w:rPr>
          <w:rStyle w:val="Lienhypertexte"/>
          <w:rFonts w:ascii="Arial" w:eastAsiaTheme="majorEastAsia" w:hAnsi="Arial" w:cs="Arial"/>
          <w:lang w:val="fr-FR"/>
        </w:rPr>
        <w:t>Khan_JExpMed_2016</w:t>
      </w:r>
      <w:r w:rsidR="0054511A">
        <w:rPr>
          <w:rStyle w:val="Lienhypertexte"/>
          <w:rFonts w:ascii="Arial" w:eastAsiaTheme="majorEastAsia" w:hAnsi="Arial" w:cs="Arial"/>
          <w:lang w:val="fr-FR"/>
        </w:rPr>
        <w:fldChar w:fldCharType="end"/>
      </w:r>
      <w:r w:rsidRPr="00201F28">
        <w:rPr>
          <w:rFonts w:ascii="Arial" w:hAnsi="Arial" w:cs="Arial"/>
          <w:lang w:val="fr-FR"/>
        </w:rPr>
        <w:t xml:space="preserve"> et ceux-ci </w:t>
      </w:r>
      <w:r w:rsidRPr="00201F28">
        <w:rPr>
          <w:rFonts w:ascii="Arial" w:hAnsi="Arial" w:cs="Arial"/>
          <w:lang w:val="fr-FR"/>
        </w:rPr>
        <w:lastRenderedPageBreak/>
        <w:t>sont toujours couramment utilisés dans la grande majorité des études actuelles. Ces deux protéines ont un rôle en lien avec le caractère de résidence des TRM. En effet, CD103 (intégrine alpha E) agit en hétérodimère avec l'intégrine alpha 7 pour lier la E-cadhérine exprimé</w:t>
      </w:r>
      <w:r w:rsidR="00201F28" w:rsidRPr="00201F28">
        <w:rPr>
          <w:rFonts w:ascii="Arial" w:hAnsi="Arial" w:cs="Arial"/>
          <w:lang w:val="fr-FR"/>
        </w:rPr>
        <w:t>e</w:t>
      </w:r>
      <w:r w:rsidRPr="00201F28">
        <w:rPr>
          <w:rFonts w:ascii="Arial" w:hAnsi="Arial" w:cs="Arial"/>
          <w:lang w:val="fr-FR"/>
        </w:rPr>
        <w:t xml:space="preserve"> principalement par les cellules épithéliales </w:t>
      </w:r>
      <w:commentRangeStart w:id="1071"/>
      <w:commentRangeStart w:id="1072"/>
      <w:r w:rsidRPr="002F611B">
        <w:rPr>
          <w:rFonts w:ascii="Arial" w:hAnsi="Arial" w:cs="Arial"/>
        </w:rPr>
        <w:fldChar w:fldCharType="begin"/>
      </w:r>
      <w:r w:rsidR="00296D28" w:rsidRPr="002F611B">
        <w:rPr>
          <w:rFonts w:ascii="Arial" w:hAnsi="Arial" w:cs="Arial"/>
          <w:lang w:val="fr-FR"/>
        </w:rPr>
        <w:instrText>HYPERLINK "C:\\Users\\xtoph\\Downloads\\common knowledge"</w:instrText>
      </w:r>
      <w:r w:rsidRPr="002F611B">
        <w:rPr>
          <w:rFonts w:ascii="Arial" w:hAnsi="Arial" w:cs="Arial"/>
        </w:rPr>
        <w:fldChar w:fldCharType="separate"/>
      </w:r>
      <w:proofErr w:type="spellStart"/>
      <w:r w:rsidRPr="00201F28">
        <w:rPr>
          <w:rStyle w:val="Lienhypertexte"/>
          <w:rFonts w:ascii="Arial" w:eastAsiaTheme="majorEastAsia" w:hAnsi="Arial" w:cs="Arial"/>
          <w:lang w:val="fr-FR"/>
        </w:rPr>
        <w:t>common</w:t>
      </w:r>
      <w:proofErr w:type="spellEnd"/>
      <w:r w:rsidRPr="00201F28">
        <w:rPr>
          <w:rStyle w:val="Lienhypertexte"/>
          <w:rFonts w:ascii="Arial" w:eastAsiaTheme="majorEastAsia" w:hAnsi="Arial" w:cs="Arial"/>
          <w:lang w:val="fr-FR"/>
        </w:rPr>
        <w:t xml:space="preserve"> </w:t>
      </w:r>
      <w:proofErr w:type="spellStart"/>
      <w:r w:rsidRPr="00201F28">
        <w:rPr>
          <w:rStyle w:val="Lienhypertexte"/>
          <w:rFonts w:ascii="Arial" w:eastAsiaTheme="majorEastAsia" w:hAnsi="Arial" w:cs="Arial"/>
          <w:lang w:val="fr-FR"/>
        </w:rPr>
        <w:t>knowledge</w:t>
      </w:r>
      <w:proofErr w:type="spellEnd"/>
      <w:r w:rsidRPr="002F611B">
        <w:rPr>
          <w:rFonts w:ascii="Arial" w:hAnsi="Arial" w:cs="Arial"/>
        </w:rPr>
        <w:fldChar w:fldCharType="end"/>
      </w:r>
      <w:commentRangeEnd w:id="1071"/>
      <w:r w:rsidR="00201F28" w:rsidRPr="002F611B">
        <w:rPr>
          <w:rStyle w:val="Marquedecommentaire"/>
          <w:rFonts w:ascii="Arial" w:eastAsiaTheme="minorHAnsi" w:hAnsi="Arial" w:cs="Arial"/>
          <w:sz w:val="24"/>
          <w:szCs w:val="24"/>
          <w:lang w:eastAsia="en-US"/>
        </w:rPr>
        <w:commentReference w:id="1071"/>
      </w:r>
      <w:commentRangeEnd w:id="1072"/>
      <w:r w:rsidR="002F611B">
        <w:rPr>
          <w:rStyle w:val="Marquedecommentaire"/>
          <w:rFonts w:ascii="Arial" w:eastAsiaTheme="minorHAnsi" w:hAnsi="Arial" w:cstheme="minorBidi"/>
          <w:lang w:eastAsia="en-US"/>
        </w:rPr>
        <w:commentReference w:id="1072"/>
      </w:r>
      <w:r w:rsidRPr="00201F28">
        <w:rPr>
          <w:rFonts w:ascii="Arial" w:hAnsi="Arial" w:cs="Arial"/>
          <w:lang w:val="fr-FR"/>
        </w:rPr>
        <w:t>. CD69, quant à lui, agit de manière indirecte, en empêchant la sortie des tissus médiée par S1PR1 (</w:t>
      </w:r>
      <w:proofErr w:type="spellStart"/>
      <w:r w:rsidRPr="00201F28">
        <w:rPr>
          <w:rFonts w:ascii="Arial" w:hAnsi="Arial" w:cs="Arial"/>
          <w:lang w:val="fr-FR"/>
        </w:rPr>
        <w:t>cf</w:t>
      </w:r>
      <w:proofErr w:type="spellEnd"/>
      <w:r w:rsidRPr="00201F28">
        <w:rPr>
          <w:rFonts w:ascii="Arial" w:hAnsi="Arial" w:cs="Arial"/>
          <w:lang w:val="fr-FR"/>
        </w:rPr>
        <w:t xml:space="preserve"> partie sur les protéines de sortie des tissus).</w:t>
      </w:r>
      <w:r w:rsidR="00201F28" w:rsidRPr="002F611B">
        <w:rPr>
          <w:rFonts w:ascii="Arial" w:hAnsi="Arial" w:cs="Arial"/>
          <w:lang w:val="fr-FR" w:eastAsia="fr-FR"/>
        </w:rPr>
        <w:t xml:space="preserve"> </w:t>
      </w:r>
      <w:r w:rsidR="00201F28" w:rsidRPr="002F611B">
        <w:rPr>
          <w:rFonts w:ascii="Arial" w:hAnsi="Arial" w:cs="Arial"/>
          <w:lang w:val="fr-FR"/>
        </w:rPr>
        <w:t>CD69 et S1PR1 exercent des fonctions antagonistes : CD69 inhibe l’expression membranaire de S1PR1, empêchant la réponse au gradient de sphingosine-1-phosphate (S1P) et donc la sortie des lymphocytes hors du tissu. Cette interaction favorise leur rétention locale et contribue à l’établissement du phénotype TRM.</w:t>
      </w:r>
      <w:r w:rsidR="00201F28">
        <w:rPr>
          <w:rFonts w:ascii="Arial" w:hAnsi="Arial" w:cs="Arial"/>
          <w:lang w:val="fr-FR"/>
        </w:rPr>
        <w:t xml:space="preserve"> </w:t>
      </w:r>
      <w:r w:rsidR="00201F28" w:rsidRPr="002F611B">
        <w:rPr>
          <w:rFonts w:ascii="Arial" w:hAnsi="Arial" w:cs="Arial"/>
          <w:lang w:val="fr-FR"/>
        </w:rPr>
        <w:t>Cependant, l’expression de CD69 seule ne suffit pas à démontrer une résidence tissulaire durable.</w:t>
      </w:r>
    </w:p>
    <w:p w14:paraId="579899D7" w14:textId="3B0D44E1" w:rsidR="004F59EA" w:rsidRPr="004F59EA" w:rsidRDefault="004F59EA" w:rsidP="004F59EA">
      <w:pPr>
        <w:pStyle w:val="NormalWeb"/>
        <w:keepNext/>
        <w:spacing w:line="360" w:lineRule="auto"/>
        <w:ind w:firstLine="720"/>
        <w:jc w:val="both"/>
        <w:rPr>
          <w:lang w:val="fr-FR"/>
        </w:rPr>
      </w:pPr>
      <w:r w:rsidRPr="00C87670">
        <w:rPr>
          <w:rFonts w:ascii="Arial" w:hAnsi="Arial" w:cs="Arial"/>
          <w:lang w:val="fr-FR"/>
        </w:rPr>
        <w:t>Ces deux protéines sont nécessaires au maintien des TRM dans la peau, et la déplétion de CD69 ou de CD103 impacte le nombre de cellules retrouvées dans l'épiderme (</w:t>
      </w:r>
      <w:r w:rsidR="0054511A">
        <w:fldChar w:fldCharType="begin"/>
      </w:r>
      <w:r w:rsidR="0054511A" w:rsidRPr="008257D4">
        <w:rPr>
          <w:lang w:val="fr-FR"/>
          <w:rPrChange w:id="1073" w:author="LALOY Emilien" w:date="2026-08-20T16:38:00Z">
            <w:rPr/>
          </w:rPrChange>
        </w:rPr>
        <w:instrText xml:space="preserve"> HYPERLINK "file:///C:\\Users\\xtoph\\Downloads\\Mackay_NatImmunol_2013" </w:instrText>
      </w:r>
      <w:r w:rsidR="0054511A">
        <w:fldChar w:fldCharType="separate"/>
      </w:r>
      <w:r w:rsidRPr="00C87670">
        <w:rPr>
          <w:rStyle w:val="Lienhypertexte"/>
          <w:rFonts w:ascii="Arial" w:eastAsiaTheme="majorEastAsia" w:hAnsi="Arial" w:cs="Arial"/>
          <w:lang w:val="fr-FR"/>
        </w:rPr>
        <w:t>Mackay_NatImmunol_2013</w:t>
      </w:r>
      <w:r w:rsidR="0054511A">
        <w:rPr>
          <w:rStyle w:val="Lienhypertexte"/>
          <w:rFonts w:ascii="Arial" w:eastAsiaTheme="majorEastAsia" w:hAnsi="Arial" w:cs="Arial"/>
          <w:lang w:val="fr-FR"/>
        </w:rPr>
        <w:fldChar w:fldCharType="end"/>
      </w:r>
      <w:r w:rsidRPr="00C87670">
        <w:rPr>
          <w:rFonts w:ascii="Arial" w:hAnsi="Arial" w:cs="Arial"/>
          <w:lang w:val="fr-FR"/>
        </w:rPr>
        <w:t>, figure B ci-dessous). A noter que ce résultat a été r</w:t>
      </w:r>
      <w:r w:rsidR="002F611B">
        <w:rPr>
          <w:rFonts w:ascii="Arial" w:hAnsi="Arial" w:cs="Arial"/>
          <w:lang w:val="fr-FR"/>
        </w:rPr>
        <w:t>eproduit</w:t>
      </w:r>
      <w:r w:rsidRPr="00C87670">
        <w:rPr>
          <w:rFonts w:ascii="Arial" w:hAnsi="Arial" w:cs="Arial"/>
          <w:lang w:val="fr-FR"/>
        </w:rPr>
        <w:t xml:space="preserve"> avec une infection orale par LM à court, mais pas à long terme </w:t>
      </w:r>
      <w:r w:rsidR="0054511A">
        <w:lastRenderedPageBreak/>
        <w:fldChar w:fldCharType="begin"/>
      </w:r>
      <w:r w:rsidR="0054511A" w:rsidRPr="008257D4">
        <w:rPr>
          <w:lang w:val="fr-FR"/>
          <w:rPrChange w:id="1074" w:author="LALOY Emilien" w:date="2026-08-20T16:38:00Z">
            <w:rPr/>
          </w:rPrChange>
        </w:rPr>
        <w:instrText xml:space="preserve"> HYPERLINK "file:///C:\\Users\\xtoph\\Downloads\\Sheridan_Immunity_2014" </w:instrText>
      </w:r>
      <w:r w:rsidR="0054511A">
        <w:fldChar w:fldCharType="separate"/>
      </w:r>
      <w:r w:rsidRPr="00C87670">
        <w:rPr>
          <w:rStyle w:val="Lienhypertexte"/>
          <w:rFonts w:ascii="Arial" w:eastAsiaTheme="majorEastAsia" w:hAnsi="Arial" w:cs="Arial"/>
          <w:lang w:val="fr-FR"/>
        </w:rPr>
        <w:t>Sheridan_Immunity_2014</w:t>
      </w:r>
      <w:r w:rsidR="0054511A">
        <w:rPr>
          <w:rStyle w:val="Lienhypertexte"/>
          <w:rFonts w:ascii="Arial" w:eastAsiaTheme="majorEastAsia" w:hAnsi="Arial" w:cs="Arial"/>
          <w:lang w:val="fr-FR"/>
        </w:rPr>
        <w:fldChar w:fldCharType="end"/>
      </w:r>
      <w:r w:rsidRPr="00C87670">
        <w:rPr>
          <w:rFonts w:ascii="Arial" w:hAnsi="Arial" w:cs="Arial"/>
          <w:lang w:val="fr-FR"/>
        </w:rPr>
        <w:t>.</w:t>
      </w:r>
      <w:r w:rsidRPr="00C87670">
        <w:rPr>
          <w:rFonts w:ascii="Arial" w:hAnsi="Arial" w:cs="Arial"/>
          <w:lang w:val="fr-FR"/>
        </w:rPr>
        <w:br/>
      </w:r>
      <w:r>
        <w:rPr>
          <w:rStyle w:val="internal-embed"/>
          <w:rFonts w:ascii="Arial" w:hAnsi="Arial" w:cs="Arial"/>
          <w:noProof/>
          <w:lang w:val="fr-FR"/>
        </w:rPr>
        <w:drawing>
          <wp:inline distT="0" distB="0" distL="0" distR="0" wp14:anchorId="7AEB2683" wp14:editId="686B8328">
            <wp:extent cx="5753100" cy="4298950"/>
            <wp:effectExtent l="0" t="0" r="0" b="635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53100" cy="4298950"/>
                    </a:xfrm>
                    <a:prstGeom prst="rect">
                      <a:avLst/>
                    </a:prstGeom>
                    <a:noFill/>
                    <a:ln>
                      <a:noFill/>
                    </a:ln>
                  </pic:spPr>
                </pic:pic>
              </a:graphicData>
            </a:graphic>
          </wp:inline>
        </w:drawing>
      </w:r>
    </w:p>
    <w:p w14:paraId="1452B5EF" w14:textId="00F849C6" w:rsidR="004F59EA" w:rsidRDefault="004F59EA" w:rsidP="004F59EA">
      <w:pPr>
        <w:pStyle w:val="Lgende"/>
        <w:jc w:val="both"/>
        <w:rPr>
          <w:ins w:id="1075" w:author="Christophe Borg" w:date="2026-08-26T16:56:00Z"/>
          <w:lang w:val="fr-FR"/>
        </w:rPr>
      </w:pPr>
      <w:r w:rsidRPr="00C87670">
        <w:rPr>
          <w:lang w:val="fr-FR"/>
        </w:rPr>
        <w:t xml:space="preserve">Figure </w:t>
      </w:r>
      <w:r>
        <w:fldChar w:fldCharType="begin"/>
      </w:r>
      <w:r w:rsidRPr="00C87670">
        <w:rPr>
          <w:lang w:val="fr-FR"/>
        </w:rPr>
        <w:instrText xml:space="preserve"> SEQ Figure \* ARABIC </w:instrText>
      </w:r>
      <w:r>
        <w:fldChar w:fldCharType="separate"/>
      </w:r>
      <w:ins w:id="1076" w:author="LALOY Emilien" w:date="2026-08-20T16:47:00Z">
        <w:r w:rsidR="00421E6C">
          <w:rPr>
            <w:noProof/>
            <w:lang w:val="fr-FR"/>
          </w:rPr>
          <w:t>7</w:t>
        </w:r>
      </w:ins>
      <w:del w:id="1077" w:author="LALOY Emilien" w:date="2026-08-20T16:41:00Z">
        <w:r w:rsidRPr="00C87670" w:rsidDel="00421E6C">
          <w:rPr>
            <w:noProof/>
            <w:lang w:val="fr-FR"/>
          </w:rPr>
          <w:delText>1</w:delText>
        </w:r>
      </w:del>
      <w:r>
        <w:fldChar w:fldCharType="end"/>
      </w:r>
      <w:r w:rsidRPr="00C87670">
        <w:rPr>
          <w:lang w:val="fr-FR"/>
        </w:rPr>
        <w:t xml:space="preserve"> (adapté de Mackay et al. 2013)</w:t>
      </w:r>
    </w:p>
    <w:p w14:paraId="42F7976A" w14:textId="77777777" w:rsidR="00B12FDF" w:rsidRPr="00B12FDF" w:rsidRDefault="00B12FDF">
      <w:pPr>
        <w:rPr>
          <w:lang w:val="fr-FR"/>
        </w:rPr>
        <w:pPrChange w:id="1078" w:author="Christophe Borg" w:date="2026-08-26T16:56:00Z">
          <w:pPr>
            <w:pStyle w:val="Lgende"/>
            <w:jc w:val="both"/>
          </w:pPr>
        </w:pPrChange>
      </w:pPr>
    </w:p>
    <w:p w14:paraId="441A49B9" w14:textId="77777777" w:rsidR="004F59EA" w:rsidRPr="00C87670" w:rsidRDefault="004F59EA" w:rsidP="004F59EA">
      <w:pPr>
        <w:pStyle w:val="Titre3"/>
        <w:jc w:val="both"/>
        <w:rPr>
          <w:rFonts w:cs="Arial"/>
          <w:sz w:val="24"/>
          <w:lang w:val="fr-FR"/>
        </w:rPr>
      </w:pPr>
      <w:bookmarkStart w:id="1079" w:name="_Toc236411778"/>
      <w:bookmarkStart w:id="1080" w:name="_Toc238137487"/>
      <w:r w:rsidRPr="00C87670">
        <w:rPr>
          <w:rFonts w:cs="Arial"/>
          <w:sz w:val="24"/>
          <w:lang w:val="fr-FR"/>
        </w:rPr>
        <w:t>2.1.2 Expression des protéines permettant la résidence au sein des tissus périphériques</w:t>
      </w:r>
      <w:bookmarkEnd w:id="1079"/>
      <w:bookmarkEnd w:id="1080"/>
    </w:p>
    <w:p w14:paraId="3F8B0504" w14:textId="77777777" w:rsidR="004F59EA" w:rsidRPr="00C87670" w:rsidRDefault="004F59EA" w:rsidP="004F59EA">
      <w:pPr>
        <w:pStyle w:val="NormalWeb"/>
        <w:spacing w:line="360" w:lineRule="auto"/>
        <w:ind w:firstLine="360"/>
        <w:jc w:val="both"/>
        <w:rPr>
          <w:rFonts w:ascii="Arial" w:hAnsi="Arial" w:cs="Arial"/>
        </w:rPr>
      </w:pPr>
      <w:r w:rsidRPr="00C87670">
        <w:rPr>
          <w:rFonts w:ascii="Arial" w:hAnsi="Arial" w:cs="Arial"/>
          <w:lang w:val="fr-FR"/>
        </w:rPr>
        <w:t xml:space="preserve">La résidence tissulaire des TRM n'est pas conférée seulement par CD69 et CD103, et d'autres protéines y contribuent. </w:t>
      </w:r>
      <w:r w:rsidRPr="00C87670">
        <w:rPr>
          <w:rFonts w:ascii="Arial" w:hAnsi="Arial" w:cs="Arial"/>
        </w:rPr>
        <w:t xml:space="preserve">Par </w:t>
      </w:r>
      <w:proofErr w:type="spellStart"/>
      <w:proofErr w:type="gramStart"/>
      <w:r w:rsidRPr="00C87670">
        <w:rPr>
          <w:rFonts w:ascii="Arial" w:hAnsi="Arial" w:cs="Arial"/>
        </w:rPr>
        <w:t>exemple</w:t>
      </w:r>
      <w:proofErr w:type="spellEnd"/>
      <w:r w:rsidRPr="00C87670">
        <w:rPr>
          <w:rFonts w:ascii="Arial" w:hAnsi="Arial" w:cs="Arial"/>
        </w:rPr>
        <w:t xml:space="preserve"> :</w:t>
      </w:r>
      <w:proofErr w:type="gramEnd"/>
    </w:p>
    <w:p w14:paraId="534C36E1" w14:textId="767A0BA4" w:rsidR="004F59EA" w:rsidRPr="00C87670" w:rsidRDefault="004F59EA" w:rsidP="004F59EA">
      <w:pPr>
        <w:numPr>
          <w:ilvl w:val="0"/>
          <w:numId w:val="1"/>
        </w:numPr>
        <w:spacing w:before="100" w:beforeAutospacing="1" w:after="100" w:afterAutospacing="1"/>
        <w:jc w:val="both"/>
        <w:rPr>
          <w:rFonts w:cs="Arial"/>
          <w:szCs w:val="24"/>
          <w:lang w:val="fr-FR"/>
        </w:rPr>
      </w:pPr>
      <w:r w:rsidRPr="00C87670">
        <w:rPr>
          <w:rFonts w:cs="Arial"/>
          <w:szCs w:val="24"/>
          <w:lang w:val="fr-FR"/>
        </w:rPr>
        <w:t xml:space="preserve">CD49a est exprimé par les TRM de l'épiderme de la peau </w:t>
      </w:r>
      <w:r w:rsidR="0054511A">
        <w:fldChar w:fldCharType="begin"/>
      </w:r>
      <w:r w:rsidR="0054511A" w:rsidRPr="008257D4">
        <w:rPr>
          <w:lang w:val="fr-FR"/>
          <w:rPrChange w:id="1081" w:author="LALOY Emilien" w:date="2026-08-20T16:38:00Z">
            <w:rPr/>
          </w:rPrChange>
        </w:rPr>
        <w:instrText xml:space="preserve"> HYPERLINK "file:///C:\\Users\\xtoph\\Downloads\\Cheuk_Immunity_2017" </w:instrText>
      </w:r>
      <w:r w:rsidR="0054511A">
        <w:fldChar w:fldCharType="separate"/>
      </w:r>
      <w:r w:rsidRPr="00C87670">
        <w:rPr>
          <w:rStyle w:val="Lienhypertexte"/>
          <w:rFonts w:cs="Arial"/>
          <w:szCs w:val="24"/>
          <w:lang w:val="fr-FR"/>
        </w:rPr>
        <w:t>Cheuk_Immunity_2017</w:t>
      </w:r>
      <w:r w:rsidR="0054511A">
        <w:rPr>
          <w:rStyle w:val="Lienhypertexte"/>
          <w:rFonts w:cs="Arial"/>
          <w:szCs w:val="24"/>
          <w:lang w:val="fr-FR"/>
        </w:rPr>
        <w:fldChar w:fldCharType="end"/>
      </w:r>
      <w:r w:rsidRPr="00C87670">
        <w:rPr>
          <w:rFonts w:cs="Arial"/>
          <w:szCs w:val="24"/>
          <w:lang w:val="fr-FR"/>
        </w:rPr>
        <w:t xml:space="preserve"> </w:t>
      </w:r>
      <w:r w:rsidR="0054511A">
        <w:fldChar w:fldCharType="begin"/>
      </w:r>
      <w:r w:rsidR="0054511A" w:rsidRPr="008257D4">
        <w:rPr>
          <w:lang w:val="fr-FR"/>
          <w:rPrChange w:id="1082" w:author="LALOY Emilien" w:date="2026-08-20T16:38:00Z">
            <w:rPr/>
          </w:rPrChange>
        </w:rPr>
        <w:instrText xml:space="preserve"> HYPERLINK "file:///C:\\Users\\xtoph\\Downloads\\Gebhardt_NatImmunol_2009" </w:instrText>
      </w:r>
      <w:r w:rsidR="0054511A">
        <w:fldChar w:fldCharType="separate"/>
      </w:r>
      <w:r w:rsidRPr="00C87670">
        <w:rPr>
          <w:rStyle w:val="Lienhypertexte"/>
          <w:rFonts w:cs="Arial"/>
          <w:szCs w:val="24"/>
          <w:lang w:val="fr-FR"/>
        </w:rPr>
        <w:t>Gebhardt_NatImmunol_2009</w:t>
      </w:r>
      <w:r w:rsidR="0054511A">
        <w:rPr>
          <w:rStyle w:val="Lienhypertexte"/>
          <w:rFonts w:cs="Arial"/>
          <w:szCs w:val="24"/>
          <w:lang w:val="fr-FR"/>
        </w:rPr>
        <w:fldChar w:fldCharType="end"/>
      </w:r>
      <w:r w:rsidRPr="00C87670">
        <w:rPr>
          <w:rFonts w:cs="Arial"/>
          <w:szCs w:val="24"/>
          <w:lang w:val="fr-FR"/>
        </w:rPr>
        <w:t xml:space="preserve"> </w:t>
      </w:r>
      <w:r w:rsidR="0054511A">
        <w:fldChar w:fldCharType="begin"/>
      </w:r>
      <w:r w:rsidR="0054511A" w:rsidRPr="008257D4">
        <w:rPr>
          <w:lang w:val="fr-FR"/>
          <w:rPrChange w:id="1083" w:author="LALOY Emilien" w:date="2026-08-20T16:38:00Z">
            <w:rPr/>
          </w:rPrChange>
        </w:rPr>
        <w:instrText xml:space="preserve"> HYPERLINK "file:///C:\\Users\\xtoph\\Downloads\\Devi_NatImmunol_2025a" </w:instrText>
      </w:r>
      <w:r w:rsidR="0054511A">
        <w:fldChar w:fldCharType="separate"/>
      </w:r>
      <w:r w:rsidRPr="00C87670">
        <w:rPr>
          <w:rStyle w:val="Lienhypertexte"/>
          <w:rFonts w:cs="Arial"/>
          <w:szCs w:val="24"/>
          <w:lang w:val="fr-FR"/>
        </w:rPr>
        <w:t>Devi_NatImmunol_2025a</w:t>
      </w:r>
      <w:r w:rsidR="0054511A">
        <w:rPr>
          <w:rStyle w:val="Lienhypertexte"/>
          <w:rFonts w:cs="Arial"/>
          <w:szCs w:val="24"/>
          <w:lang w:val="fr-FR"/>
        </w:rPr>
        <w:fldChar w:fldCharType="end"/>
      </w:r>
      <w:r w:rsidRPr="00C87670">
        <w:rPr>
          <w:rFonts w:cs="Arial"/>
          <w:szCs w:val="24"/>
          <w:lang w:val="fr-FR"/>
        </w:rPr>
        <w:t xml:space="preserve"> </w:t>
      </w:r>
      <w:r w:rsidR="0054511A">
        <w:fldChar w:fldCharType="begin"/>
      </w:r>
      <w:r w:rsidR="0054511A" w:rsidRPr="008257D4">
        <w:rPr>
          <w:lang w:val="fr-FR"/>
          <w:rPrChange w:id="1084" w:author="LALOY Emilien" w:date="2026-08-20T16:38:00Z">
            <w:rPr/>
          </w:rPrChange>
        </w:rPr>
        <w:instrText xml:space="preserve"> HYPERLINK "file:///C:\\Users\\xtoph\\Downloads\\Kumar_CellRep_2017" </w:instrText>
      </w:r>
      <w:r w:rsidR="0054511A">
        <w:fldChar w:fldCharType="separate"/>
      </w:r>
      <w:r w:rsidRPr="00C87670">
        <w:rPr>
          <w:rStyle w:val="Lienhypertexte"/>
          <w:rFonts w:cs="Arial"/>
          <w:szCs w:val="24"/>
          <w:lang w:val="fr-FR"/>
        </w:rPr>
        <w:t>Kumar_CellRep_2017</w:t>
      </w:r>
      <w:r w:rsidR="0054511A">
        <w:rPr>
          <w:rStyle w:val="Lienhypertexte"/>
          <w:rFonts w:cs="Arial"/>
          <w:szCs w:val="24"/>
          <w:lang w:val="fr-FR"/>
        </w:rPr>
        <w:fldChar w:fldCharType="end"/>
      </w:r>
      <w:r w:rsidRPr="00C87670">
        <w:rPr>
          <w:rFonts w:cs="Arial"/>
          <w:szCs w:val="24"/>
          <w:lang w:val="fr-FR"/>
        </w:rPr>
        <w:t xml:space="preserve">, dans les poumons et LN associés </w:t>
      </w:r>
      <w:r w:rsidR="0054511A">
        <w:fldChar w:fldCharType="begin"/>
      </w:r>
      <w:r w:rsidR="0054511A" w:rsidRPr="008257D4">
        <w:rPr>
          <w:lang w:val="fr-FR"/>
          <w:rPrChange w:id="1085" w:author="LALOY Emilien" w:date="2026-08-20T16:38:00Z">
            <w:rPr/>
          </w:rPrChange>
        </w:rPr>
        <w:instrText xml:space="preserve"> HYPERLINK "file:///C:\\Users\\xtoph\\Downloads\\Lam_Immunity_2025" </w:instrText>
      </w:r>
      <w:r w:rsidR="0054511A">
        <w:fldChar w:fldCharType="separate"/>
      </w:r>
      <w:r w:rsidRPr="00C87670">
        <w:rPr>
          <w:rStyle w:val="Lienhypertexte"/>
          <w:rFonts w:cs="Arial"/>
          <w:szCs w:val="24"/>
          <w:lang w:val="fr-FR"/>
        </w:rPr>
        <w:t>Lam_Immunity_2025</w:t>
      </w:r>
      <w:r w:rsidR="0054511A">
        <w:rPr>
          <w:rStyle w:val="Lienhypertexte"/>
          <w:rFonts w:cs="Arial"/>
          <w:szCs w:val="24"/>
          <w:lang w:val="fr-FR"/>
        </w:rPr>
        <w:fldChar w:fldCharType="end"/>
      </w:r>
      <w:r w:rsidRPr="00C87670">
        <w:rPr>
          <w:rFonts w:cs="Arial"/>
          <w:szCs w:val="24"/>
          <w:lang w:val="fr-FR"/>
        </w:rPr>
        <w:t xml:space="preserve"> et se lie aux fibres de collagène de type I et IV retrouvés dans la matrice extra-cellulaire </w:t>
      </w:r>
      <w:r w:rsidR="0054511A">
        <w:fldChar w:fldCharType="begin"/>
      </w:r>
      <w:r w:rsidR="0054511A" w:rsidRPr="008257D4">
        <w:rPr>
          <w:lang w:val="fr-FR"/>
          <w:rPrChange w:id="1086" w:author="LALOY Emilien" w:date="2026-08-20T16:38:00Z">
            <w:rPr/>
          </w:rPrChange>
        </w:rPr>
        <w:instrText xml:space="preserve"> HYPERLINK "file:///C:\\Users\\xtoph\\Downloads\\common%20knowledge" </w:instrText>
      </w:r>
      <w:r w:rsidR="0054511A">
        <w:fldChar w:fldCharType="separate"/>
      </w:r>
      <w:proofErr w:type="spellStart"/>
      <w:r w:rsidRPr="00C87670">
        <w:rPr>
          <w:rStyle w:val="Lienhypertexte"/>
          <w:rFonts w:cs="Arial"/>
          <w:szCs w:val="24"/>
          <w:lang w:val="fr-FR"/>
        </w:rPr>
        <w:t>common</w:t>
      </w:r>
      <w:proofErr w:type="spellEnd"/>
      <w:r w:rsidRPr="00C87670">
        <w:rPr>
          <w:rStyle w:val="Lienhypertexte"/>
          <w:rFonts w:cs="Arial"/>
          <w:szCs w:val="24"/>
          <w:lang w:val="fr-FR"/>
        </w:rPr>
        <w:t xml:space="preserve"> </w:t>
      </w:r>
      <w:proofErr w:type="spellStart"/>
      <w:r w:rsidRPr="00C87670">
        <w:rPr>
          <w:rStyle w:val="Lienhypertexte"/>
          <w:rFonts w:cs="Arial"/>
          <w:szCs w:val="24"/>
          <w:lang w:val="fr-FR"/>
        </w:rPr>
        <w:t>knowledge</w:t>
      </w:r>
      <w:proofErr w:type="spellEnd"/>
      <w:r w:rsidR="0054511A">
        <w:rPr>
          <w:rStyle w:val="Lienhypertexte"/>
          <w:rFonts w:cs="Arial"/>
          <w:szCs w:val="24"/>
          <w:lang w:val="fr-FR"/>
        </w:rPr>
        <w:fldChar w:fldCharType="end"/>
      </w:r>
      <w:r w:rsidRPr="00C87670">
        <w:rPr>
          <w:rFonts w:cs="Arial"/>
          <w:szCs w:val="24"/>
          <w:lang w:val="fr-FR"/>
        </w:rPr>
        <w:t>.</w:t>
      </w:r>
    </w:p>
    <w:p w14:paraId="2DE23A12" w14:textId="07183CBD" w:rsidR="004F59EA" w:rsidRPr="00C87670" w:rsidRDefault="004F59EA" w:rsidP="004F59EA">
      <w:pPr>
        <w:numPr>
          <w:ilvl w:val="0"/>
          <w:numId w:val="1"/>
        </w:numPr>
        <w:spacing w:before="100" w:beforeAutospacing="1" w:after="100" w:afterAutospacing="1"/>
        <w:jc w:val="both"/>
        <w:rPr>
          <w:rFonts w:cs="Arial"/>
          <w:szCs w:val="24"/>
          <w:lang w:val="fr-FR"/>
        </w:rPr>
      </w:pPr>
      <w:r w:rsidRPr="00C87670">
        <w:rPr>
          <w:rFonts w:cs="Arial"/>
          <w:szCs w:val="24"/>
          <w:lang w:val="fr-FR"/>
        </w:rPr>
        <w:t xml:space="preserve">Les TRM </w:t>
      </w:r>
      <w:r w:rsidR="000E2DBB">
        <w:rPr>
          <w:rFonts w:cs="Arial"/>
          <w:szCs w:val="24"/>
          <w:lang w:val="fr-FR"/>
        </w:rPr>
        <w:t xml:space="preserve">peuvent </w:t>
      </w:r>
      <w:r w:rsidRPr="00C87670">
        <w:rPr>
          <w:rFonts w:cs="Arial"/>
          <w:szCs w:val="24"/>
          <w:lang w:val="fr-FR"/>
        </w:rPr>
        <w:t>exprime</w:t>
      </w:r>
      <w:r w:rsidR="000E2DBB">
        <w:rPr>
          <w:rFonts w:cs="Arial"/>
          <w:szCs w:val="24"/>
          <w:lang w:val="fr-FR"/>
        </w:rPr>
        <w:t>r</w:t>
      </w:r>
      <w:r w:rsidRPr="00C87670">
        <w:rPr>
          <w:rFonts w:cs="Arial"/>
          <w:szCs w:val="24"/>
          <w:lang w:val="fr-FR"/>
        </w:rPr>
        <w:t xml:space="preserve"> aussi CXCR6 </w:t>
      </w:r>
      <w:r w:rsidR="0054511A">
        <w:fldChar w:fldCharType="begin"/>
      </w:r>
      <w:r w:rsidR="0054511A" w:rsidRPr="008257D4">
        <w:rPr>
          <w:lang w:val="fr-FR"/>
          <w:rPrChange w:id="1087" w:author="LALOY Emilien" w:date="2026-08-20T16:38:00Z">
            <w:rPr/>
          </w:rPrChange>
        </w:rPr>
        <w:instrText xml:space="preserve"> HYPERLINK "file:///C:\\Users\\xtoph\\Downloads\\Kumar_CellRep_2017" </w:instrText>
      </w:r>
      <w:r w:rsidR="0054511A">
        <w:fldChar w:fldCharType="separate"/>
      </w:r>
      <w:r w:rsidRPr="00C87670">
        <w:rPr>
          <w:rStyle w:val="Lienhypertexte"/>
          <w:rFonts w:cs="Arial"/>
          <w:szCs w:val="24"/>
          <w:lang w:val="fr-FR"/>
        </w:rPr>
        <w:t>Kumar_CellRep_2017</w:t>
      </w:r>
      <w:r w:rsidR="0054511A">
        <w:rPr>
          <w:rStyle w:val="Lienhypertexte"/>
          <w:rFonts w:cs="Arial"/>
          <w:szCs w:val="24"/>
          <w:lang w:val="fr-FR"/>
        </w:rPr>
        <w:fldChar w:fldCharType="end"/>
      </w:r>
      <w:r w:rsidRPr="00C87670">
        <w:rPr>
          <w:rFonts w:cs="Arial"/>
          <w:szCs w:val="24"/>
          <w:lang w:val="fr-FR"/>
        </w:rPr>
        <w:t xml:space="preserve"> </w:t>
      </w:r>
      <w:r w:rsidR="0054511A">
        <w:fldChar w:fldCharType="begin"/>
      </w:r>
      <w:r w:rsidR="0054511A" w:rsidRPr="008257D4">
        <w:rPr>
          <w:lang w:val="fr-FR"/>
          <w:rPrChange w:id="1088" w:author="LALOY Emilien" w:date="2026-08-20T16:38:00Z">
            <w:rPr/>
          </w:rPrChange>
        </w:rPr>
        <w:instrText xml:space="preserve"> HYPERLINK "file:///C:\\Users\\xtoph\\Downloads\\Park_NatImmunol_2026" </w:instrText>
      </w:r>
      <w:r w:rsidR="0054511A">
        <w:fldChar w:fldCharType="separate"/>
      </w:r>
      <w:r w:rsidRPr="00C87670">
        <w:rPr>
          <w:rStyle w:val="Lienhypertexte"/>
          <w:rFonts w:cs="Arial"/>
          <w:szCs w:val="24"/>
          <w:lang w:val="fr-FR"/>
        </w:rPr>
        <w:t>Park_NatImmunol_2026</w:t>
      </w:r>
      <w:r w:rsidR="0054511A">
        <w:rPr>
          <w:rStyle w:val="Lienhypertexte"/>
          <w:rFonts w:cs="Arial"/>
          <w:szCs w:val="24"/>
          <w:lang w:val="fr-FR"/>
        </w:rPr>
        <w:fldChar w:fldCharType="end"/>
      </w:r>
      <w:r w:rsidRPr="00C87670">
        <w:rPr>
          <w:rFonts w:cs="Arial"/>
          <w:szCs w:val="24"/>
          <w:lang w:val="fr-FR"/>
        </w:rPr>
        <w:t xml:space="preserve"> </w:t>
      </w:r>
      <w:r w:rsidR="0054511A">
        <w:fldChar w:fldCharType="begin"/>
      </w:r>
      <w:r w:rsidR="0054511A" w:rsidRPr="008257D4">
        <w:rPr>
          <w:lang w:val="fr-FR"/>
          <w:rPrChange w:id="1089" w:author="LALOY Emilien" w:date="2026-08-20T16:38:00Z">
            <w:rPr/>
          </w:rPrChange>
        </w:rPr>
        <w:instrText xml:space="preserve"> HYPERLINK "file:///C:\\Users\\xtoph\\Downloads\\Devi_NatImmunol_2025a" </w:instrText>
      </w:r>
      <w:r w:rsidR="0054511A">
        <w:fldChar w:fldCharType="separate"/>
      </w:r>
      <w:r w:rsidRPr="00C87670">
        <w:rPr>
          <w:rStyle w:val="Lienhypertexte"/>
          <w:rFonts w:cs="Arial"/>
          <w:szCs w:val="24"/>
          <w:lang w:val="fr-FR"/>
        </w:rPr>
        <w:t>Devi_NatImmunol_2025a</w:t>
      </w:r>
      <w:r w:rsidR="0054511A">
        <w:rPr>
          <w:rStyle w:val="Lienhypertexte"/>
          <w:rFonts w:cs="Arial"/>
          <w:szCs w:val="24"/>
          <w:lang w:val="fr-FR"/>
        </w:rPr>
        <w:fldChar w:fldCharType="end"/>
      </w:r>
      <w:r w:rsidRPr="00C87670">
        <w:rPr>
          <w:rFonts w:cs="Arial"/>
          <w:szCs w:val="24"/>
          <w:lang w:val="fr-FR"/>
        </w:rPr>
        <w:t xml:space="preserve"> et dans les LN </w:t>
      </w:r>
      <w:r w:rsidR="0054511A">
        <w:lastRenderedPageBreak/>
        <w:fldChar w:fldCharType="begin"/>
      </w:r>
      <w:r w:rsidR="0054511A" w:rsidRPr="008257D4">
        <w:rPr>
          <w:lang w:val="fr-FR"/>
          <w:rPrChange w:id="1090" w:author="LALOY Emilien" w:date="2026-08-20T16:38:00Z">
            <w:rPr/>
          </w:rPrChange>
        </w:rPr>
        <w:instrText xml:space="preserve"> HYPERLINK "file:///C:\\Users\\xtoph\\Downloads\\Lam_Immunity_2025" </w:instrText>
      </w:r>
      <w:r w:rsidR="0054511A">
        <w:fldChar w:fldCharType="separate"/>
      </w:r>
      <w:r w:rsidRPr="00C87670">
        <w:rPr>
          <w:rStyle w:val="Lienhypertexte"/>
          <w:rFonts w:cs="Arial"/>
          <w:szCs w:val="24"/>
          <w:lang w:val="fr-FR"/>
        </w:rPr>
        <w:t>Lam_Immunity_2025</w:t>
      </w:r>
      <w:r w:rsidR="0054511A">
        <w:rPr>
          <w:rStyle w:val="Lienhypertexte"/>
          <w:rFonts w:cs="Arial"/>
          <w:szCs w:val="24"/>
          <w:lang w:val="fr-FR"/>
        </w:rPr>
        <w:fldChar w:fldCharType="end"/>
      </w:r>
      <w:r w:rsidRPr="00C87670">
        <w:rPr>
          <w:rFonts w:cs="Arial"/>
          <w:szCs w:val="24"/>
          <w:lang w:val="fr-FR"/>
        </w:rPr>
        <w:t xml:space="preserve">, un récepteur de chimiokine dont le seul ligand connu est CXCL16 </w:t>
      </w:r>
      <w:r w:rsidR="0054511A">
        <w:fldChar w:fldCharType="begin"/>
      </w:r>
      <w:r w:rsidR="0054511A" w:rsidRPr="008257D4">
        <w:rPr>
          <w:lang w:val="fr-FR"/>
          <w:rPrChange w:id="1091" w:author="LALOY Emilien" w:date="2026-08-20T16:38:00Z">
            <w:rPr/>
          </w:rPrChange>
        </w:rPr>
        <w:instrText xml:space="preserve"> HYPERLINK "file:///C:\\Users\\xtoph\\Downloads\\common%20knowledge" </w:instrText>
      </w:r>
      <w:r w:rsidR="0054511A">
        <w:fldChar w:fldCharType="separate"/>
      </w:r>
      <w:proofErr w:type="spellStart"/>
      <w:r w:rsidRPr="00C87670">
        <w:rPr>
          <w:rStyle w:val="Lienhypertexte"/>
          <w:rFonts w:cs="Arial"/>
          <w:szCs w:val="24"/>
          <w:lang w:val="fr-FR"/>
        </w:rPr>
        <w:t>common</w:t>
      </w:r>
      <w:proofErr w:type="spellEnd"/>
      <w:r w:rsidRPr="00C87670">
        <w:rPr>
          <w:rStyle w:val="Lienhypertexte"/>
          <w:rFonts w:cs="Arial"/>
          <w:szCs w:val="24"/>
          <w:lang w:val="fr-FR"/>
        </w:rPr>
        <w:t xml:space="preserve"> </w:t>
      </w:r>
      <w:proofErr w:type="spellStart"/>
      <w:r w:rsidRPr="00C87670">
        <w:rPr>
          <w:rStyle w:val="Lienhypertexte"/>
          <w:rFonts w:cs="Arial"/>
          <w:szCs w:val="24"/>
          <w:lang w:val="fr-FR"/>
        </w:rPr>
        <w:t>knowledge</w:t>
      </w:r>
      <w:proofErr w:type="spellEnd"/>
      <w:r w:rsidR="0054511A">
        <w:rPr>
          <w:rStyle w:val="Lienhypertexte"/>
          <w:rFonts w:cs="Arial"/>
          <w:szCs w:val="24"/>
          <w:lang w:val="fr-FR"/>
        </w:rPr>
        <w:fldChar w:fldCharType="end"/>
      </w:r>
      <w:r w:rsidRPr="00C87670">
        <w:rPr>
          <w:rFonts w:cs="Arial"/>
          <w:szCs w:val="24"/>
          <w:lang w:val="fr-FR"/>
        </w:rPr>
        <w:t>.</w:t>
      </w:r>
    </w:p>
    <w:p w14:paraId="5ADA8055" w14:textId="61AEAB65" w:rsidR="004F59EA" w:rsidRPr="00C87670" w:rsidRDefault="004F59EA" w:rsidP="004F59EA">
      <w:pPr>
        <w:numPr>
          <w:ilvl w:val="0"/>
          <w:numId w:val="1"/>
        </w:numPr>
        <w:spacing w:before="100" w:beforeAutospacing="1" w:after="100" w:afterAutospacing="1"/>
        <w:jc w:val="both"/>
        <w:rPr>
          <w:rFonts w:cs="Arial"/>
          <w:szCs w:val="24"/>
          <w:lang w:val="fr-FR"/>
        </w:rPr>
      </w:pPr>
      <w:r w:rsidRPr="00C87670">
        <w:rPr>
          <w:rFonts w:cs="Arial"/>
          <w:szCs w:val="24"/>
          <w:lang w:val="fr-FR"/>
        </w:rPr>
        <w:t xml:space="preserve">Les TRM de l'intestin expriment CD49d qui permet le recrutement dans ce tissu </w:t>
      </w:r>
      <w:r w:rsidR="0054511A">
        <w:fldChar w:fldCharType="begin"/>
      </w:r>
      <w:r w:rsidR="0054511A" w:rsidRPr="008257D4">
        <w:rPr>
          <w:lang w:val="fr-FR"/>
          <w:rPrChange w:id="1092" w:author="LALOY Emilien" w:date="2026-08-20T16:38:00Z">
            <w:rPr/>
          </w:rPrChange>
        </w:rPr>
        <w:instrText xml:space="preserve"> HYPERLINK "file:///C:\\Users\\xtoph\\Downloads\\Zhang_Immunity_2013" </w:instrText>
      </w:r>
      <w:r w:rsidR="0054511A">
        <w:fldChar w:fldCharType="separate"/>
      </w:r>
      <w:r w:rsidRPr="00C87670">
        <w:rPr>
          <w:rStyle w:val="Lienhypertexte"/>
          <w:rFonts w:cs="Arial"/>
          <w:szCs w:val="24"/>
          <w:lang w:val="fr-FR"/>
        </w:rPr>
        <w:t>Zhang_Immunity_2013</w:t>
      </w:r>
      <w:r w:rsidR="0054511A">
        <w:rPr>
          <w:rStyle w:val="Lienhypertexte"/>
          <w:rFonts w:cs="Arial"/>
          <w:szCs w:val="24"/>
          <w:lang w:val="fr-FR"/>
        </w:rPr>
        <w:fldChar w:fldCharType="end"/>
      </w:r>
      <w:r w:rsidRPr="00C87670">
        <w:rPr>
          <w:rFonts w:cs="Arial"/>
          <w:szCs w:val="24"/>
          <w:lang w:val="fr-FR"/>
        </w:rPr>
        <w:t xml:space="preserve"> en liant VCAM-1 et la fibronectine exprimée par les cellules stromales </w:t>
      </w:r>
      <w:r w:rsidR="0054511A">
        <w:fldChar w:fldCharType="begin"/>
      </w:r>
      <w:r w:rsidR="0054511A" w:rsidRPr="008257D4">
        <w:rPr>
          <w:lang w:val="fr-FR"/>
          <w:rPrChange w:id="1093" w:author="LALOY Emilien" w:date="2026-08-20T16:38:00Z">
            <w:rPr/>
          </w:rPrChange>
        </w:rPr>
        <w:instrText xml:space="preserve"> HYPERLINK "file:///C:\\Users\\xtoph\\Downloads\\common%20knowledge" </w:instrText>
      </w:r>
      <w:r w:rsidR="0054511A">
        <w:fldChar w:fldCharType="separate"/>
      </w:r>
      <w:proofErr w:type="spellStart"/>
      <w:r w:rsidRPr="00C87670">
        <w:rPr>
          <w:rStyle w:val="Lienhypertexte"/>
          <w:rFonts w:cs="Arial"/>
          <w:szCs w:val="24"/>
          <w:lang w:val="fr-FR"/>
        </w:rPr>
        <w:t>common</w:t>
      </w:r>
      <w:proofErr w:type="spellEnd"/>
      <w:r w:rsidRPr="00C87670">
        <w:rPr>
          <w:rStyle w:val="Lienhypertexte"/>
          <w:rFonts w:cs="Arial"/>
          <w:szCs w:val="24"/>
          <w:lang w:val="fr-FR"/>
        </w:rPr>
        <w:t xml:space="preserve"> </w:t>
      </w:r>
      <w:proofErr w:type="spellStart"/>
      <w:r w:rsidRPr="00C87670">
        <w:rPr>
          <w:rStyle w:val="Lienhypertexte"/>
          <w:rFonts w:cs="Arial"/>
          <w:szCs w:val="24"/>
          <w:lang w:val="fr-FR"/>
        </w:rPr>
        <w:t>knowledge</w:t>
      </w:r>
      <w:proofErr w:type="spellEnd"/>
      <w:r w:rsidR="0054511A">
        <w:rPr>
          <w:rStyle w:val="Lienhypertexte"/>
          <w:rFonts w:cs="Arial"/>
          <w:szCs w:val="24"/>
          <w:lang w:val="fr-FR"/>
        </w:rPr>
        <w:fldChar w:fldCharType="end"/>
      </w:r>
      <w:r w:rsidRPr="00C87670">
        <w:rPr>
          <w:rFonts w:cs="Arial"/>
          <w:szCs w:val="24"/>
          <w:lang w:val="fr-FR"/>
        </w:rPr>
        <w:t>.</w:t>
      </w:r>
    </w:p>
    <w:p w14:paraId="0B7A14C6" w14:textId="76E5D7DF" w:rsidR="004F59EA" w:rsidRPr="00C87670" w:rsidRDefault="004F59EA" w:rsidP="004F59EA">
      <w:pPr>
        <w:numPr>
          <w:ilvl w:val="0"/>
          <w:numId w:val="1"/>
        </w:numPr>
        <w:spacing w:before="100" w:beforeAutospacing="1" w:after="100" w:afterAutospacing="1"/>
        <w:jc w:val="both"/>
        <w:rPr>
          <w:rFonts w:cs="Arial"/>
          <w:szCs w:val="24"/>
          <w:lang w:val="fr-FR"/>
        </w:rPr>
      </w:pPr>
      <w:r w:rsidRPr="00C87670">
        <w:rPr>
          <w:rFonts w:cs="Arial"/>
          <w:szCs w:val="24"/>
          <w:lang w:val="fr-FR"/>
        </w:rPr>
        <w:t xml:space="preserve">L'intégrine L a été décrite comme étant exprimée par les TRM dans les tissus nasaux après une vaccination par influenza </w:t>
      </w:r>
      <w:r w:rsidR="0054511A">
        <w:fldChar w:fldCharType="begin"/>
      </w:r>
      <w:r w:rsidR="0054511A" w:rsidRPr="008257D4">
        <w:rPr>
          <w:lang w:val="fr-FR"/>
          <w:rPrChange w:id="1094" w:author="LALOY Emilien" w:date="2026-08-20T16:38:00Z">
            <w:rPr/>
          </w:rPrChange>
        </w:rPr>
        <w:instrText xml:space="preserve"> HYPERLINK "file:///C:\\Users\\xtoph\\Downloads\\Mathew_JExpMed_2026" </w:instrText>
      </w:r>
      <w:r w:rsidR="0054511A">
        <w:fldChar w:fldCharType="separate"/>
      </w:r>
      <w:r w:rsidRPr="00C87670">
        <w:rPr>
          <w:rStyle w:val="Lienhypertexte"/>
          <w:rFonts w:cs="Arial"/>
          <w:szCs w:val="24"/>
          <w:lang w:val="fr-FR"/>
        </w:rPr>
        <w:t>Mathew_JExpMed_2026</w:t>
      </w:r>
      <w:r w:rsidR="0054511A">
        <w:rPr>
          <w:rStyle w:val="Lienhypertexte"/>
          <w:rFonts w:cs="Arial"/>
          <w:szCs w:val="24"/>
          <w:lang w:val="fr-FR"/>
        </w:rPr>
        <w:fldChar w:fldCharType="end"/>
      </w:r>
      <w:r w:rsidRPr="00C87670">
        <w:rPr>
          <w:rFonts w:cs="Arial"/>
          <w:szCs w:val="24"/>
          <w:lang w:val="fr-FR"/>
        </w:rPr>
        <w:t>, et permet également l'adhésion des TRM dans les tissus.</w:t>
      </w:r>
    </w:p>
    <w:p w14:paraId="657BA5E0" w14:textId="77777777" w:rsidR="004F59EA" w:rsidRPr="00C87670" w:rsidRDefault="004F59EA" w:rsidP="004F59EA">
      <w:pPr>
        <w:pStyle w:val="Titre3"/>
        <w:jc w:val="both"/>
        <w:rPr>
          <w:rFonts w:cs="Arial"/>
          <w:sz w:val="24"/>
          <w:lang w:val="fr-FR"/>
        </w:rPr>
      </w:pPr>
      <w:bookmarkStart w:id="1095" w:name="_Toc236411779"/>
      <w:bookmarkStart w:id="1096" w:name="_Toc238137488"/>
      <w:r w:rsidRPr="00C87670">
        <w:rPr>
          <w:rFonts w:cs="Arial"/>
          <w:sz w:val="24"/>
          <w:lang w:val="fr-FR"/>
        </w:rPr>
        <w:t>2.1.3 Répression des protéines permettant la sortie des tissus périphériques</w:t>
      </w:r>
      <w:bookmarkEnd w:id="1095"/>
      <w:bookmarkEnd w:id="1096"/>
    </w:p>
    <w:p w14:paraId="53977A2F" w14:textId="77777777" w:rsidR="004F59EA" w:rsidRPr="00C87670" w:rsidRDefault="004F59EA" w:rsidP="004F59EA">
      <w:pPr>
        <w:pStyle w:val="NormalWeb"/>
        <w:spacing w:line="360" w:lineRule="auto"/>
        <w:ind w:firstLine="360"/>
        <w:jc w:val="both"/>
        <w:rPr>
          <w:rFonts w:ascii="Arial" w:hAnsi="Arial" w:cs="Arial"/>
        </w:rPr>
      </w:pPr>
      <w:r w:rsidRPr="00C87670">
        <w:rPr>
          <w:rFonts w:ascii="Arial" w:hAnsi="Arial" w:cs="Arial"/>
          <w:lang w:val="fr-FR"/>
        </w:rPr>
        <w:t xml:space="preserve">Afin de résider dans les tissus de manière efficace, les TRM répriment les protéines qui pourraient leur permettre de sortir des tissus. </w:t>
      </w:r>
      <w:r w:rsidRPr="00C87670">
        <w:rPr>
          <w:rFonts w:ascii="Arial" w:hAnsi="Arial" w:cs="Arial"/>
        </w:rPr>
        <w:t xml:space="preserve">Trois </w:t>
      </w:r>
      <w:proofErr w:type="spellStart"/>
      <w:r w:rsidRPr="00C87670">
        <w:rPr>
          <w:rFonts w:ascii="Arial" w:hAnsi="Arial" w:cs="Arial"/>
        </w:rPr>
        <w:t>protéines</w:t>
      </w:r>
      <w:proofErr w:type="spellEnd"/>
      <w:r w:rsidRPr="00C87670">
        <w:rPr>
          <w:rFonts w:ascii="Arial" w:hAnsi="Arial" w:cs="Arial"/>
        </w:rPr>
        <w:t xml:space="preserve"> </w:t>
      </w:r>
      <w:proofErr w:type="spellStart"/>
      <w:r w:rsidRPr="00C87670">
        <w:rPr>
          <w:rFonts w:ascii="Arial" w:hAnsi="Arial" w:cs="Arial"/>
        </w:rPr>
        <w:t>sont</w:t>
      </w:r>
      <w:proofErr w:type="spellEnd"/>
      <w:r w:rsidRPr="00C87670">
        <w:rPr>
          <w:rFonts w:ascii="Arial" w:hAnsi="Arial" w:cs="Arial"/>
        </w:rPr>
        <w:t xml:space="preserve"> les plus </w:t>
      </w:r>
      <w:proofErr w:type="spellStart"/>
      <w:proofErr w:type="gramStart"/>
      <w:r w:rsidRPr="00C87670">
        <w:rPr>
          <w:rFonts w:ascii="Arial" w:hAnsi="Arial" w:cs="Arial"/>
        </w:rPr>
        <w:t>décrites</w:t>
      </w:r>
      <w:proofErr w:type="spellEnd"/>
      <w:r w:rsidRPr="00C87670">
        <w:rPr>
          <w:rFonts w:ascii="Arial" w:hAnsi="Arial" w:cs="Arial"/>
        </w:rPr>
        <w:t xml:space="preserve"> :</w:t>
      </w:r>
      <w:proofErr w:type="gramEnd"/>
    </w:p>
    <w:p w14:paraId="753747EB" w14:textId="172DA365" w:rsidR="004F59EA" w:rsidRPr="00C87670" w:rsidRDefault="004F59EA" w:rsidP="004F59EA">
      <w:pPr>
        <w:numPr>
          <w:ilvl w:val="0"/>
          <w:numId w:val="2"/>
        </w:numPr>
        <w:spacing w:before="100" w:beforeAutospacing="1" w:after="100" w:afterAutospacing="1"/>
        <w:jc w:val="both"/>
        <w:rPr>
          <w:rFonts w:cs="Arial"/>
          <w:szCs w:val="24"/>
          <w:lang w:val="fr-FR"/>
        </w:rPr>
      </w:pPr>
      <w:r w:rsidRPr="00C87670">
        <w:rPr>
          <w:rFonts w:cs="Arial"/>
          <w:szCs w:val="24"/>
          <w:lang w:val="fr-FR"/>
        </w:rPr>
        <w:t xml:space="preserve">S1PR1 est un récepteur à la S1P retrouvé dans le sang et fonctionne par chimiotaxie en attirant les cellules par gradient de concentration. Son rôle physiologique permet la sortie des OL-II après le priming ou la sortie des tissus après la résolution de l'inflammation </w:t>
      </w:r>
      <w:r w:rsidR="0054511A">
        <w:fldChar w:fldCharType="begin"/>
      </w:r>
      <w:r w:rsidR="0054511A" w:rsidRPr="008257D4">
        <w:rPr>
          <w:lang w:val="fr-FR"/>
          <w:rPrChange w:id="1097" w:author="LALOY Emilien" w:date="2026-08-20T16:38:00Z">
            <w:rPr/>
          </w:rPrChange>
        </w:rPr>
        <w:instrText xml:space="preserve"> HYPERLINK "file:///C:\\Users\\xtoph\\Downloads\\common%20knowledge" </w:instrText>
      </w:r>
      <w:r w:rsidR="0054511A">
        <w:fldChar w:fldCharType="separate"/>
      </w:r>
      <w:proofErr w:type="spellStart"/>
      <w:r w:rsidRPr="00C87670">
        <w:rPr>
          <w:rStyle w:val="Lienhypertexte"/>
          <w:rFonts w:cs="Arial"/>
          <w:szCs w:val="24"/>
          <w:lang w:val="fr-FR"/>
        </w:rPr>
        <w:t>common</w:t>
      </w:r>
      <w:proofErr w:type="spellEnd"/>
      <w:r w:rsidRPr="00C87670">
        <w:rPr>
          <w:rStyle w:val="Lienhypertexte"/>
          <w:rFonts w:cs="Arial"/>
          <w:szCs w:val="24"/>
          <w:lang w:val="fr-FR"/>
        </w:rPr>
        <w:t xml:space="preserve"> </w:t>
      </w:r>
      <w:proofErr w:type="spellStart"/>
      <w:r w:rsidRPr="00C87670">
        <w:rPr>
          <w:rStyle w:val="Lienhypertexte"/>
          <w:rFonts w:cs="Arial"/>
          <w:szCs w:val="24"/>
          <w:lang w:val="fr-FR"/>
        </w:rPr>
        <w:t>knowledge</w:t>
      </w:r>
      <w:proofErr w:type="spellEnd"/>
      <w:r w:rsidR="0054511A">
        <w:rPr>
          <w:rStyle w:val="Lienhypertexte"/>
          <w:rFonts w:cs="Arial"/>
          <w:szCs w:val="24"/>
          <w:lang w:val="fr-FR"/>
        </w:rPr>
        <w:fldChar w:fldCharType="end"/>
      </w:r>
      <w:r w:rsidRPr="00C87670">
        <w:rPr>
          <w:rFonts w:cs="Arial"/>
          <w:szCs w:val="24"/>
          <w:lang w:val="fr-FR"/>
        </w:rPr>
        <w:t>.</w:t>
      </w:r>
    </w:p>
    <w:p w14:paraId="64CF0352" w14:textId="315BFD9E" w:rsidR="004F59EA" w:rsidRPr="00C87670" w:rsidRDefault="004F59EA" w:rsidP="004F59EA">
      <w:pPr>
        <w:numPr>
          <w:ilvl w:val="0"/>
          <w:numId w:val="2"/>
        </w:numPr>
        <w:spacing w:before="100" w:beforeAutospacing="1" w:after="100" w:afterAutospacing="1"/>
        <w:jc w:val="both"/>
        <w:rPr>
          <w:rFonts w:cs="Arial"/>
          <w:szCs w:val="24"/>
          <w:lang w:val="fr-FR"/>
        </w:rPr>
      </w:pPr>
      <w:r w:rsidRPr="00C87670">
        <w:rPr>
          <w:rFonts w:cs="Arial"/>
          <w:szCs w:val="24"/>
          <w:lang w:val="fr-FR"/>
        </w:rPr>
        <w:t xml:space="preserve">CD62L correspond à la sélectine L, et est capable de se lier aux cellules HEV situées à l'entrée des ganglions lymphatiques. L'expression de CD62L est conditionnée aux lymphocytes naïfs et aux TCM et empêche les autres cellules de rentrer dans cet organe </w:t>
      </w:r>
      <w:r w:rsidR="0054511A">
        <w:fldChar w:fldCharType="begin"/>
      </w:r>
      <w:r w:rsidR="0054511A" w:rsidRPr="008257D4">
        <w:rPr>
          <w:lang w:val="fr-FR"/>
          <w:rPrChange w:id="1098" w:author="LALOY Emilien" w:date="2026-08-20T16:38:00Z">
            <w:rPr/>
          </w:rPrChange>
        </w:rPr>
        <w:instrText xml:space="preserve"> HYPERLINK "file:///C:\\Users\\xtoph\\Downloads\\common%20knowledge" </w:instrText>
      </w:r>
      <w:r w:rsidR="0054511A">
        <w:fldChar w:fldCharType="separate"/>
      </w:r>
      <w:proofErr w:type="spellStart"/>
      <w:r w:rsidRPr="00C87670">
        <w:rPr>
          <w:rStyle w:val="Lienhypertexte"/>
          <w:rFonts w:cs="Arial"/>
          <w:szCs w:val="24"/>
          <w:lang w:val="fr-FR"/>
        </w:rPr>
        <w:t>common</w:t>
      </w:r>
      <w:proofErr w:type="spellEnd"/>
      <w:r w:rsidRPr="00C87670">
        <w:rPr>
          <w:rStyle w:val="Lienhypertexte"/>
          <w:rFonts w:cs="Arial"/>
          <w:szCs w:val="24"/>
          <w:lang w:val="fr-FR"/>
        </w:rPr>
        <w:t xml:space="preserve"> </w:t>
      </w:r>
      <w:proofErr w:type="spellStart"/>
      <w:r w:rsidRPr="00C87670">
        <w:rPr>
          <w:rStyle w:val="Lienhypertexte"/>
          <w:rFonts w:cs="Arial"/>
          <w:szCs w:val="24"/>
          <w:lang w:val="fr-FR"/>
        </w:rPr>
        <w:t>knowledge</w:t>
      </w:r>
      <w:proofErr w:type="spellEnd"/>
      <w:r w:rsidR="0054511A">
        <w:rPr>
          <w:rStyle w:val="Lienhypertexte"/>
          <w:rFonts w:cs="Arial"/>
          <w:szCs w:val="24"/>
          <w:lang w:val="fr-FR"/>
        </w:rPr>
        <w:fldChar w:fldCharType="end"/>
      </w:r>
      <w:r w:rsidRPr="00C87670">
        <w:rPr>
          <w:rFonts w:cs="Arial"/>
          <w:szCs w:val="24"/>
          <w:lang w:val="fr-FR"/>
        </w:rPr>
        <w:t>.</w:t>
      </w:r>
    </w:p>
    <w:p w14:paraId="74BF51DA" w14:textId="1594003D" w:rsidR="004F59EA" w:rsidRPr="00C87670" w:rsidRDefault="004F59EA" w:rsidP="004F59EA">
      <w:pPr>
        <w:numPr>
          <w:ilvl w:val="0"/>
          <w:numId w:val="2"/>
        </w:numPr>
        <w:spacing w:before="100" w:beforeAutospacing="1" w:after="100" w:afterAutospacing="1"/>
        <w:jc w:val="both"/>
        <w:rPr>
          <w:rFonts w:cs="Arial"/>
          <w:szCs w:val="24"/>
          <w:lang w:val="fr-FR"/>
        </w:rPr>
      </w:pPr>
      <w:r w:rsidRPr="00C87670">
        <w:rPr>
          <w:rFonts w:cs="Arial"/>
          <w:szCs w:val="24"/>
          <w:lang w:val="fr-FR"/>
        </w:rPr>
        <w:t xml:space="preserve">CCR7 est un récepteur de chimiokine qui permet aux lymphocytes de migrer par chimiotaxie vers CCL19 et CCL21. Ces deux chimiokines sont retrouvées majoritairement au sein des OL-II et CCR7 permet le recrutement et la migration des lymphocytes T dans ces organes. De la même manière que CD62L, l'expression de CCR7 est conditionnée aux lymphocytes T naïfs et TCM </w:t>
      </w:r>
      <w:r w:rsidR="0054511A">
        <w:fldChar w:fldCharType="begin"/>
      </w:r>
      <w:r w:rsidR="0054511A" w:rsidRPr="008257D4">
        <w:rPr>
          <w:lang w:val="fr-FR"/>
          <w:rPrChange w:id="1099" w:author="LALOY Emilien" w:date="2026-08-20T16:38:00Z">
            <w:rPr/>
          </w:rPrChange>
        </w:rPr>
        <w:instrText xml:space="preserve"> HYPERLINK "file:///C:\\Users\\xtoph\\Downloads\\common%20knowledge" </w:instrText>
      </w:r>
      <w:r w:rsidR="0054511A">
        <w:fldChar w:fldCharType="separate"/>
      </w:r>
      <w:proofErr w:type="spellStart"/>
      <w:r w:rsidRPr="00C87670">
        <w:rPr>
          <w:rStyle w:val="Lienhypertexte"/>
          <w:rFonts w:cs="Arial"/>
          <w:szCs w:val="24"/>
          <w:lang w:val="fr-FR"/>
        </w:rPr>
        <w:t>common</w:t>
      </w:r>
      <w:proofErr w:type="spellEnd"/>
      <w:r w:rsidRPr="00C87670">
        <w:rPr>
          <w:rStyle w:val="Lienhypertexte"/>
          <w:rFonts w:cs="Arial"/>
          <w:szCs w:val="24"/>
          <w:lang w:val="fr-FR"/>
        </w:rPr>
        <w:t xml:space="preserve"> </w:t>
      </w:r>
      <w:proofErr w:type="spellStart"/>
      <w:r w:rsidRPr="00C87670">
        <w:rPr>
          <w:rStyle w:val="Lienhypertexte"/>
          <w:rFonts w:cs="Arial"/>
          <w:szCs w:val="24"/>
          <w:lang w:val="fr-FR"/>
        </w:rPr>
        <w:t>knowledge</w:t>
      </w:r>
      <w:proofErr w:type="spellEnd"/>
      <w:r w:rsidR="0054511A">
        <w:rPr>
          <w:rStyle w:val="Lienhypertexte"/>
          <w:rFonts w:cs="Arial"/>
          <w:szCs w:val="24"/>
          <w:lang w:val="fr-FR"/>
        </w:rPr>
        <w:fldChar w:fldCharType="end"/>
      </w:r>
      <w:r w:rsidRPr="00C87670">
        <w:rPr>
          <w:rFonts w:cs="Arial"/>
          <w:szCs w:val="24"/>
          <w:lang w:val="fr-FR"/>
        </w:rPr>
        <w:t>.</w:t>
      </w:r>
    </w:p>
    <w:p w14:paraId="6AB41C11" w14:textId="752A2525" w:rsidR="004F59EA" w:rsidRPr="00C87670" w:rsidRDefault="004F59EA" w:rsidP="004F59EA">
      <w:pPr>
        <w:pStyle w:val="NormalWeb"/>
        <w:spacing w:line="360" w:lineRule="auto"/>
        <w:ind w:firstLine="360"/>
        <w:jc w:val="both"/>
        <w:rPr>
          <w:rFonts w:ascii="Arial" w:hAnsi="Arial" w:cs="Arial"/>
          <w:lang w:val="fr-FR"/>
        </w:rPr>
      </w:pPr>
      <w:r w:rsidRPr="00C87670">
        <w:rPr>
          <w:rFonts w:ascii="Arial" w:hAnsi="Arial" w:cs="Arial"/>
          <w:lang w:val="fr-FR"/>
        </w:rPr>
        <w:t xml:space="preserve">La répression de ces trois protéines fait partie du programme phénotypique des TRM et a été décrite dans de nombreux tissus, comme la peau </w:t>
      </w:r>
      <w:r w:rsidR="0054511A">
        <w:fldChar w:fldCharType="begin"/>
      </w:r>
      <w:r w:rsidR="0054511A" w:rsidRPr="008257D4">
        <w:rPr>
          <w:lang w:val="fr-FR"/>
          <w:rPrChange w:id="1100" w:author="LALOY Emilien" w:date="2026-08-20T16:38:00Z">
            <w:rPr/>
          </w:rPrChange>
        </w:rPr>
        <w:instrText xml:space="preserve"> HYPERLINK "file:///C:\\Users\\xtoph\\Downloads\\Gebhardt_NatImmunol_2009" </w:instrText>
      </w:r>
      <w:r w:rsidR="0054511A">
        <w:fldChar w:fldCharType="separate"/>
      </w:r>
      <w:r w:rsidRPr="00C87670">
        <w:rPr>
          <w:rStyle w:val="Lienhypertexte"/>
          <w:rFonts w:ascii="Arial" w:eastAsiaTheme="majorEastAsia" w:hAnsi="Arial" w:cs="Arial"/>
          <w:lang w:val="fr-FR"/>
        </w:rPr>
        <w:t>Gebhardt_NatImmunol_2009</w:t>
      </w:r>
      <w:r w:rsidR="0054511A">
        <w:rPr>
          <w:rStyle w:val="Lienhypertexte"/>
          <w:rFonts w:ascii="Arial" w:eastAsiaTheme="majorEastAsia" w:hAnsi="Arial" w:cs="Arial"/>
          <w:lang w:val="fr-FR"/>
        </w:rPr>
        <w:fldChar w:fldCharType="end"/>
      </w:r>
      <w:r w:rsidRPr="00C87670">
        <w:rPr>
          <w:rFonts w:ascii="Arial" w:hAnsi="Arial" w:cs="Arial"/>
          <w:lang w:val="fr-FR"/>
        </w:rPr>
        <w:t xml:space="preserve"> </w:t>
      </w:r>
      <w:r w:rsidR="0054511A">
        <w:fldChar w:fldCharType="begin"/>
      </w:r>
      <w:r w:rsidR="0054511A" w:rsidRPr="008257D4">
        <w:rPr>
          <w:lang w:val="fr-FR"/>
          <w:rPrChange w:id="1101" w:author="LALOY Emilien" w:date="2026-08-20T16:38:00Z">
            <w:rPr/>
          </w:rPrChange>
        </w:rPr>
        <w:instrText xml:space="preserve"> HYPERLINK "file:///C:\\Users\\xtoph\\Downloads\\Devi_NatImmunol_2025a" </w:instrText>
      </w:r>
      <w:r w:rsidR="0054511A">
        <w:fldChar w:fldCharType="separate"/>
      </w:r>
      <w:r w:rsidRPr="00C87670">
        <w:rPr>
          <w:rStyle w:val="Lienhypertexte"/>
          <w:rFonts w:ascii="Arial" w:eastAsiaTheme="majorEastAsia" w:hAnsi="Arial" w:cs="Arial"/>
          <w:lang w:val="fr-FR"/>
        </w:rPr>
        <w:t>Devi_NatImmunol_2025a</w:t>
      </w:r>
      <w:r w:rsidR="0054511A">
        <w:rPr>
          <w:rStyle w:val="Lienhypertexte"/>
          <w:rFonts w:ascii="Arial" w:eastAsiaTheme="majorEastAsia" w:hAnsi="Arial" w:cs="Arial"/>
          <w:lang w:val="fr-FR"/>
        </w:rPr>
        <w:fldChar w:fldCharType="end"/>
      </w:r>
      <w:r w:rsidRPr="00C87670">
        <w:rPr>
          <w:rFonts w:ascii="Arial" w:hAnsi="Arial" w:cs="Arial"/>
          <w:lang w:val="fr-FR"/>
        </w:rPr>
        <w:t xml:space="preserve"> </w:t>
      </w:r>
      <w:r w:rsidR="0054511A">
        <w:fldChar w:fldCharType="begin"/>
      </w:r>
      <w:r w:rsidR="0054511A" w:rsidRPr="008257D4">
        <w:rPr>
          <w:lang w:val="fr-FR"/>
          <w:rPrChange w:id="1102" w:author="LALOY Emilien" w:date="2026-08-20T16:38:00Z">
            <w:rPr/>
          </w:rPrChange>
        </w:rPr>
        <w:instrText xml:space="preserve"> HYPERLINK "file:///C:\\Users\\xtoph\\Downloads\\Mackay_NatImmunol_2013" </w:instrText>
      </w:r>
      <w:r w:rsidR="0054511A">
        <w:fldChar w:fldCharType="separate"/>
      </w:r>
      <w:r w:rsidRPr="00C87670">
        <w:rPr>
          <w:rStyle w:val="Lienhypertexte"/>
          <w:rFonts w:ascii="Arial" w:eastAsiaTheme="majorEastAsia" w:hAnsi="Arial" w:cs="Arial"/>
          <w:lang w:val="fr-FR"/>
        </w:rPr>
        <w:t>Mackay_NatImmunol_2013</w:t>
      </w:r>
      <w:r w:rsidR="0054511A">
        <w:rPr>
          <w:rStyle w:val="Lienhypertexte"/>
          <w:rFonts w:ascii="Arial" w:eastAsiaTheme="majorEastAsia" w:hAnsi="Arial" w:cs="Arial"/>
          <w:lang w:val="fr-FR"/>
        </w:rPr>
        <w:fldChar w:fldCharType="end"/>
      </w:r>
      <w:r w:rsidRPr="00C87670">
        <w:rPr>
          <w:rFonts w:ascii="Arial" w:hAnsi="Arial" w:cs="Arial"/>
          <w:lang w:val="fr-FR"/>
        </w:rPr>
        <w:t xml:space="preserve">, les poumons </w:t>
      </w:r>
      <w:r w:rsidR="0054511A">
        <w:fldChar w:fldCharType="begin"/>
      </w:r>
      <w:r w:rsidR="0054511A" w:rsidRPr="008257D4">
        <w:rPr>
          <w:lang w:val="fr-FR"/>
          <w:rPrChange w:id="1103" w:author="LALOY Emilien" w:date="2026-08-20T16:38:00Z">
            <w:rPr/>
          </w:rPrChange>
        </w:rPr>
        <w:instrText xml:space="preserve"> HYPERLINK "file:///C:\\Users\\xtoph\\Downloads\\Laidlaw_Immunity_2014" </w:instrText>
      </w:r>
      <w:r w:rsidR="0054511A">
        <w:fldChar w:fldCharType="separate"/>
      </w:r>
      <w:r w:rsidRPr="00C87670">
        <w:rPr>
          <w:rStyle w:val="Lienhypertexte"/>
          <w:rFonts w:ascii="Arial" w:eastAsiaTheme="majorEastAsia" w:hAnsi="Arial" w:cs="Arial"/>
          <w:lang w:val="fr-FR"/>
        </w:rPr>
        <w:t>Laidlaw_Immunity_2014</w:t>
      </w:r>
      <w:r w:rsidR="0054511A">
        <w:rPr>
          <w:rStyle w:val="Lienhypertexte"/>
          <w:rFonts w:ascii="Arial" w:eastAsiaTheme="majorEastAsia" w:hAnsi="Arial" w:cs="Arial"/>
          <w:lang w:val="fr-FR"/>
        </w:rPr>
        <w:fldChar w:fldCharType="end"/>
      </w:r>
      <w:r w:rsidRPr="00C87670">
        <w:rPr>
          <w:rFonts w:ascii="Arial" w:hAnsi="Arial" w:cs="Arial"/>
          <w:lang w:val="fr-FR"/>
        </w:rPr>
        <w:t xml:space="preserve">, les tissus nasaux </w:t>
      </w:r>
      <w:r w:rsidR="0054511A">
        <w:fldChar w:fldCharType="begin"/>
      </w:r>
      <w:r w:rsidR="0054511A" w:rsidRPr="008257D4">
        <w:rPr>
          <w:lang w:val="fr-FR"/>
          <w:rPrChange w:id="1104" w:author="LALOY Emilien" w:date="2026-08-20T16:38:00Z">
            <w:rPr/>
          </w:rPrChange>
        </w:rPr>
        <w:instrText xml:space="preserve"> HYPERLINK "file:///C:\\Users\\xtoph\\Downloads\\Mathew_JExpMed_2026" </w:instrText>
      </w:r>
      <w:r w:rsidR="0054511A">
        <w:fldChar w:fldCharType="separate"/>
      </w:r>
      <w:r w:rsidRPr="00C87670">
        <w:rPr>
          <w:rStyle w:val="Lienhypertexte"/>
          <w:rFonts w:ascii="Arial" w:eastAsiaTheme="majorEastAsia" w:hAnsi="Arial" w:cs="Arial"/>
          <w:lang w:val="fr-FR"/>
        </w:rPr>
        <w:t>Mathew_JExpMed_2026</w:t>
      </w:r>
      <w:r w:rsidR="0054511A">
        <w:rPr>
          <w:rStyle w:val="Lienhypertexte"/>
          <w:rFonts w:ascii="Arial" w:eastAsiaTheme="majorEastAsia" w:hAnsi="Arial" w:cs="Arial"/>
          <w:lang w:val="fr-FR"/>
        </w:rPr>
        <w:fldChar w:fldCharType="end"/>
      </w:r>
      <w:r w:rsidRPr="00C87670">
        <w:rPr>
          <w:rFonts w:ascii="Arial" w:hAnsi="Arial" w:cs="Arial"/>
          <w:lang w:val="fr-FR"/>
        </w:rPr>
        <w:t xml:space="preserve">, </w:t>
      </w:r>
      <w:r w:rsidRPr="00C87670">
        <w:rPr>
          <w:rFonts w:ascii="Arial" w:hAnsi="Arial" w:cs="Arial"/>
          <w:lang w:val="fr-FR"/>
        </w:rPr>
        <w:lastRenderedPageBreak/>
        <w:t xml:space="preserve">l'intestin </w:t>
      </w:r>
      <w:r w:rsidR="0054511A">
        <w:fldChar w:fldCharType="begin"/>
      </w:r>
      <w:r w:rsidR="0054511A" w:rsidRPr="008257D4">
        <w:rPr>
          <w:lang w:val="fr-FR"/>
          <w:rPrChange w:id="1105" w:author="LALOY Emilien" w:date="2026-08-20T16:38:00Z">
            <w:rPr/>
          </w:rPrChange>
        </w:rPr>
        <w:instrText xml:space="preserve"> HYPERLINK "file:///C:\\Users\\xtoph\\Downloads\\Mackay_NatImmunol_2013" </w:instrText>
      </w:r>
      <w:r w:rsidR="0054511A">
        <w:fldChar w:fldCharType="separate"/>
      </w:r>
      <w:r w:rsidRPr="00C87670">
        <w:rPr>
          <w:rStyle w:val="Lienhypertexte"/>
          <w:rFonts w:ascii="Arial" w:eastAsiaTheme="majorEastAsia" w:hAnsi="Arial" w:cs="Arial"/>
          <w:lang w:val="fr-FR"/>
        </w:rPr>
        <w:t>Mackay_NatImmunol_2013</w:t>
      </w:r>
      <w:r w:rsidR="0054511A">
        <w:rPr>
          <w:rStyle w:val="Lienhypertexte"/>
          <w:rFonts w:ascii="Arial" w:eastAsiaTheme="majorEastAsia" w:hAnsi="Arial" w:cs="Arial"/>
          <w:lang w:val="fr-FR"/>
        </w:rPr>
        <w:fldChar w:fldCharType="end"/>
      </w:r>
      <w:r w:rsidRPr="00C87670">
        <w:rPr>
          <w:rFonts w:ascii="Arial" w:hAnsi="Arial" w:cs="Arial"/>
          <w:lang w:val="fr-FR"/>
        </w:rPr>
        <w:t xml:space="preserve">, les glandes salivaires, le rein, la rate, le foie, et le cerveau </w:t>
      </w:r>
      <w:r w:rsidR="0054511A">
        <w:fldChar w:fldCharType="begin"/>
      </w:r>
      <w:r w:rsidR="0054511A" w:rsidRPr="008257D4">
        <w:rPr>
          <w:lang w:val="fr-FR"/>
          <w:rPrChange w:id="1106" w:author="LALOY Emilien" w:date="2026-08-20T16:38:00Z">
            <w:rPr/>
          </w:rPrChange>
        </w:rPr>
        <w:instrText xml:space="preserve"> HYPERLINK "file:///C:\\Users\\xtoph\\Downloads\\Skon_NatImmunol_2013" </w:instrText>
      </w:r>
      <w:r w:rsidR="0054511A">
        <w:fldChar w:fldCharType="separate"/>
      </w:r>
      <w:r w:rsidRPr="00C87670">
        <w:rPr>
          <w:rStyle w:val="Lienhypertexte"/>
          <w:rFonts w:ascii="Arial" w:eastAsiaTheme="majorEastAsia" w:hAnsi="Arial" w:cs="Arial"/>
          <w:lang w:val="fr-FR"/>
        </w:rPr>
        <w:t>Skon_NatImmunol_2013</w:t>
      </w:r>
      <w:r w:rsidR="0054511A">
        <w:rPr>
          <w:rStyle w:val="Lienhypertexte"/>
          <w:rFonts w:ascii="Arial" w:eastAsiaTheme="majorEastAsia" w:hAnsi="Arial" w:cs="Arial"/>
          <w:lang w:val="fr-FR"/>
        </w:rPr>
        <w:fldChar w:fldCharType="end"/>
      </w:r>
      <w:r w:rsidRPr="00C87670">
        <w:rPr>
          <w:rFonts w:ascii="Arial" w:hAnsi="Arial" w:cs="Arial"/>
          <w:lang w:val="fr-FR"/>
        </w:rPr>
        <w:t xml:space="preserve"> </w:t>
      </w:r>
      <w:r w:rsidR="0054511A">
        <w:fldChar w:fldCharType="begin"/>
      </w:r>
      <w:r w:rsidR="0054511A" w:rsidRPr="008257D4">
        <w:rPr>
          <w:lang w:val="fr-FR"/>
          <w:rPrChange w:id="1107" w:author="LALOY Emilien" w:date="2026-08-20T16:38:00Z">
            <w:rPr/>
          </w:rPrChange>
        </w:rPr>
        <w:instrText xml:space="preserve"> HYPERLINK "file:///C:\\Users\\xtoph\\Downloads\\Crowl_NatImmunol_2022" </w:instrText>
      </w:r>
      <w:r w:rsidR="0054511A">
        <w:fldChar w:fldCharType="separate"/>
      </w:r>
      <w:r w:rsidRPr="00C87670">
        <w:rPr>
          <w:rStyle w:val="Lienhypertexte"/>
          <w:rFonts w:ascii="Arial" w:eastAsiaTheme="majorEastAsia" w:hAnsi="Arial" w:cs="Arial"/>
          <w:lang w:val="fr-FR"/>
        </w:rPr>
        <w:t>Crowl_NatImmunol_2022</w:t>
      </w:r>
      <w:r w:rsidR="0054511A">
        <w:rPr>
          <w:rStyle w:val="Lienhypertexte"/>
          <w:rFonts w:ascii="Arial" w:eastAsiaTheme="majorEastAsia" w:hAnsi="Arial" w:cs="Arial"/>
          <w:lang w:val="fr-FR"/>
        </w:rPr>
        <w:fldChar w:fldCharType="end"/>
      </w:r>
      <w:r w:rsidRPr="00C87670">
        <w:rPr>
          <w:rFonts w:ascii="Arial" w:hAnsi="Arial" w:cs="Arial"/>
          <w:lang w:val="fr-FR"/>
        </w:rPr>
        <w:t xml:space="preserve"> </w:t>
      </w:r>
      <w:r w:rsidR="0054511A">
        <w:fldChar w:fldCharType="begin"/>
      </w:r>
      <w:r w:rsidR="0054511A" w:rsidRPr="008257D4">
        <w:rPr>
          <w:lang w:val="fr-FR"/>
          <w:rPrChange w:id="1108" w:author="LALOY Emilien" w:date="2026-08-20T16:38:00Z">
            <w:rPr/>
          </w:rPrChange>
        </w:rPr>
        <w:instrText xml:space="preserve"> HYPERLINK "file:///C:\\Users\\xtoph\\Downloads\\Kumar_CellRep_2017" </w:instrText>
      </w:r>
      <w:r w:rsidR="0054511A">
        <w:fldChar w:fldCharType="separate"/>
      </w:r>
      <w:r w:rsidRPr="00C87670">
        <w:rPr>
          <w:rStyle w:val="Lienhypertexte"/>
          <w:rFonts w:ascii="Arial" w:eastAsiaTheme="majorEastAsia" w:hAnsi="Arial" w:cs="Arial"/>
          <w:lang w:val="fr-FR"/>
        </w:rPr>
        <w:t>Kumar_CellRep_2017</w:t>
      </w:r>
      <w:r w:rsidR="0054511A">
        <w:rPr>
          <w:rStyle w:val="Lienhypertexte"/>
          <w:rFonts w:ascii="Arial" w:eastAsiaTheme="majorEastAsia" w:hAnsi="Arial" w:cs="Arial"/>
          <w:lang w:val="fr-FR"/>
        </w:rPr>
        <w:fldChar w:fldCharType="end"/>
      </w:r>
    </w:p>
    <w:p w14:paraId="1AA5AC64" w14:textId="77777777" w:rsidR="004F59EA" w:rsidRPr="00C87670" w:rsidRDefault="004F59EA" w:rsidP="004F59EA">
      <w:pPr>
        <w:pStyle w:val="Titre3"/>
        <w:jc w:val="both"/>
        <w:rPr>
          <w:rFonts w:cs="Arial"/>
          <w:sz w:val="24"/>
          <w:lang w:val="fr-FR"/>
        </w:rPr>
      </w:pPr>
      <w:bookmarkStart w:id="1109" w:name="_Toc236411780"/>
      <w:bookmarkStart w:id="1110" w:name="_Toc238137489"/>
      <w:r w:rsidRPr="00C87670">
        <w:rPr>
          <w:rFonts w:cs="Arial"/>
          <w:sz w:val="24"/>
          <w:lang w:val="fr-FR"/>
        </w:rPr>
        <w:t>2.1.4 Phénotype effecteur</w:t>
      </w:r>
      <w:bookmarkEnd w:id="1109"/>
      <w:bookmarkEnd w:id="1110"/>
    </w:p>
    <w:p w14:paraId="60D3479A" w14:textId="282BA3A3"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Comme énoncé dans le paragraphe d'introduction, contrairement aux autres populations de cellules mémoires, les TRM maintiennent des capacités effectrices et expriment des protéines en conséquence. Par exemple, les TRM expriment CD94, CD7, NKG2A (</w:t>
      </w:r>
      <w:r w:rsidR="0054511A">
        <w:fldChar w:fldCharType="begin"/>
      </w:r>
      <w:r w:rsidR="0054511A" w:rsidRPr="008257D4">
        <w:rPr>
          <w:lang w:val="fr-FR"/>
          <w:rPrChange w:id="1111" w:author="LALOY Emilien" w:date="2026-08-20T16:38:00Z">
            <w:rPr/>
          </w:rPrChange>
        </w:rPr>
        <w:instrText xml:space="preserve"> HYPERLINK "file:///C:\\Users\\xtoph\\Downloads\\Burn_NatImmunol_2026" </w:instrText>
      </w:r>
      <w:r w:rsidR="0054511A">
        <w:fldChar w:fldCharType="separate"/>
      </w:r>
      <w:r w:rsidRPr="00C87670">
        <w:rPr>
          <w:rStyle w:val="Lienhypertexte"/>
          <w:rFonts w:ascii="Arial" w:eastAsiaTheme="majorEastAsia" w:hAnsi="Arial" w:cs="Arial"/>
          <w:lang w:val="fr-FR"/>
        </w:rPr>
        <w:t>Burn_NatImmunol_2026</w:t>
      </w:r>
      <w:r w:rsidR="0054511A">
        <w:rPr>
          <w:rStyle w:val="Lienhypertexte"/>
          <w:rFonts w:ascii="Arial" w:eastAsiaTheme="majorEastAsia" w:hAnsi="Arial" w:cs="Arial"/>
          <w:lang w:val="fr-FR"/>
        </w:rPr>
        <w:fldChar w:fldCharType="end"/>
      </w:r>
      <w:r w:rsidRPr="00C87670">
        <w:rPr>
          <w:rFonts w:ascii="Arial" w:hAnsi="Arial" w:cs="Arial"/>
          <w:lang w:val="fr-FR"/>
        </w:rPr>
        <w:t xml:space="preserve">, cancer du sein), ICOS et CRTAM </w:t>
      </w:r>
      <w:r w:rsidR="0054511A">
        <w:fldChar w:fldCharType="begin"/>
      </w:r>
      <w:r w:rsidR="0054511A" w:rsidRPr="008257D4">
        <w:rPr>
          <w:lang w:val="fr-FR"/>
          <w:rPrChange w:id="1112" w:author="LALOY Emilien" w:date="2026-08-20T16:38:00Z">
            <w:rPr/>
          </w:rPrChange>
        </w:rPr>
        <w:instrText xml:space="preserve"> HYPERLINK "file:///C:\\Users\\xtoph\\Downloads\\Kumar_CellRep_2017" </w:instrText>
      </w:r>
      <w:r w:rsidR="0054511A">
        <w:fldChar w:fldCharType="separate"/>
      </w:r>
      <w:r w:rsidRPr="00C87670">
        <w:rPr>
          <w:rStyle w:val="Lienhypertexte"/>
          <w:rFonts w:ascii="Arial" w:eastAsiaTheme="majorEastAsia" w:hAnsi="Arial" w:cs="Arial"/>
          <w:lang w:val="fr-FR"/>
        </w:rPr>
        <w:t>Kumar_CellRep_2017</w:t>
      </w:r>
      <w:r w:rsidR="0054511A">
        <w:rPr>
          <w:rStyle w:val="Lienhypertexte"/>
          <w:rFonts w:ascii="Arial" w:eastAsiaTheme="majorEastAsia" w:hAnsi="Arial" w:cs="Arial"/>
          <w:lang w:val="fr-FR"/>
        </w:rPr>
        <w:fldChar w:fldCharType="end"/>
      </w:r>
      <w:r w:rsidRPr="00C87670">
        <w:rPr>
          <w:rFonts w:ascii="Arial" w:hAnsi="Arial" w:cs="Arial"/>
          <w:lang w:val="fr-FR"/>
        </w:rPr>
        <w:t xml:space="preserve"> et sont capable de sécréter de l'</w:t>
      </w:r>
      <w:proofErr w:type="spellStart"/>
      <w:r w:rsidRPr="00C87670">
        <w:rPr>
          <w:rFonts w:ascii="Arial" w:hAnsi="Arial" w:cs="Arial"/>
          <w:lang w:val="fr-FR"/>
        </w:rPr>
        <w:t>IFNg</w:t>
      </w:r>
      <w:proofErr w:type="spellEnd"/>
      <w:r w:rsidRPr="00C87670">
        <w:rPr>
          <w:rFonts w:ascii="Arial" w:hAnsi="Arial" w:cs="Arial"/>
          <w:lang w:val="fr-FR"/>
        </w:rPr>
        <w:t xml:space="preserve">, du </w:t>
      </w:r>
      <w:proofErr w:type="spellStart"/>
      <w:r w:rsidRPr="00C87670">
        <w:rPr>
          <w:rFonts w:ascii="Arial" w:hAnsi="Arial" w:cs="Arial"/>
          <w:lang w:val="fr-FR"/>
        </w:rPr>
        <w:t>TNFa</w:t>
      </w:r>
      <w:proofErr w:type="spellEnd"/>
      <w:r w:rsidRPr="00C87670">
        <w:rPr>
          <w:rFonts w:ascii="Arial" w:hAnsi="Arial" w:cs="Arial"/>
          <w:lang w:val="fr-FR"/>
        </w:rPr>
        <w:t xml:space="preserve">, de l'IL2 et de la GNLY après stimulation </w:t>
      </w:r>
      <w:r w:rsidRPr="00C87670">
        <w:rPr>
          <w:rStyle w:val="Accentuation"/>
          <w:rFonts w:ascii="Arial" w:hAnsi="Arial" w:cs="Arial"/>
          <w:lang w:val="fr-FR"/>
        </w:rPr>
        <w:t>ex vivo</w:t>
      </w:r>
      <w:r w:rsidRPr="00C87670">
        <w:rPr>
          <w:rFonts w:ascii="Arial" w:hAnsi="Arial" w:cs="Arial"/>
          <w:lang w:val="fr-FR"/>
        </w:rPr>
        <w:t xml:space="preserve"> </w:t>
      </w:r>
      <w:r w:rsidR="0054511A">
        <w:fldChar w:fldCharType="begin"/>
      </w:r>
      <w:r w:rsidR="0054511A" w:rsidRPr="008257D4">
        <w:rPr>
          <w:lang w:val="fr-FR"/>
          <w:rPrChange w:id="1113" w:author="LALOY Emilien" w:date="2026-08-20T16:38:00Z">
            <w:rPr/>
          </w:rPrChange>
        </w:rPr>
        <w:instrText xml:space="preserve"> HYPERLINK "file:///C:\\Users\\xtoph\\Downloads\\Burn_NatImmunol_2026" </w:instrText>
      </w:r>
      <w:r w:rsidR="0054511A">
        <w:fldChar w:fldCharType="separate"/>
      </w:r>
      <w:r w:rsidRPr="00C87670">
        <w:rPr>
          <w:rStyle w:val="Lienhypertexte"/>
          <w:rFonts w:ascii="Arial" w:eastAsiaTheme="majorEastAsia" w:hAnsi="Arial" w:cs="Arial"/>
          <w:lang w:val="fr-FR"/>
        </w:rPr>
        <w:t>Burn_NatImmunol_2026</w:t>
      </w:r>
      <w:r w:rsidR="0054511A">
        <w:rPr>
          <w:rStyle w:val="Lienhypertexte"/>
          <w:rFonts w:ascii="Arial" w:eastAsiaTheme="majorEastAsia" w:hAnsi="Arial" w:cs="Arial"/>
          <w:lang w:val="fr-FR"/>
        </w:rPr>
        <w:fldChar w:fldCharType="end"/>
      </w:r>
      <w:r w:rsidRPr="00C87670">
        <w:rPr>
          <w:rFonts w:ascii="Arial" w:hAnsi="Arial" w:cs="Arial"/>
          <w:lang w:val="fr-FR"/>
        </w:rPr>
        <w:t xml:space="preserve"> </w:t>
      </w:r>
      <w:r w:rsidR="0054511A">
        <w:fldChar w:fldCharType="begin"/>
      </w:r>
      <w:r w:rsidR="0054511A" w:rsidRPr="008257D4">
        <w:rPr>
          <w:lang w:val="fr-FR"/>
          <w:rPrChange w:id="1114" w:author="LALOY Emilien" w:date="2026-08-20T16:38:00Z">
            <w:rPr/>
          </w:rPrChange>
        </w:rPr>
        <w:instrText xml:space="preserve"> HYPERLINK "file:///C:\\Users\\xtoph\\Downloads\\Sathaliyawala_Immunity_2013" </w:instrText>
      </w:r>
      <w:r w:rsidR="0054511A">
        <w:fldChar w:fldCharType="separate"/>
      </w:r>
      <w:r w:rsidRPr="00C87670">
        <w:rPr>
          <w:rStyle w:val="Lienhypertexte"/>
          <w:rFonts w:ascii="Arial" w:eastAsiaTheme="majorEastAsia" w:hAnsi="Arial" w:cs="Arial"/>
          <w:lang w:val="fr-FR"/>
        </w:rPr>
        <w:t>Sathaliyawala_Immunity_2013</w:t>
      </w:r>
      <w:r w:rsidR="0054511A">
        <w:rPr>
          <w:rStyle w:val="Lienhypertexte"/>
          <w:rFonts w:ascii="Arial" w:eastAsiaTheme="majorEastAsia" w:hAnsi="Arial" w:cs="Arial"/>
          <w:lang w:val="fr-FR"/>
        </w:rPr>
        <w:fldChar w:fldCharType="end"/>
      </w:r>
      <w:r w:rsidRPr="00C87670">
        <w:rPr>
          <w:rFonts w:ascii="Arial" w:hAnsi="Arial" w:cs="Arial"/>
          <w:lang w:val="fr-FR"/>
        </w:rPr>
        <w:t xml:space="preserve"> </w:t>
      </w:r>
      <w:r w:rsidR="0054511A">
        <w:fldChar w:fldCharType="begin"/>
      </w:r>
      <w:r w:rsidR="0054511A" w:rsidRPr="008257D4">
        <w:rPr>
          <w:lang w:val="fr-FR"/>
          <w:rPrChange w:id="1115" w:author="LALOY Emilien" w:date="2026-08-20T16:38:00Z">
            <w:rPr/>
          </w:rPrChange>
        </w:rPr>
        <w:instrText xml:space="preserve"> HYPERLINK "file:///C:\\Users\\xtoph\\Downloads\\Kumar_CellRep_2017" </w:instrText>
      </w:r>
      <w:r w:rsidR="0054511A">
        <w:fldChar w:fldCharType="separate"/>
      </w:r>
      <w:r w:rsidRPr="00C87670">
        <w:rPr>
          <w:rStyle w:val="Lienhypertexte"/>
          <w:rFonts w:ascii="Arial" w:eastAsiaTheme="majorEastAsia" w:hAnsi="Arial" w:cs="Arial"/>
          <w:lang w:val="fr-FR"/>
        </w:rPr>
        <w:t>Kumar_CellRep_2017</w:t>
      </w:r>
      <w:r w:rsidR="0054511A">
        <w:rPr>
          <w:rStyle w:val="Lienhypertexte"/>
          <w:rFonts w:ascii="Arial" w:eastAsiaTheme="majorEastAsia" w:hAnsi="Arial" w:cs="Arial"/>
          <w:lang w:val="fr-FR"/>
        </w:rPr>
        <w:fldChar w:fldCharType="end"/>
      </w:r>
      <w:r w:rsidRPr="00C87670">
        <w:rPr>
          <w:rFonts w:ascii="Arial" w:hAnsi="Arial" w:cs="Arial"/>
          <w:lang w:val="fr-FR"/>
        </w:rPr>
        <w:t xml:space="preserve">. Certains TRM peuvent aussi sécréter de l'IL10 et de l'IL17 sous certaines conditions </w:t>
      </w:r>
      <w:r w:rsidR="0054511A">
        <w:fldChar w:fldCharType="begin"/>
      </w:r>
      <w:r w:rsidR="0054511A" w:rsidRPr="008257D4">
        <w:rPr>
          <w:lang w:val="fr-FR"/>
          <w:rPrChange w:id="1116" w:author="LALOY Emilien" w:date="2026-08-20T16:38:00Z">
            <w:rPr/>
          </w:rPrChange>
        </w:rPr>
        <w:instrText xml:space="preserve"> HYPERLINK "file:///C:\\Users\\xtoph\\Downloads\\Kumar_CellRep_2017" </w:instrText>
      </w:r>
      <w:r w:rsidR="0054511A">
        <w:fldChar w:fldCharType="separate"/>
      </w:r>
      <w:r w:rsidRPr="00C87670">
        <w:rPr>
          <w:rStyle w:val="Lienhypertexte"/>
          <w:rFonts w:ascii="Arial" w:eastAsiaTheme="majorEastAsia" w:hAnsi="Arial" w:cs="Arial"/>
          <w:lang w:val="fr-FR"/>
        </w:rPr>
        <w:t>Kumar_CellRep_2017</w:t>
      </w:r>
      <w:r w:rsidR="0054511A">
        <w:rPr>
          <w:rStyle w:val="Lienhypertexte"/>
          <w:rFonts w:ascii="Arial" w:eastAsiaTheme="majorEastAsia" w:hAnsi="Arial" w:cs="Arial"/>
          <w:lang w:val="fr-FR"/>
        </w:rPr>
        <w:fldChar w:fldCharType="end"/>
      </w:r>
      <w:r w:rsidRPr="00C87670">
        <w:rPr>
          <w:rFonts w:ascii="Arial" w:hAnsi="Arial" w:cs="Arial"/>
          <w:lang w:val="fr-FR"/>
        </w:rPr>
        <w:t>.</w:t>
      </w:r>
      <w:r w:rsidRPr="00C87670">
        <w:rPr>
          <w:rFonts w:ascii="Arial" w:hAnsi="Arial" w:cs="Arial"/>
          <w:lang w:val="fr-FR"/>
        </w:rPr>
        <w:br/>
        <w:t xml:space="preserve">Les TRM CD4 expriment aussi de nombreuses cytokines sous forme de </w:t>
      </w:r>
      <w:proofErr w:type="spellStart"/>
      <w:r w:rsidRPr="00C87670">
        <w:rPr>
          <w:rFonts w:ascii="Arial" w:hAnsi="Arial" w:cs="Arial"/>
          <w:lang w:val="fr-FR"/>
        </w:rPr>
        <w:t>mRNA</w:t>
      </w:r>
      <w:proofErr w:type="spellEnd"/>
      <w:r w:rsidRPr="00C87670">
        <w:rPr>
          <w:rFonts w:ascii="Arial" w:hAnsi="Arial" w:cs="Arial"/>
          <w:lang w:val="fr-FR"/>
        </w:rPr>
        <w:t xml:space="preserve"> (IL17, </w:t>
      </w:r>
      <w:proofErr w:type="spellStart"/>
      <w:r w:rsidRPr="00C87670">
        <w:rPr>
          <w:rFonts w:ascii="Arial" w:hAnsi="Arial" w:cs="Arial"/>
          <w:lang w:val="fr-FR"/>
        </w:rPr>
        <w:t>TNFa</w:t>
      </w:r>
      <w:proofErr w:type="spellEnd"/>
      <w:r w:rsidRPr="00C87670">
        <w:rPr>
          <w:rFonts w:ascii="Arial" w:hAnsi="Arial" w:cs="Arial"/>
          <w:lang w:val="fr-FR"/>
        </w:rPr>
        <w:t xml:space="preserve">, IL22, </w:t>
      </w:r>
      <w:proofErr w:type="spellStart"/>
      <w:r w:rsidRPr="00C87670">
        <w:rPr>
          <w:rFonts w:ascii="Arial" w:hAnsi="Arial" w:cs="Arial"/>
          <w:lang w:val="fr-FR"/>
        </w:rPr>
        <w:t>IFNg</w:t>
      </w:r>
      <w:proofErr w:type="spellEnd"/>
      <w:r w:rsidRPr="00C87670">
        <w:rPr>
          <w:rFonts w:ascii="Arial" w:hAnsi="Arial" w:cs="Arial"/>
          <w:lang w:val="fr-FR"/>
        </w:rPr>
        <w:t xml:space="preserve">...), et n'expriment les protéines qu'en cas d'activation </w:t>
      </w:r>
      <w:r w:rsidR="0054511A">
        <w:fldChar w:fldCharType="begin"/>
      </w:r>
      <w:r w:rsidR="0054511A" w:rsidRPr="008257D4">
        <w:rPr>
          <w:lang w:val="fr-FR"/>
          <w:rPrChange w:id="1117" w:author="LALOY Emilien" w:date="2026-08-20T16:38:00Z">
            <w:rPr/>
          </w:rPrChange>
        </w:rPr>
        <w:instrText xml:space="preserve"> HYPERLINK "file:///C:\\Users\\xtoph\\Downloads\\Asada_NatImmunol_2025" </w:instrText>
      </w:r>
      <w:r w:rsidR="0054511A">
        <w:fldChar w:fldCharType="separate"/>
      </w:r>
      <w:r w:rsidRPr="00C87670">
        <w:rPr>
          <w:rStyle w:val="Lienhypertexte"/>
          <w:rFonts w:ascii="Arial" w:eastAsiaTheme="majorEastAsia" w:hAnsi="Arial" w:cs="Arial"/>
          <w:lang w:val="fr-FR"/>
        </w:rPr>
        <w:t>Asada_NatImmunol_2025</w:t>
      </w:r>
      <w:r w:rsidR="0054511A">
        <w:rPr>
          <w:rStyle w:val="Lienhypertexte"/>
          <w:rFonts w:ascii="Arial" w:eastAsiaTheme="majorEastAsia" w:hAnsi="Arial" w:cs="Arial"/>
          <w:lang w:val="fr-FR"/>
        </w:rPr>
        <w:fldChar w:fldCharType="end"/>
      </w:r>
      <w:r w:rsidRPr="00C87670">
        <w:rPr>
          <w:rFonts w:ascii="Arial" w:hAnsi="Arial" w:cs="Arial"/>
          <w:lang w:val="fr-FR"/>
        </w:rPr>
        <w:t>. Ce mécanisme est régulé par l'ISR (</w:t>
      </w:r>
      <w:proofErr w:type="spellStart"/>
      <w:r w:rsidRPr="00C87670">
        <w:rPr>
          <w:rFonts w:ascii="Arial" w:hAnsi="Arial" w:cs="Arial"/>
          <w:lang w:val="fr-FR"/>
        </w:rPr>
        <w:t>integrated</w:t>
      </w:r>
      <w:proofErr w:type="spellEnd"/>
      <w:r w:rsidRPr="00C87670">
        <w:rPr>
          <w:rFonts w:ascii="Arial" w:hAnsi="Arial" w:cs="Arial"/>
          <w:lang w:val="fr-FR"/>
        </w:rPr>
        <w:t xml:space="preserve"> stress </w:t>
      </w:r>
      <w:proofErr w:type="spellStart"/>
      <w:r w:rsidRPr="00C87670">
        <w:rPr>
          <w:rFonts w:ascii="Arial" w:hAnsi="Arial" w:cs="Arial"/>
          <w:lang w:val="fr-FR"/>
        </w:rPr>
        <w:t>response</w:t>
      </w:r>
      <w:proofErr w:type="spellEnd"/>
      <w:r w:rsidRPr="00C87670">
        <w:rPr>
          <w:rFonts w:ascii="Arial" w:hAnsi="Arial" w:cs="Arial"/>
          <w:lang w:val="fr-FR"/>
        </w:rPr>
        <w:t xml:space="preserve">) et la phosphorylation de eIF2a, conduisant à une baisse globale de la traduction des protéines </w:t>
      </w:r>
      <w:r w:rsidR="0054511A">
        <w:fldChar w:fldCharType="begin"/>
      </w:r>
      <w:r w:rsidR="0054511A" w:rsidRPr="008257D4">
        <w:rPr>
          <w:lang w:val="fr-FR"/>
          <w:rPrChange w:id="1118" w:author="LALOY Emilien" w:date="2026-08-20T16:38:00Z">
            <w:rPr/>
          </w:rPrChange>
        </w:rPr>
        <w:instrText xml:space="preserve"> HYPERLINK "file:///C:\\Users\\xtoph\\Downloads\\Asada_NatImmunol_2025" </w:instrText>
      </w:r>
      <w:r w:rsidR="0054511A">
        <w:fldChar w:fldCharType="separate"/>
      </w:r>
      <w:r w:rsidRPr="00C87670">
        <w:rPr>
          <w:rStyle w:val="Lienhypertexte"/>
          <w:rFonts w:ascii="Arial" w:eastAsiaTheme="majorEastAsia" w:hAnsi="Arial" w:cs="Arial"/>
          <w:lang w:val="fr-FR"/>
        </w:rPr>
        <w:t>Asada_NatImmunol_2025</w:t>
      </w:r>
      <w:r w:rsidR="0054511A">
        <w:rPr>
          <w:rStyle w:val="Lienhypertexte"/>
          <w:rFonts w:ascii="Arial" w:eastAsiaTheme="majorEastAsia" w:hAnsi="Arial" w:cs="Arial"/>
          <w:lang w:val="fr-FR"/>
        </w:rPr>
        <w:fldChar w:fldCharType="end"/>
      </w:r>
      <w:r w:rsidRPr="00C87670">
        <w:rPr>
          <w:rFonts w:ascii="Arial" w:hAnsi="Arial" w:cs="Arial"/>
          <w:lang w:val="fr-FR"/>
        </w:rPr>
        <w:t>.</w:t>
      </w:r>
    </w:p>
    <w:p w14:paraId="246EBF88" w14:textId="77777777" w:rsidR="004F59EA" w:rsidRPr="00C87670" w:rsidRDefault="004F59EA" w:rsidP="004F59EA">
      <w:pPr>
        <w:pStyle w:val="Titre3"/>
        <w:jc w:val="both"/>
        <w:rPr>
          <w:rFonts w:cs="Arial"/>
          <w:sz w:val="24"/>
          <w:lang w:val="fr-FR"/>
        </w:rPr>
      </w:pPr>
      <w:bookmarkStart w:id="1119" w:name="_Toc236411781"/>
      <w:bookmarkStart w:id="1120" w:name="_Toc238137490"/>
      <w:r w:rsidRPr="00C87670">
        <w:rPr>
          <w:rFonts w:cs="Arial"/>
          <w:sz w:val="24"/>
          <w:lang w:val="fr-FR"/>
        </w:rPr>
        <w:t>2.1.5 Expression de checkpoint immunitaires</w:t>
      </w:r>
      <w:bookmarkEnd w:id="1119"/>
      <w:bookmarkEnd w:id="1120"/>
    </w:p>
    <w:p w14:paraId="47B67D0D" w14:textId="396AE397"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 xml:space="preserve">Le système immunitaire permet la défense de l'organisme contre des pathogènes, mais provoque également des dommages à l'organisme. Afin de limiter ces dommages et d'empêcher les maladies auto-immunes, le système immunitaire peut être régulé de diverses manières, dont l'une passe par l'inhibition de l'activité cellulaire par des checkpoints inhibiteurs. Les TRM étant des cellules hautement fonctionnelles, celles-ci sont également très régulées par l'expression de CKI. Par exemple, les TRM expriment PD1 </w:t>
      </w:r>
      <w:r w:rsidR="0054511A">
        <w:fldChar w:fldCharType="begin"/>
      </w:r>
      <w:r w:rsidR="0054511A" w:rsidRPr="008257D4">
        <w:rPr>
          <w:lang w:val="fr-FR"/>
          <w:rPrChange w:id="1121" w:author="LALOY Emilien" w:date="2026-08-20T16:38:00Z">
            <w:rPr/>
          </w:rPrChange>
        </w:rPr>
        <w:instrText xml:space="preserve"> HYPERLINK "file:///C:\\Users\\xtoph\\Downloads\\Devi_NatImmunol_2025a" </w:instrText>
      </w:r>
      <w:r w:rsidR="0054511A">
        <w:fldChar w:fldCharType="separate"/>
      </w:r>
      <w:r w:rsidRPr="00C87670">
        <w:rPr>
          <w:rStyle w:val="Lienhypertexte"/>
          <w:rFonts w:ascii="Arial" w:eastAsiaTheme="majorEastAsia" w:hAnsi="Arial" w:cs="Arial"/>
          <w:lang w:val="fr-FR"/>
        </w:rPr>
        <w:t>Devi_NatImmunol_2025a</w:t>
      </w:r>
      <w:r w:rsidR="0054511A">
        <w:rPr>
          <w:rStyle w:val="Lienhypertexte"/>
          <w:rFonts w:ascii="Arial" w:eastAsiaTheme="majorEastAsia" w:hAnsi="Arial" w:cs="Arial"/>
          <w:lang w:val="fr-FR"/>
        </w:rPr>
        <w:fldChar w:fldCharType="end"/>
      </w:r>
      <w:r w:rsidRPr="00C87670">
        <w:rPr>
          <w:rFonts w:ascii="Arial" w:hAnsi="Arial" w:cs="Arial"/>
          <w:lang w:val="fr-FR"/>
        </w:rPr>
        <w:t xml:space="preserve">, DUSP6 et CD101 dans les poumons et les intestins </w:t>
      </w:r>
      <w:r w:rsidR="0054511A">
        <w:fldChar w:fldCharType="begin"/>
      </w:r>
      <w:r w:rsidR="0054511A" w:rsidRPr="008257D4">
        <w:rPr>
          <w:lang w:val="fr-FR"/>
          <w:rPrChange w:id="1122" w:author="LALOY Emilien" w:date="2026-08-20T16:38:00Z">
            <w:rPr/>
          </w:rPrChange>
        </w:rPr>
        <w:instrText xml:space="preserve"> HYPERLINK "file:///C:\\Users\\xtoph\\Downloads\\Kumar_CellRep_2017" </w:instrText>
      </w:r>
      <w:r w:rsidR="0054511A">
        <w:fldChar w:fldCharType="separate"/>
      </w:r>
      <w:r w:rsidRPr="00C87670">
        <w:rPr>
          <w:rStyle w:val="Lienhypertexte"/>
          <w:rFonts w:ascii="Arial" w:eastAsiaTheme="majorEastAsia" w:hAnsi="Arial" w:cs="Arial"/>
          <w:lang w:val="fr-FR"/>
        </w:rPr>
        <w:t>Kumar_CellRep_2017</w:t>
      </w:r>
      <w:r w:rsidR="0054511A">
        <w:rPr>
          <w:rStyle w:val="Lienhypertexte"/>
          <w:rFonts w:ascii="Arial" w:eastAsiaTheme="majorEastAsia" w:hAnsi="Arial" w:cs="Arial"/>
          <w:lang w:val="fr-FR"/>
        </w:rPr>
        <w:fldChar w:fldCharType="end"/>
      </w:r>
      <w:r w:rsidRPr="00C87670">
        <w:rPr>
          <w:rFonts w:ascii="Arial" w:hAnsi="Arial" w:cs="Arial"/>
          <w:lang w:val="fr-FR"/>
        </w:rPr>
        <w:t xml:space="preserve"> </w:t>
      </w:r>
      <w:r w:rsidR="0054511A">
        <w:fldChar w:fldCharType="begin"/>
      </w:r>
      <w:r w:rsidR="0054511A" w:rsidRPr="008257D4">
        <w:rPr>
          <w:lang w:val="fr-FR"/>
          <w:rPrChange w:id="1123" w:author="LALOY Emilien" w:date="2026-08-20T16:38:00Z">
            <w:rPr/>
          </w:rPrChange>
        </w:rPr>
        <w:instrText xml:space="preserve"> HYPERLINK "file:///C:\\Users\\xtoph\\Downloads\\Lam_Immunity_2025" </w:instrText>
      </w:r>
      <w:r w:rsidR="0054511A">
        <w:fldChar w:fldCharType="separate"/>
      </w:r>
      <w:r w:rsidRPr="00C87670">
        <w:rPr>
          <w:rStyle w:val="Lienhypertexte"/>
          <w:rFonts w:ascii="Arial" w:eastAsiaTheme="majorEastAsia" w:hAnsi="Arial" w:cs="Arial"/>
          <w:lang w:val="fr-FR"/>
        </w:rPr>
        <w:t>Lam_Immunity_2025</w:t>
      </w:r>
      <w:r w:rsidR="0054511A">
        <w:rPr>
          <w:rStyle w:val="Lienhypertexte"/>
          <w:rFonts w:ascii="Arial" w:eastAsiaTheme="majorEastAsia" w:hAnsi="Arial" w:cs="Arial"/>
          <w:lang w:val="fr-FR"/>
        </w:rPr>
        <w:fldChar w:fldCharType="end"/>
      </w:r>
      <w:r w:rsidRPr="00C87670">
        <w:rPr>
          <w:rFonts w:ascii="Arial" w:hAnsi="Arial" w:cs="Arial"/>
          <w:lang w:val="fr-FR"/>
        </w:rPr>
        <w:t xml:space="preserve">. De manière intéressante, les TRM de la peau dépendent de PD1, et le KO de PD1 réduit le nombre de TRM retrouvés dans ce tissu </w:t>
      </w:r>
      <w:r w:rsidR="0054511A">
        <w:fldChar w:fldCharType="begin"/>
      </w:r>
      <w:r w:rsidR="0054511A" w:rsidRPr="008257D4">
        <w:rPr>
          <w:lang w:val="fr-FR"/>
          <w:rPrChange w:id="1124" w:author="LALOY Emilien" w:date="2026-08-20T16:38:00Z">
            <w:rPr/>
          </w:rPrChange>
        </w:rPr>
        <w:instrText xml:space="preserve"> HYPERLINK "file:///C:\\Users\\xtoph\\Downloads\\Devi_NatImmunol_2025a" </w:instrText>
      </w:r>
      <w:r w:rsidR="0054511A">
        <w:fldChar w:fldCharType="separate"/>
      </w:r>
      <w:r w:rsidRPr="00C87670">
        <w:rPr>
          <w:rStyle w:val="Lienhypertexte"/>
          <w:rFonts w:ascii="Arial" w:eastAsiaTheme="majorEastAsia" w:hAnsi="Arial" w:cs="Arial"/>
          <w:lang w:val="fr-FR"/>
        </w:rPr>
        <w:t>Devi_NatImmunol_2025a</w:t>
      </w:r>
      <w:r w:rsidR="0054511A">
        <w:rPr>
          <w:rStyle w:val="Lienhypertexte"/>
          <w:rFonts w:ascii="Arial" w:eastAsiaTheme="majorEastAsia" w:hAnsi="Arial" w:cs="Arial"/>
          <w:lang w:val="fr-FR"/>
        </w:rPr>
        <w:fldChar w:fldCharType="end"/>
      </w:r>
      <w:r w:rsidRPr="00C87670">
        <w:rPr>
          <w:rFonts w:ascii="Arial" w:hAnsi="Arial" w:cs="Arial"/>
          <w:lang w:val="fr-FR"/>
        </w:rPr>
        <w:t>.</w:t>
      </w:r>
      <w:r w:rsidRPr="00C87670">
        <w:rPr>
          <w:rFonts w:ascii="Arial" w:hAnsi="Arial" w:cs="Arial"/>
          <w:lang w:val="fr-FR"/>
        </w:rPr>
        <w:br/>
        <w:t xml:space="preserve">Dans les cancers, les TRM spécifiques des antigènes tumoraux expriment l'ectonucleosidase CD39 </w:t>
      </w:r>
      <w:r w:rsidR="0054511A">
        <w:fldChar w:fldCharType="begin"/>
      </w:r>
      <w:r w:rsidR="0054511A" w:rsidRPr="008257D4">
        <w:rPr>
          <w:lang w:val="fr-FR"/>
          <w:rPrChange w:id="1125" w:author="LALOY Emilien" w:date="2026-08-20T16:38:00Z">
            <w:rPr/>
          </w:rPrChange>
        </w:rPr>
        <w:instrText xml:space="preserve"> HYPERLINK "file:///C:\\Users\\xtoph\\Downloads\\Duhen_NatCommun_2018" </w:instrText>
      </w:r>
      <w:r w:rsidR="0054511A">
        <w:fldChar w:fldCharType="separate"/>
      </w:r>
      <w:r w:rsidRPr="00C87670">
        <w:rPr>
          <w:rStyle w:val="Lienhypertexte"/>
          <w:rFonts w:ascii="Arial" w:eastAsiaTheme="majorEastAsia" w:hAnsi="Arial" w:cs="Arial"/>
          <w:lang w:val="fr-FR"/>
        </w:rPr>
        <w:t>Duhen_NatCommun_2018</w:t>
      </w:r>
      <w:r w:rsidR="0054511A">
        <w:rPr>
          <w:rStyle w:val="Lienhypertexte"/>
          <w:rFonts w:ascii="Arial" w:eastAsiaTheme="majorEastAsia" w:hAnsi="Arial" w:cs="Arial"/>
          <w:lang w:val="fr-FR"/>
        </w:rPr>
        <w:fldChar w:fldCharType="end"/>
      </w:r>
      <w:r w:rsidRPr="00C87670">
        <w:rPr>
          <w:rFonts w:ascii="Arial" w:hAnsi="Arial" w:cs="Arial"/>
          <w:lang w:val="fr-FR"/>
        </w:rPr>
        <w:t xml:space="preserve">, </w:t>
      </w:r>
      <w:r w:rsidR="0054511A">
        <w:fldChar w:fldCharType="begin"/>
      </w:r>
      <w:r w:rsidR="0054511A" w:rsidRPr="008257D4">
        <w:rPr>
          <w:lang w:val="fr-FR"/>
          <w:rPrChange w:id="1126" w:author="LALOY Emilien" w:date="2026-08-20T16:38:00Z">
            <w:rPr/>
          </w:rPrChange>
        </w:rPr>
        <w:instrText xml:space="preserve"> HYPERLINK "file:///C:\\Users\\xtoph\\Downloads\\Simoni_Nature_2018" </w:instrText>
      </w:r>
      <w:r w:rsidR="0054511A">
        <w:fldChar w:fldCharType="separate"/>
      </w:r>
      <w:r w:rsidRPr="00C87670">
        <w:rPr>
          <w:rStyle w:val="Lienhypertexte"/>
          <w:rFonts w:ascii="Arial" w:eastAsiaTheme="majorEastAsia" w:hAnsi="Arial" w:cs="Arial"/>
          <w:lang w:val="fr-FR"/>
        </w:rPr>
        <w:t>Simoni_Nature_2018</w:t>
      </w:r>
      <w:r w:rsidR="0054511A">
        <w:rPr>
          <w:rStyle w:val="Lienhypertexte"/>
          <w:rFonts w:ascii="Arial" w:eastAsiaTheme="majorEastAsia" w:hAnsi="Arial" w:cs="Arial"/>
          <w:lang w:val="fr-FR"/>
        </w:rPr>
        <w:fldChar w:fldCharType="end"/>
      </w:r>
      <w:r w:rsidRPr="00C87670">
        <w:rPr>
          <w:rFonts w:ascii="Arial" w:hAnsi="Arial" w:cs="Arial"/>
          <w:lang w:val="fr-FR"/>
        </w:rPr>
        <w:t xml:space="preserve"> capable de transformer l'ATP et l'ADP extracellulaire en AMP </w:t>
      </w:r>
      <w:r w:rsidR="0054511A">
        <w:fldChar w:fldCharType="begin"/>
      </w:r>
      <w:r w:rsidR="0054511A" w:rsidRPr="008257D4">
        <w:rPr>
          <w:lang w:val="fr-FR"/>
          <w:rPrChange w:id="1127" w:author="LALOY Emilien" w:date="2026-08-20T16:38:00Z">
            <w:rPr/>
          </w:rPrChange>
        </w:rPr>
        <w:instrText xml:space="preserve"> HYPERLINK "file:///C:\\Users\\xtoph\\Downloads\\common%20knowledge" </w:instrText>
      </w:r>
      <w:r w:rsidR="0054511A">
        <w:fldChar w:fldCharType="separate"/>
      </w:r>
      <w:proofErr w:type="spellStart"/>
      <w:r w:rsidRPr="00C87670">
        <w:rPr>
          <w:rStyle w:val="Lienhypertexte"/>
          <w:rFonts w:ascii="Arial" w:eastAsiaTheme="majorEastAsia" w:hAnsi="Arial" w:cs="Arial"/>
          <w:lang w:val="fr-FR"/>
        </w:rPr>
        <w:t>common</w:t>
      </w:r>
      <w:proofErr w:type="spellEnd"/>
      <w:r w:rsidRPr="00C87670">
        <w:rPr>
          <w:rStyle w:val="Lienhypertexte"/>
          <w:rFonts w:ascii="Arial" w:eastAsiaTheme="majorEastAsia" w:hAnsi="Arial" w:cs="Arial"/>
          <w:lang w:val="fr-FR"/>
        </w:rPr>
        <w:t xml:space="preserve"> </w:t>
      </w:r>
      <w:proofErr w:type="spellStart"/>
      <w:r w:rsidRPr="00C87670">
        <w:rPr>
          <w:rStyle w:val="Lienhypertexte"/>
          <w:rFonts w:ascii="Arial" w:eastAsiaTheme="majorEastAsia" w:hAnsi="Arial" w:cs="Arial"/>
          <w:lang w:val="fr-FR"/>
        </w:rPr>
        <w:t>knowledge</w:t>
      </w:r>
      <w:proofErr w:type="spellEnd"/>
      <w:r w:rsidR="0054511A">
        <w:rPr>
          <w:rStyle w:val="Lienhypertexte"/>
          <w:rFonts w:ascii="Arial" w:eastAsiaTheme="majorEastAsia" w:hAnsi="Arial" w:cs="Arial"/>
          <w:lang w:val="fr-FR"/>
        </w:rPr>
        <w:fldChar w:fldCharType="end"/>
      </w:r>
      <w:r w:rsidRPr="00C87670">
        <w:rPr>
          <w:rFonts w:ascii="Arial" w:hAnsi="Arial" w:cs="Arial"/>
          <w:lang w:val="fr-FR"/>
        </w:rPr>
        <w:t>. L'AMP est capté par CD73 qui le transforme en adénosine et transforme l'environnement pro-</w:t>
      </w:r>
      <w:r w:rsidRPr="00C87670">
        <w:rPr>
          <w:rFonts w:ascii="Arial" w:hAnsi="Arial" w:cs="Arial"/>
          <w:lang w:val="fr-FR"/>
        </w:rPr>
        <w:lastRenderedPageBreak/>
        <w:t xml:space="preserve">inflammatoire riche en ATP en un environnement anti-inflammatoire riche en adénosine </w:t>
      </w:r>
      <w:r w:rsidR="0054511A">
        <w:fldChar w:fldCharType="begin"/>
      </w:r>
      <w:r w:rsidR="0054511A" w:rsidRPr="008257D4">
        <w:rPr>
          <w:lang w:val="fr-FR"/>
          <w:rPrChange w:id="1128" w:author="LALOY Emilien" w:date="2026-08-20T16:38:00Z">
            <w:rPr/>
          </w:rPrChange>
        </w:rPr>
        <w:instrText xml:space="preserve"> HYPERLINK "file:///C:\\Users\\xtoph\\Downloads\\common%20knowledge" </w:instrText>
      </w:r>
      <w:r w:rsidR="0054511A">
        <w:fldChar w:fldCharType="separate"/>
      </w:r>
      <w:proofErr w:type="spellStart"/>
      <w:r w:rsidRPr="00C87670">
        <w:rPr>
          <w:rStyle w:val="Lienhypertexte"/>
          <w:rFonts w:ascii="Arial" w:eastAsiaTheme="majorEastAsia" w:hAnsi="Arial" w:cs="Arial"/>
          <w:lang w:val="fr-FR"/>
        </w:rPr>
        <w:t>common</w:t>
      </w:r>
      <w:proofErr w:type="spellEnd"/>
      <w:r w:rsidRPr="00C87670">
        <w:rPr>
          <w:rStyle w:val="Lienhypertexte"/>
          <w:rFonts w:ascii="Arial" w:eastAsiaTheme="majorEastAsia" w:hAnsi="Arial" w:cs="Arial"/>
          <w:lang w:val="fr-FR"/>
        </w:rPr>
        <w:t xml:space="preserve"> </w:t>
      </w:r>
      <w:proofErr w:type="spellStart"/>
      <w:r w:rsidRPr="00C87670">
        <w:rPr>
          <w:rStyle w:val="Lienhypertexte"/>
          <w:rFonts w:ascii="Arial" w:eastAsiaTheme="majorEastAsia" w:hAnsi="Arial" w:cs="Arial"/>
          <w:lang w:val="fr-FR"/>
        </w:rPr>
        <w:t>knowledge</w:t>
      </w:r>
      <w:proofErr w:type="spellEnd"/>
      <w:r w:rsidR="0054511A">
        <w:rPr>
          <w:rStyle w:val="Lienhypertexte"/>
          <w:rFonts w:ascii="Arial" w:eastAsiaTheme="majorEastAsia" w:hAnsi="Arial" w:cs="Arial"/>
          <w:lang w:val="fr-FR"/>
        </w:rPr>
        <w:fldChar w:fldCharType="end"/>
      </w:r>
      <w:r w:rsidRPr="00C87670">
        <w:rPr>
          <w:rFonts w:ascii="Arial" w:hAnsi="Arial" w:cs="Arial"/>
          <w:lang w:val="fr-FR"/>
        </w:rPr>
        <w:t>.</w:t>
      </w:r>
    </w:p>
    <w:p w14:paraId="3EE841DA" w14:textId="77777777" w:rsidR="004F59EA" w:rsidRPr="00C87670" w:rsidRDefault="004F59EA" w:rsidP="004F59EA">
      <w:pPr>
        <w:pStyle w:val="Titre3"/>
        <w:jc w:val="both"/>
        <w:rPr>
          <w:rFonts w:cs="Arial"/>
          <w:sz w:val="24"/>
          <w:lang w:val="fr-FR"/>
        </w:rPr>
      </w:pPr>
      <w:bookmarkStart w:id="1129" w:name="_Toc236411782"/>
      <w:bookmarkStart w:id="1130" w:name="_Toc238137491"/>
      <w:r w:rsidRPr="00C87670">
        <w:rPr>
          <w:rFonts w:cs="Arial"/>
          <w:sz w:val="24"/>
          <w:lang w:val="fr-FR"/>
        </w:rPr>
        <w:t>2.1.6 Facteurs de transcriptions</w:t>
      </w:r>
      <w:bookmarkEnd w:id="1129"/>
      <w:bookmarkEnd w:id="1130"/>
    </w:p>
    <w:p w14:paraId="6F3311C6" w14:textId="77777777"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Le phénotype des TRM énoncé est régulé par un réseau de facteurs de transcription. Ceux-ci ont principalement été mis en évidence après avoir observé un gain ou une perte d'expression pendant la différenciation des lymphocytes en TRM, bien que certains ont été mis en évidence par screening.</w:t>
      </w:r>
    </w:p>
    <w:p w14:paraId="153DC102" w14:textId="77777777" w:rsidR="004F59EA" w:rsidRPr="00C87670" w:rsidRDefault="004F59EA" w:rsidP="004F59EA">
      <w:pPr>
        <w:pStyle w:val="Titre5"/>
        <w:spacing w:line="360" w:lineRule="auto"/>
        <w:jc w:val="both"/>
        <w:rPr>
          <w:rFonts w:ascii="Arial" w:hAnsi="Arial" w:cs="Arial"/>
          <w:sz w:val="24"/>
          <w:szCs w:val="24"/>
          <w:lang w:val="fr-FR"/>
        </w:rPr>
      </w:pPr>
      <w:r w:rsidRPr="00C87670">
        <w:rPr>
          <w:rFonts w:ascii="Arial" w:hAnsi="Arial" w:cs="Arial"/>
          <w:sz w:val="24"/>
          <w:szCs w:val="24"/>
          <w:lang w:val="fr-FR"/>
        </w:rPr>
        <w:t>2.1.6.1 Facteurs de transcriptions participant au phénotype des TRM</w:t>
      </w:r>
    </w:p>
    <w:p w14:paraId="7D2228BD" w14:textId="0DC80BBD" w:rsidR="004F59EA" w:rsidRPr="00C87670" w:rsidRDefault="004F59EA" w:rsidP="004F59EA">
      <w:pPr>
        <w:numPr>
          <w:ilvl w:val="0"/>
          <w:numId w:val="3"/>
        </w:numPr>
        <w:spacing w:before="100" w:beforeAutospacing="1" w:after="100" w:afterAutospacing="1"/>
        <w:jc w:val="both"/>
        <w:rPr>
          <w:rFonts w:cs="Arial"/>
          <w:szCs w:val="24"/>
          <w:lang w:val="fr-FR"/>
        </w:rPr>
      </w:pPr>
      <w:r w:rsidRPr="00C87670">
        <w:rPr>
          <w:rFonts w:cs="Arial"/>
          <w:szCs w:val="24"/>
          <w:lang w:val="fr-FR"/>
        </w:rPr>
        <w:t xml:space="preserve">HOBIT (codé par le gène ZNF683) est exprimé dans les TRM des poumons </w:t>
      </w:r>
      <w:r w:rsidR="0054511A">
        <w:fldChar w:fldCharType="begin"/>
      </w:r>
      <w:r w:rsidR="0054511A" w:rsidRPr="008257D4">
        <w:rPr>
          <w:lang w:val="fr-FR"/>
          <w:rPrChange w:id="1131" w:author="LALOY Emilien" w:date="2026-08-20T16:38:00Z">
            <w:rPr/>
          </w:rPrChange>
        </w:rPr>
        <w:instrText xml:space="preserve"> HYPERLINK "file:///C:\\Users\\xtoph\\Downloads\\Behr_FrontImmunol_2019" </w:instrText>
      </w:r>
      <w:r w:rsidR="0054511A">
        <w:fldChar w:fldCharType="separate"/>
      </w:r>
      <w:r w:rsidRPr="00C87670">
        <w:rPr>
          <w:rStyle w:val="Lienhypertexte"/>
          <w:rFonts w:cs="Arial"/>
          <w:szCs w:val="24"/>
          <w:lang w:val="fr-FR"/>
        </w:rPr>
        <w:t>Behr_FrontImmunol_2019</w:t>
      </w:r>
      <w:r w:rsidR="0054511A">
        <w:rPr>
          <w:rStyle w:val="Lienhypertexte"/>
          <w:rFonts w:cs="Arial"/>
          <w:szCs w:val="24"/>
          <w:lang w:val="fr-FR"/>
        </w:rPr>
        <w:fldChar w:fldCharType="end"/>
      </w:r>
      <w:r w:rsidRPr="00C87670">
        <w:rPr>
          <w:rFonts w:cs="Arial"/>
          <w:szCs w:val="24"/>
          <w:lang w:val="fr-FR"/>
        </w:rPr>
        <w:t xml:space="preserve">, de l'intestin </w:t>
      </w:r>
      <w:r w:rsidR="0054511A">
        <w:fldChar w:fldCharType="begin"/>
      </w:r>
      <w:r w:rsidR="0054511A" w:rsidRPr="008257D4">
        <w:rPr>
          <w:lang w:val="fr-FR"/>
          <w:rPrChange w:id="1132" w:author="LALOY Emilien" w:date="2026-08-20T16:38:00Z">
            <w:rPr/>
          </w:rPrChange>
        </w:rPr>
        <w:instrText xml:space="preserve"> HYPERLINK "file:///C:\\Users\\xtoph\\Downloads\\Behr_NatImmunol_2020" </w:instrText>
      </w:r>
      <w:r w:rsidR="0054511A">
        <w:fldChar w:fldCharType="separate"/>
      </w:r>
      <w:r w:rsidRPr="00C87670">
        <w:rPr>
          <w:rStyle w:val="Lienhypertexte"/>
          <w:rFonts w:cs="Arial"/>
          <w:szCs w:val="24"/>
          <w:lang w:val="fr-FR"/>
        </w:rPr>
        <w:t>Behr_NatImmunol_2020</w:t>
      </w:r>
      <w:r w:rsidR="0054511A">
        <w:rPr>
          <w:rStyle w:val="Lienhypertexte"/>
          <w:rFonts w:cs="Arial"/>
          <w:szCs w:val="24"/>
          <w:lang w:val="fr-FR"/>
        </w:rPr>
        <w:fldChar w:fldCharType="end"/>
      </w:r>
      <w:r w:rsidRPr="00C87670">
        <w:rPr>
          <w:rFonts w:cs="Arial"/>
          <w:szCs w:val="24"/>
          <w:lang w:val="fr-FR"/>
        </w:rPr>
        <w:t xml:space="preserve">, de la peau, des reins et du foie </w:t>
      </w:r>
      <w:r w:rsidR="0054511A">
        <w:fldChar w:fldCharType="begin"/>
      </w:r>
      <w:r w:rsidR="0054511A" w:rsidRPr="008257D4">
        <w:rPr>
          <w:lang w:val="fr-FR"/>
          <w:rPrChange w:id="1133" w:author="LALOY Emilien" w:date="2026-08-20T16:38:00Z">
            <w:rPr/>
          </w:rPrChange>
        </w:rPr>
        <w:instrText xml:space="preserve"> HYPERLINK "file:///C:\\Users\\xtoph\\Downloads\\Mackay_Science_2016" </w:instrText>
      </w:r>
      <w:r w:rsidR="0054511A">
        <w:fldChar w:fldCharType="separate"/>
      </w:r>
      <w:r w:rsidRPr="00C87670">
        <w:rPr>
          <w:rStyle w:val="Lienhypertexte"/>
          <w:rFonts w:cs="Arial"/>
          <w:szCs w:val="24"/>
          <w:lang w:val="fr-FR"/>
        </w:rPr>
        <w:t>Mackay_Science_2016</w:t>
      </w:r>
      <w:r w:rsidR="0054511A">
        <w:rPr>
          <w:rStyle w:val="Lienhypertexte"/>
          <w:rFonts w:cs="Arial"/>
          <w:szCs w:val="24"/>
          <w:lang w:val="fr-FR"/>
        </w:rPr>
        <w:fldChar w:fldCharType="end"/>
      </w:r>
      <w:r w:rsidRPr="00C87670">
        <w:rPr>
          <w:rFonts w:cs="Arial"/>
          <w:szCs w:val="24"/>
          <w:lang w:val="fr-FR"/>
        </w:rPr>
        <w:t xml:space="preserve">. Son expression est induite par la signalisation de l'IL15 et est réprimée par TBET </w:t>
      </w:r>
      <w:r w:rsidR="0054511A">
        <w:fldChar w:fldCharType="begin"/>
      </w:r>
      <w:r w:rsidR="0054511A" w:rsidRPr="008257D4">
        <w:rPr>
          <w:lang w:val="fr-FR"/>
          <w:rPrChange w:id="1134" w:author="LALOY Emilien" w:date="2026-08-20T16:38:00Z">
            <w:rPr/>
          </w:rPrChange>
        </w:rPr>
        <w:instrText xml:space="preserve"> HYPERLINK "file:///C:\\Users\\xtoph\\Downloads\\Mackay_Science_2016" </w:instrText>
      </w:r>
      <w:r w:rsidR="0054511A">
        <w:fldChar w:fldCharType="separate"/>
      </w:r>
      <w:r w:rsidRPr="00C87670">
        <w:rPr>
          <w:rStyle w:val="Lienhypertexte"/>
          <w:rFonts w:cs="Arial"/>
          <w:szCs w:val="24"/>
          <w:lang w:val="fr-FR"/>
        </w:rPr>
        <w:t>Mackay_Science_2016</w:t>
      </w:r>
      <w:r w:rsidR="0054511A">
        <w:rPr>
          <w:rStyle w:val="Lienhypertexte"/>
          <w:rFonts w:cs="Arial"/>
          <w:szCs w:val="24"/>
          <w:lang w:val="fr-FR"/>
        </w:rPr>
        <w:fldChar w:fldCharType="end"/>
      </w:r>
      <w:r w:rsidRPr="00C87670">
        <w:rPr>
          <w:rFonts w:cs="Arial"/>
          <w:szCs w:val="24"/>
          <w:lang w:val="fr-FR"/>
        </w:rPr>
        <w:t xml:space="preserve">. HOBIT permet l'acquisition du phénotype TRM en réprimant l'expression de CCR7, S1PR1 et TCF1 </w:t>
      </w:r>
      <w:r w:rsidR="0054511A">
        <w:fldChar w:fldCharType="begin"/>
      </w:r>
      <w:r w:rsidR="0054511A" w:rsidRPr="008257D4">
        <w:rPr>
          <w:lang w:val="fr-FR"/>
          <w:rPrChange w:id="1135" w:author="LALOY Emilien" w:date="2026-08-20T16:38:00Z">
            <w:rPr/>
          </w:rPrChange>
        </w:rPr>
        <w:instrText xml:space="preserve"> HYPERLINK "file:///C:\\Users\\xtoph\\Downloads\\Mackay_Science_2016" </w:instrText>
      </w:r>
      <w:r w:rsidR="0054511A">
        <w:fldChar w:fldCharType="separate"/>
      </w:r>
      <w:r w:rsidRPr="00C87670">
        <w:rPr>
          <w:rStyle w:val="Lienhypertexte"/>
          <w:rFonts w:cs="Arial"/>
          <w:szCs w:val="24"/>
          <w:lang w:val="fr-FR"/>
        </w:rPr>
        <w:t>Mackay_Science_2016</w:t>
      </w:r>
      <w:r w:rsidR="0054511A">
        <w:rPr>
          <w:rStyle w:val="Lienhypertexte"/>
          <w:rFonts w:cs="Arial"/>
          <w:szCs w:val="24"/>
          <w:lang w:val="fr-FR"/>
        </w:rPr>
        <w:fldChar w:fldCharType="end"/>
      </w:r>
    </w:p>
    <w:p w14:paraId="2281D1A6" w14:textId="6D93E648" w:rsidR="004F59EA" w:rsidRPr="00C87670" w:rsidRDefault="004F59EA" w:rsidP="004F59EA">
      <w:pPr>
        <w:numPr>
          <w:ilvl w:val="0"/>
          <w:numId w:val="3"/>
        </w:numPr>
        <w:spacing w:before="100" w:beforeAutospacing="1" w:after="100" w:afterAutospacing="1"/>
        <w:jc w:val="both"/>
        <w:rPr>
          <w:rFonts w:cs="Arial"/>
          <w:szCs w:val="24"/>
          <w:lang w:val="fr-FR"/>
        </w:rPr>
      </w:pPr>
      <w:r w:rsidRPr="00C87670">
        <w:rPr>
          <w:rFonts w:cs="Arial"/>
          <w:szCs w:val="24"/>
          <w:lang w:val="fr-FR"/>
        </w:rPr>
        <w:t xml:space="preserve">BLIMP1 (codé par le gène PRDM1) est exprimé par les TRM des poumons </w:t>
      </w:r>
      <w:r w:rsidR="0054511A">
        <w:fldChar w:fldCharType="begin"/>
      </w:r>
      <w:r w:rsidR="0054511A" w:rsidRPr="008257D4">
        <w:rPr>
          <w:lang w:val="fr-FR"/>
          <w:rPrChange w:id="1136" w:author="LALOY Emilien" w:date="2026-08-20T16:38:00Z">
            <w:rPr/>
          </w:rPrChange>
        </w:rPr>
        <w:instrText xml:space="preserve"> HYPERLINK "file:///C:\\Users\\xtoph\\Downloads\\Behr_FrontImmunol_2019" </w:instrText>
      </w:r>
      <w:r w:rsidR="0054511A">
        <w:fldChar w:fldCharType="separate"/>
      </w:r>
      <w:r w:rsidRPr="00C87670">
        <w:rPr>
          <w:rStyle w:val="Lienhypertexte"/>
          <w:rFonts w:cs="Arial"/>
          <w:szCs w:val="24"/>
          <w:lang w:val="fr-FR"/>
        </w:rPr>
        <w:t>Behr_FrontImmunol_2019</w:t>
      </w:r>
      <w:r w:rsidR="0054511A">
        <w:rPr>
          <w:rStyle w:val="Lienhypertexte"/>
          <w:rFonts w:cs="Arial"/>
          <w:szCs w:val="24"/>
          <w:lang w:val="fr-FR"/>
        </w:rPr>
        <w:fldChar w:fldCharType="end"/>
      </w:r>
      <w:r w:rsidRPr="00C87670">
        <w:rPr>
          <w:rFonts w:cs="Arial"/>
          <w:szCs w:val="24"/>
          <w:lang w:val="fr-FR"/>
        </w:rPr>
        <w:t xml:space="preserve">, de la peau, des reins et du foie </w:t>
      </w:r>
      <w:r w:rsidR="0054511A">
        <w:fldChar w:fldCharType="begin"/>
      </w:r>
      <w:r w:rsidR="0054511A" w:rsidRPr="008257D4">
        <w:rPr>
          <w:lang w:val="fr-FR"/>
          <w:rPrChange w:id="1137" w:author="LALOY Emilien" w:date="2026-08-20T16:38:00Z">
            <w:rPr/>
          </w:rPrChange>
        </w:rPr>
        <w:instrText xml:space="preserve"> HYPERLINK "file:///C:\\Users\\xtoph\\Downloads\\Mackay_Science_2016" </w:instrText>
      </w:r>
      <w:r w:rsidR="0054511A">
        <w:fldChar w:fldCharType="separate"/>
      </w:r>
      <w:r w:rsidRPr="00C87670">
        <w:rPr>
          <w:rStyle w:val="Lienhypertexte"/>
          <w:rFonts w:cs="Arial"/>
          <w:szCs w:val="24"/>
          <w:lang w:val="fr-FR"/>
        </w:rPr>
        <w:t>Mackay_Science_2016</w:t>
      </w:r>
      <w:r w:rsidR="0054511A">
        <w:rPr>
          <w:rStyle w:val="Lienhypertexte"/>
          <w:rFonts w:cs="Arial"/>
          <w:szCs w:val="24"/>
          <w:lang w:val="fr-FR"/>
        </w:rPr>
        <w:fldChar w:fldCharType="end"/>
      </w:r>
      <w:r w:rsidRPr="00C87670">
        <w:rPr>
          <w:rFonts w:cs="Arial"/>
          <w:szCs w:val="24"/>
          <w:lang w:val="fr-FR"/>
        </w:rPr>
        <w:t xml:space="preserve">. Contrairement à HOBIT, BLIMP1 n'est pas régulé par l'IL15 </w:t>
      </w:r>
      <w:r w:rsidR="0054511A">
        <w:fldChar w:fldCharType="begin"/>
      </w:r>
      <w:r w:rsidR="0054511A" w:rsidRPr="008257D4">
        <w:rPr>
          <w:lang w:val="fr-FR"/>
          <w:rPrChange w:id="1138" w:author="LALOY Emilien" w:date="2026-08-20T16:38:00Z">
            <w:rPr/>
          </w:rPrChange>
        </w:rPr>
        <w:instrText xml:space="preserve"> HYPERLINK "file:///C:\\Users\\xtoph\\Downloads\\Mackay_Science_2016" </w:instrText>
      </w:r>
      <w:r w:rsidR="0054511A">
        <w:fldChar w:fldCharType="separate"/>
      </w:r>
      <w:r w:rsidRPr="00C87670">
        <w:rPr>
          <w:rStyle w:val="Lienhypertexte"/>
          <w:rFonts w:cs="Arial"/>
          <w:szCs w:val="24"/>
          <w:lang w:val="fr-FR"/>
        </w:rPr>
        <w:t>Mackay_Science_2016</w:t>
      </w:r>
      <w:r w:rsidR="0054511A">
        <w:rPr>
          <w:rStyle w:val="Lienhypertexte"/>
          <w:rFonts w:cs="Arial"/>
          <w:szCs w:val="24"/>
          <w:lang w:val="fr-FR"/>
        </w:rPr>
        <w:fldChar w:fldCharType="end"/>
      </w:r>
      <w:r w:rsidRPr="00C87670">
        <w:rPr>
          <w:rFonts w:cs="Arial"/>
          <w:szCs w:val="24"/>
          <w:lang w:val="fr-FR"/>
        </w:rPr>
        <w:t xml:space="preserve">. BLIMP1 permet l'acquisition du phénotype TRM en réprimant l'expression de CCR7, S1PR1, TCF1 et KLF2 </w:t>
      </w:r>
      <w:r w:rsidR="0054511A">
        <w:fldChar w:fldCharType="begin"/>
      </w:r>
      <w:r w:rsidR="0054511A" w:rsidRPr="008257D4">
        <w:rPr>
          <w:lang w:val="fr-FR"/>
          <w:rPrChange w:id="1139" w:author="LALOY Emilien" w:date="2026-08-20T16:38:00Z">
            <w:rPr/>
          </w:rPrChange>
        </w:rPr>
        <w:instrText xml:space="preserve"> HYPERLINK "file:///C:\\Users\\xtoph\\Downloads\\Mackay_Science_2016" </w:instrText>
      </w:r>
      <w:r w:rsidR="0054511A">
        <w:fldChar w:fldCharType="separate"/>
      </w:r>
      <w:r w:rsidRPr="00C87670">
        <w:rPr>
          <w:rStyle w:val="Lienhypertexte"/>
          <w:rFonts w:cs="Arial"/>
          <w:szCs w:val="24"/>
          <w:lang w:val="fr-FR"/>
        </w:rPr>
        <w:t>Mackay_Science_2016</w:t>
      </w:r>
      <w:r w:rsidR="0054511A">
        <w:rPr>
          <w:rStyle w:val="Lienhypertexte"/>
          <w:rFonts w:cs="Arial"/>
          <w:szCs w:val="24"/>
          <w:lang w:val="fr-FR"/>
        </w:rPr>
        <w:fldChar w:fldCharType="end"/>
      </w:r>
    </w:p>
    <w:p w14:paraId="695491DD" w14:textId="118E9415" w:rsidR="004F59EA" w:rsidRPr="00C87670" w:rsidRDefault="004F59EA" w:rsidP="004F59EA">
      <w:pPr>
        <w:numPr>
          <w:ilvl w:val="0"/>
          <w:numId w:val="3"/>
        </w:numPr>
        <w:spacing w:before="100" w:beforeAutospacing="1" w:after="100" w:afterAutospacing="1"/>
        <w:jc w:val="both"/>
        <w:rPr>
          <w:rFonts w:cs="Arial"/>
          <w:szCs w:val="24"/>
        </w:rPr>
      </w:pPr>
      <w:proofErr w:type="gramStart"/>
      <w:r w:rsidRPr="00C87670">
        <w:rPr>
          <w:rFonts w:cs="Arial"/>
          <w:szCs w:val="24"/>
          <w:lang w:val="fr-FR"/>
        </w:rPr>
        <w:t>le</w:t>
      </w:r>
      <w:proofErr w:type="gramEnd"/>
      <w:r w:rsidRPr="00C87670">
        <w:rPr>
          <w:rFonts w:cs="Arial"/>
          <w:szCs w:val="24"/>
          <w:lang w:val="fr-FR"/>
        </w:rPr>
        <w:t xml:space="preserve"> rôle de RUNX3 a été découvert par screening de délétion par </w:t>
      </w:r>
      <w:proofErr w:type="spellStart"/>
      <w:r w:rsidRPr="00C87670">
        <w:rPr>
          <w:rFonts w:cs="Arial"/>
          <w:szCs w:val="24"/>
          <w:lang w:val="fr-FR"/>
        </w:rPr>
        <w:t>shRNA</w:t>
      </w:r>
      <w:proofErr w:type="spellEnd"/>
      <w:r w:rsidRPr="00C87670">
        <w:rPr>
          <w:rFonts w:cs="Arial"/>
          <w:szCs w:val="24"/>
          <w:lang w:val="fr-FR"/>
        </w:rPr>
        <w:t xml:space="preserve"> </w:t>
      </w:r>
      <w:r w:rsidR="0054511A">
        <w:fldChar w:fldCharType="begin"/>
      </w:r>
      <w:r w:rsidR="0054511A" w:rsidRPr="008257D4">
        <w:rPr>
          <w:lang w:val="fr-FR"/>
          <w:rPrChange w:id="1140" w:author="LALOY Emilien" w:date="2026-08-20T16:37:00Z">
            <w:rPr/>
          </w:rPrChange>
        </w:rPr>
        <w:instrText xml:space="preserve"> HYPERLINK "file:///C:\\Users\\xtoph\\Downloads\\Milner_Nature_2017" </w:instrText>
      </w:r>
      <w:r w:rsidR="0054511A">
        <w:fldChar w:fldCharType="separate"/>
      </w:r>
      <w:r w:rsidRPr="00C87670">
        <w:rPr>
          <w:rStyle w:val="Lienhypertexte"/>
          <w:rFonts w:cs="Arial"/>
          <w:szCs w:val="24"/>
          <w:lang w:val="fr-FR"/>
        </w:rPr>
        <w:t>Milner_Nature_2017</w:t>
      </w:r>
      <w:r w:rsidR="0054511A">
        <w:rPr>
          <w:rStyle w:val="Lienhypertexte"/>
          <w:rFonts w:cs="Arial"/>
          <w:szCs w:val="24"/>
          <w:lang w:val="fr-FR"/>
        </w:rPr>
        <w:fldChar w:fldCharType="end"/>
      </w:r>
      <w:r w:rsidRPr="00C87670">
        <w:rPr>
          <w:rFonts w:cs="Arial"/>
          <w:szCs w:val="24"/>
          <w:lang w:val="fr-FR"/>
        </w:rPr>
        <w:t xml:space="preserve">. </w:t>
      </w:r>
      <w:r w:rsidRPr="00C87670">
        <w:rPr>
          <w:rFonts w:cs="Arial"/>
          <w:szCs w:val="24"/>
        </w:rPr>
        <w:t xml:space="preserve">RUNX3 </w:t>
      </w:r>
      <w:proofErr w:type="spellStart"/>
      <w:r w:rsidRPr="00C87670">
        <w:rPr>
          <w:rFonts w:cs="Arial"/>
          <w:szCs w:val="24"/>
        </w:rPr>
        <w:t>favorise</w:t>
      </w:r>
      <w:proofErr w:type="spellEnd"/>
      <w:r w:rsidRPr="00C87670">
        <w:rPr>
          <w:rFonts w:cs="Arial"/>
          <w:szCs w:val="24"/>
        </w:rPr>
        <w:t xml:space="preserve"> </w:t>
      </w:r>
      <w:proofErr w:type="spellStart"/>
      <w:r w:rsidRPr="00C87670">
        <w:rPr>
          <w:rFonts w:cs="Arial"/>
          <w:szCs w:val="24"/>
        </w:rPr>
        <w:t>l'expression</w:t>
      </w:r>
      <w:proofErr w:type="spellEnd"/>
      <w:r w:rsidRPr="00C87670">
        <w:rPr>
          <w:rFonts w:cs="Arial"/>
          <w:szCs w:val="24"/>
        </w:rPr>
        <w:t xml:space="preserve"> de CD103.</w:t>
      </w:r>
    </w:p>
    <w:p w14:paraId="6C6CACD7" w14:textId="51E41894" w:rsidR="004F59EA" w:rsidRPr="00C87670" w:rsidRDefault="004F59EA" w:rsidP="004F59EA">
      <w:pPr>
        <w:numPr>
          <w:ilvl w:val="0"/>
          <w:numId w:val="3"/>
        </w:numPr>
        <w:spacing w:before="100" w:beforeAutospacing="1" w:after="100" w:afterAutospacing="1"/>
        <w:jc w:val="both"/>
        <w:rPr>
          <w:rFonts w:cs="Arial"/>
          <w:szCs w:val="24"/>
          <w:lang w:val="fr-FR"/>
        </w:rPr>
      </w:pPr>
      <w:r w:rsidRPr="00C87670">
        <w:rPr>
          <w:rFonts w:cs="Arial"/>
          <w:szCs w:val="24"/>
          <w:lang w:val="fr-FR"/>
        </w:rPr>
        <w:t xml:space="preserve">AHR est exprimé par les TRM de la peau et des intestins </w:t>
      </w:r>
      <w:r w:rsidR="0054511A">
        <w:fldChar w:fldCharType="begin"/>
      </w:r>
      <w:r w:rsidR="0054511A" w:rsidRPr="008257D4">
        <w:rPr>
          <w:lang w:val="fr-FR"/>
          <w:rPrChange w:id="1141" w:author="LALOY Emilien" w:date="2026-08-20T16:38:00Z">
            <w:rPr/>
          </w:rPrChange>
        </w:rPr>
        <w:instrText xml:space="preserve"> HYPERLINK "file:///C:\\Users\\xtoph\\Downloads\\Mackay_NatImmunol_2013" </w:instrText>
      </w:r>
      <w:r w:rsidR="0054511A">
        <w:fldChar w:fldCharType="separate"/>
      </w:r>
      <w:r w:rsidRPr="00C87670">
        <w:rPr>
          <w:rStyle w:val="Lienhypertexte"/>
          <w:rFonts w:cs="Arial"/>
          <w:szCs w:val="24"/>
          <w:lang w:val="fr-FR"/>
        </w:rPr>
        <w:t>Mackay_NatImmunol_2013</w:t>
      </w:r>
      <w:r w:rsidR="0054511A">
        <w:rPr>
          <w:rStyle w:val="Lienhypertexte"/>
          <w:rFonts w:cs="Arial"/>
          <w:szCs w:val="24"/>
          <w:lang w:val="fr-FR"/>
        </w:rPr>
        <w:fldChar w:fldCharType="end"/>
      </w:r>
      <w:r w:rsidRPr="00C87670">
        <w:rPr>
          <w:rFonts w:cs="Arial"/>
          <w:szCs w:val="24"/>
          <w:lang w:val="fr-FR"/>
        </w:rPr>
        <w:t xml:space="preserve"> </w:t>
      </w:r>
      <w:r w:rsidR="0054511A">
        <w:fldChar w:fldCharType="begin"/>
      </w:r>
      <w:r w:rsidR="0054511A" w:rsidRPr="008257D4">
        <w:rPr>
          <w:lang w:val="fr-FR"/>
          <w:rPrChange w:id="1142" w:author="LALOY Emilien" w:date="2026-08-20T16:38:00Z">
            <w:rPr/>
          </w:rPrChange>
        </w:rPr>
        <w:instrText xml:space="preserve"> HYPERLINK "file:///C:\\Users\\xtoph\\Downloads\\Crowl_NatImmunol_2022" </w:instrText>
      </w:r>
      <w:r w:rsidR="0054511A">
        <w:fldChar w:fldCharType="separate"/>
      </w:r>
      <w:r w:rsidRPr="00C87670">
        <w:rPr>
          <w:rStyle w:val="Lienhypertexte"/>
          <w:rFonts w:cs="Arial"/>
          <w:szCs w:val="24"/>
          <w:lang w:val="fr-FR"/>
        </w:rPr>
        <w:t>Crowl_NatImmunol_2022</w:t>
      </w:r>
      <w:r w:rsidR="0054511A">
        <w:rPr>
          <w:rStyle w:val="Lienhypertexte"/>
          <w:rFonts w:cs="Arial"/>
          <w:szCs w:val="24"/>
          <w:lang w:val="fr-FR"/>
        </w:rPr>
        <w:fldChar w:fldCharType="end"/>
      </w:r>
    </w:p>
    <w:p w14:paraId="202FA0FB" w14:textId="60C5B468" w:rsidR="004F59EA" w:rsidRPr="00C87670" w:rsidRDefault="004F59EA" w:rsidP="004F59EA">
      <w:pPr>
        <w:numPr>
          <w:ilvl w:val="0"/>
          <w:numId w:val="3"/>
        </w:numPr>
        <w:spacing w:before="100" w:beforeAutospacing="1" w:after="100" w:afterAutospacing="1"/>
        <w:jc w:val="both"/>
        <w:rPr>
          <w:rFonts w:cs="Arial"/>
          <w:szCs w:val="24"/>
          <w:lang w:val="fr-FR"/>
        </w:rPr>
      </w:pPr>
      <w:r w:rsidRPr="00C87670">
        <w:rPr>
          <w:rFonts w:cs="Arial"/>
          <w:szCs w:val="24"/>
          <w:lang w:val="fr-FR"/>
        </w:rPr>
        <w:t xml:space="preserve">NOTCH1 est exprimé par les TRM dans les poumons </w:t>
      </w:r>
      <w:r w:rsidR="0054511A">
        <w:fldChar w:fldCharType="begin"/>
      </w:r>
      <w:r w:rsidR="0054511A" w:rsidRPr="008257D4">
        <w:rPr>
          <w:lang w:val="fr-FR"/>
          <w:rPrChange w:id="1143" w:author="LALOY Emilien" w:date="2026-08-20T16:38:00Z">
            <w:rPr/>
          </w:rPrChange>
        </w:rPr>
        <w:instrText xml:space="preserve"> HYPERLINK "file:///C:\\Users\\xtoph\\Downloads\\Hombrink_NatImmunol_2016" </w:instrText>
      </w:r>
      <w:r w:rsidR="0054511A">
        <w:fldChar w:fldCharType="separate"/>
      </w:r>
      <w:r w:rsidRPr="00C87670">
        <w:rPr>
          <w:rStyle w:val="Lienhypertexte"/>
          <w:rFonts w:cs="Arial"/>
          <w:szCs w:val="24"/>
          <w:lang w:val="fr-FR"/>
        </w:rPr>
        <w:t>Hombrink_NatImmunol_2016</w:t>
      </w:r>
      <w:r w:rsidR="0054511A">
        <w:rPr>
          <w:rStyle w:val="Lienhypertexte"/>
          <w:rFonts w:cs="Arial"/>
          <w:szCs w:val="24"/>
          <w:lang w:val="fr-FR"/>
        </w:rPr>
        <w:fldChar w:fldCharType="end"/>
      </w:r>
      <w:r w:rsidRPr="00C87670">
        <w:rPr>
          <w:rFonts w:cs="Arial"/>
          <w:szCs w:val="24"/>
          <w:lang w:val="fr-FR"/>
        </w:rPr>
        <w:t>.</w:t>
      </w:r>
    </w:p>
    <w:p w14:paraId="5E3F6DCF" w14:textId="686EB6E5" w:rsidR="004F59EA" w:rsidRPr="00C87670" w:rsidRDefault="004F59EA" w:rsidP="004F59EA">
      <w:pPr>
        <w:numPr>
          <w:ilvl w:val="0"/>
          <w:numId w:val="3"/>
        </w:numPr>
        <w:spacing w:before="100" w:beforeAutospacing="1" w:after="100" w:afterAutospacing="1"/>
        <w:jc w:val="both"/>
        <w:rPr>
          <w:rFonts w:cs="Arial"/>
          <w:szCs w:val="24"/>
          <w:lang w:val="fr-FR"/>
        </w:rPr>
      </w:pPr>
      <w:r w:rsidRPr="00C87670">
        <w:rPr>
          <w:rFonts w:cs="Arial"/>
          <w:szCs w:val="24"/>
          <w:lang w:val="fr-FR"/>
        </w:rPr>
        <w:t xml:space="preserve">IRF4 est exprimé par les TRM dans une majorité des tissus chez l'homme </w:t>
      </w:r>
      <w:r w:rsidR="0054511A">
        <w:fldChar w:fldCharType="begin"/>
      </w:r>
      <w:r w:rsidR="0054511A" w:rsidRPr="008257D4">
        <w:rPr>
          <w:lang w:val="fr-FR"/>
          <w:rPrChange w:id="1144" w:author="LALOY Emilien" w:date="2026-08-20T16:38:00Z">
            <w:rPr/>
          </w:rPrChange>
        </w:rPr>
        <w:instrText xml:space="preserve"> HYPERLINK "file:///C:\\Users\\xtoph\\Downloads\\Kumar_CellRep_2017" </w:instrText>
      </w:r>
      <w:r w:rsidR="0054511A">
        <w:fldChar w:fldCharType="separate"/>
      </w:r>
      <w:r w:rsidRPr="00C87670">
        <w:rPr>
          <w:rStyle w:val="Lienhypertexte"/>
          <w:rFonts w:cs="Arial"/>
          <w:szCs w:val="24"/>
          <w:lang w:val="fr-FR"/>
        </w:rPr>
        <w:t>Kumar_CellRep_2017</w:t>
      </w:r>
      <w:r w:rsidR="0054511A">
        <w:rPr>
          <w:rStyle w:val="Lienhypertexte"/>
          <w:rFonts w:cs="Arial"/>
          <w:szCs w:val="24"/>
          <w:lang w:val="fr-FR"/>
        </w:rPr>
        <w:fldChar w:fldCharType="end"/>
      </w:r>
      <w:r w:rsidRPr="00C87670">
        <w:rPr>
          <w:rFonts w:cs="Arial"/>
          <w:szCs w:val="24"/>
          <w:lang w:val="fr-FR"/>
        </w:rPr>
        <w:t>.</w:t>
      </w:r>
    </w:p>
    <w:p w14:paraId="426499FB" w14:textId="403662B6" w:rsidR="004F59EA" w:rsidRPr="00C87670" w:rsidRDefault="004F59EA" w:rsidP="004F59EA">
      <w:pPr>
        <w:numPr>
          <w:ilvl w:val="0"/>
          <w:numId w:val="3"/>
        </w:numPr>
        <w:spacing w:before="100" w:beforeAutospacing="1" w:after="100" w:afterAutospacing="1"/>
        <w:jc w:val="both"/>
        <w:rPr>
          <w:rFonts w:cs="Arial"/>
          <w:szCs w:val="24"/>
          <w:lang w:val="fr-FR"/>
        </w:rPr>
      </w:pPr>
      <w:r w:rsidRPr="00C87670">
        <w:rPr>
          <w:rFonts w:cs="Arial"/>
          <w:szCs w:val="24"/>
          <w:lang w:val="fr-FR"/>
        </w:rPr>
        <w:t xml:space="preserve">HIC1 n'est pas important pour les TRM dans tous les tissus, mais est important pour les TRM des intestins où il contrôle l'expression de P2RX7 </w:t>
      </w:r>
      <w:r w:rsidR="0054511A">
        <w:fldChar w:fldCharType="begin"/>
      </w:r>
      <w:r w:rsidR="0054511A" w:rsidRPr="008257D4">
        <w:rPr>
          <w:lang w:val="fr-FR"/>
          <w:rPrChange w:id="1145" w:author="LALOY Emilien" w:date="2026-08-20T16:38:00Z">
            <w:rPr/>
          </w:rPrChange>
        </w:rPr>
        <w:instrText xml:space="preserve"> HYPERLINK "file:///C:\\Users\\xtoph\\Downloads\\Crowl_NatImmunol_2022" </w:instrText>
      </w:r>
      <w:r w:rsidR="0054511A">
        <w:fldChar w:fldCharType="separate"/>
      </w:r>
      <w:r w:rsidRPr="00C87670">
        <w:rPr>
          <w:rStyle w:val="Lienhypertexte"/>
          <w:rFonts w:cs="Arial"/>
          <w:szCs w:val="24"/>
          <w:lang w:val="fr-FR"/>
        </w:rPr>
        <w:t>Crowl_NatImmunol_2022</w:t>
      </w:r>
      <w:r w:rsidR="0054511A">
        <w:rPr>
          <w:rStyle w:val="Lienhypertexte"/>
          <w:rFonts w:cs="Arial"/>
          <w:szCs w:val="24"/>
          <w:lang w:val="fr-FR"/>
        </w:rPr>
        <w:fldChar w:fldCharType="end"/>
      </w:r>
      <w:r w:rsidRPr="00C87670">
        <w:rPr>
          <w:rFonts w:cs="Arial"/>
          <w:szCs w:val="24"/>
          <w:lang w:val="fr-FR"/>
        </w:rPr>
        <w:t>.</w:t>
      </w:r>
    </w:p>
    <w:p w14:paraId="28740EB9" w14:textId="77777777" w:rsidR="004F59EA" w:rsidRPr="00C87670" w:rsidRDefault="004F59EA" w:rsidP="004F59EA">
      <w:pPr>
        <w:pStyle w:val="Titre5"/>
        <w:spacing w:line="360" w:lineRule="auto"/>
        <w:jc w:val="both"/>
        <w:rPr>
          <w:rFonts w:ascii="Arial" w:hAnsi="Arial" w:cs="Arial"/>
          <w:sz w:val="24"/>
          <w:szCs w:val="24"/>
          <w:lang w:val="fr-FR"/>
        </w:rPr>
      </w:pPr>
      <w:r w:rsidRPr="00C87670">
        <w:rPr>
          <w:rFonts w:ascii="Arial" w:hAnsi="Arial" w:cs="Arial"/>
          <w:sz w:val="24"/>
          <w:szCs w:val="24"/>
          <w:lang w:val="fr-FR"/>
        </w:rPr>
        <w:lastRenderedPageBreak/>
        <w:t>2.1.6.2 Facteurs de transcriptions réprimés dans les TRM</w:t>
      </w:r>
    </w:p>
    <w:p w14:paraId="07658F33" w14:textId="62298522" w:rsidR="004F59EA" w:rsidRPr="00C87670" w:rsidRDefault="004F59EA" w:rsidP="004F59EA">
      <w:pPr>
        <w:numPr>
          <w:ilvl w:val="0"/>
          <w:numId w:val="4"/>
        </w:numPr>
        <w:spacing w:before="100" w:beforeAutospacing="1" w:after="100" w:afterAutospacing="1"/>
        <w:jc w:val="both"/>
        <w:rPr>
          <w:rFonts w:cs="Arial"/>
          <w:szCs w:val="24"/>
          <w:lang w:val="fr-FR"/>
        </w:rPr>
      </w:pPr>
      <w:r w:rsidRPr="00C87670">
        <w:rPr>
          <w:rFonts w:cs="Arial"/>
          <w:szCs w:val="24"/>
          <w:lang w:val="fr-FR"/>
        </w:rPr>
        <w:t xml:space="preserve">EOMES est un facteur de transcription clé dans la différenciation des lymphocytes T naïfs et effecteurs vers un phénotype mémoire TCM/TEM. Cependant, ce facteur de transcription est réprimé par les TRM de la peau </w:t>
      </w:r>
      <w:r w:rsidR="0054511A">
        <w:fldChar w:fldCharType="begin"/>
      </w:r>
      <w:r w:rsidR="0054511A" w:rsidRPr="008257D4">
        <w:rPr>
          <w:lang w:val="fr-FR"/>
          <w:rPrChange w:id="1146" w:author="LALOY Emilien" w:date="2026-08-20T16:38:00Z">
            <w:rPr/>
          </w:rPrChange>
        </w:rPr>
        <w:instrText xml:space="preserve"> HYPERLINK "file:///C:\\Users\\xtoph\\Downloads\\Mackay_Immunity_2015" </w:instrText>
      </w:r>
      <w:r w:rsidR="0054511A">
        <w:fldChar w:fldCharType="separate"/>
      </w:r>
      <w:r w:rsidRPr="00C87670">
        <w:rPr>
          <w:rStyle w:val="Lienhypertexte"/>
          <w:rFonts w:cs="Arial"/>
          <w:szCs w:val="24"/>
          <w:lang w:val="fr-FR"/>
        </w:rPr>
        <w:t>Mackay_Immunity_2015</w:t>
      </w:r>
      <w:r w:rsidR="0054511A">
        <w:rPr>
          <w:rStyle w:val="Lienhypertexte"/>
          <w:rFonts w:cs="Arial"/>
          <w:szCs w:val="24"/>
          <w:lang w:val="fr-FR"/>
        </w:rPr>
        <w:fldChar w:fldCharType="end"/>
      </w:r>
      <w:r w:rsidRPr="00C87670">
        <w:rPr>
          <w:rFonts w:cs="Arial"/>
          <w:szCs w:val="24"/>
          <w:lang w:val="fr-FR"/>
        </w:rPr>
        <w:t xml:space="preserve"> </w:t>
      </w:r>
      <w:r w:rsidR="0054511A">
        <w:fldChar w:fldCharType="begin"/>
      </w:r>
      <w:r w:rsidR="0054511A" w:rsidRPr="008257D4">
        <w:rPr>
          <w:lang w:val="fr-FR"/>
          <w:rPrChange w:id="1147" w:author="LALOY Emilien" w:date="2026-08-20T16:38:00Z">
            <w:rPr/>
          </w:rPrChange>
        </w:rPr>
        <w:instrText xml:space="preserve"> HYPERLINK "file:///C:\\Users\\xtoph\\Downloads\\Mackay_Science_2016" </w:instrText>
      </w:r>
      <w:r w:rsidR="0054511A">
        <w:fldChar w:fldCharType="separate"/>
      </w:r>
      <w:r w:rsidRPr="00C87670">
        <w:rPr>
          <w:rStyle w:val="Lienhypertexte"/>
          <w:rFonts w:cs="Arial"/>
          <w:szCs w:val="24"/>
          <w:lang w:val="fr-FR"/>
        </w:rPr>
        <w:t>Mackay_Science_2016</w:t>
      </w:r>
      <w:r w:rsidR="0054511A">
        <w:rPr>
          <w:rStyle w:val="Lienhypertexte"/>
          <w:rFonts w:cs="Arial"/>
          <w:szCs w:val="24"/>
          <w:lang w:val="fr-FR"/>
        </w:rPr>
        <w:fldChar w:fldCharType="end"/>
      </w:r>
      <w:r w:rsidRPr="00C87670">
        <w:rPr>
          <w:rFonts w:cs="Arial"/>
          <w:szCs w:val="24"/>
          <w:lang w:val="fr-FR"/>
        </w:rPr>
        <w:t xml:space="preserve"> </w:t>
      </w:r>
      <w:r w:rsidR="0054511A">
        <w:fldChar w:fldCharType="begin"/>
      </w:r>
      <w:r w:rsidR="0054511A" w:rsidRPr="008257D4">
        <w:rPr>
          <w:lang w:val="fr-FR"/>
          <w:rPrChange w:id="1148" w:author="LALOY Emilien" w:date="2026-08-20T16:38:00Z">
            <w:rPr/>
          </w:rPrChange>
        </w:rPr>
        <w:instrText xml:space="preserve"> HYPERLINK "file:///C:\\Users\\xtoph\\Downloads\\Christo_NatImmunol_2021" </w:instrText>
      </w:r>
      <w:r w:rsidR="0054511A">
        <w:fldChar w:fldCharType="separate"/>
      </w:r>
      <w:r w:rsidRPr="00C87670">
        <w:rPr>
          <w:rStyle w:val="Lienhypertexte"/>
          <w:rFonts w:cs="Arial"/>
          <w:szCs w:val="24"/>
          <w:lang w:val="fr-FR"/>
        </w:rPr>
        <w:t>Christo_NatImmunol_2021</w:t>
      </w:r>
      <w:r w:rsidR="0054511A">
        <w:rPr>
          <w:rStyle w:val="Lienhypertexte"/>
          <w:rFonts w:cs="Arial"/>
          <w:szCs w:val="24"/>
          <w:lang w:val="fr-FR"/>
        </w:rPr>
        <w:fldChar w:fldCharType="end"/>
      </w:r>
      <w:r w:rsidRPr="00C87670">
        <w:rPr>
          <w:rFonts w:cs="Arial"/>
          <w:szCs w:val="24"/>
          <w:lang w:val="fr-FR"/>
        </w:rPr>
        <w:t xml:space="preserve">, de l'intestin, du rein, des glandes salivaires et du foie </w:t>
      </w:r>
      <w:r w:rsidR="0054511A">
        <w:fldChar w:fldCharType="begin"/>
      </w:r>
      <w:r w:rsidR="0054511A" w:rsidRPr="008257D4">
        <w:rPr>
          <w:lang w:val="fr-FR"/>
          <w:rPrChange w:id="1149" w:author="LALOY Emilien" w:date="2026-08-20T16:38:00Z">
            <w:rPr/>
          </w:rPrChange>
        </w:rPr>
        <w:instrText xml:space="preserve"> HYPERLINK "file:///C:\\Users\\xtoph\\Downloads\\Crowl_NatImmunol_2022" </w:instrText>
      </w:r>
      <w:r w:rsidR="0054511A">
        <w:fldChar w:fldCharType="separate"/>
      </w:r>
      <w:r w:rsidRPr="00C87670">
        <w:rPr>
          <w:rStyle w:val="Lienhypertexte"/>
          <w:rFonts w:cs="Arial"/>
          <w:szCs w:val="24"/>
          <w:lang w:val="fr-FR"/>
        </w:rPr>
        <w:t>Crowl_NatImmunol_2022</w:t>
      </w:r>
      <w:r w:rsidR="0054511A">
        <w:rPr>
          <w:rStyle w:val="Lienhypertexte"/>
          <w:rFonts w:cs="Arial"/>
          <w:szCs w:val="24"/>
          <w:lang w:val="fr-FR"/>
        </w:rPr>
        <w:fldChar w:fldCharType="end"/>
      </w:r>
    </w:p>
    <w:p w14:paraId="5E334FA6" w14:textId="6FB9B114" w:rsidR="004F59EA" w:rsidRPr="00C87670" w:rsidRDefault="004F59EA" w:rsidP="004F59EA">
      <w:pPr>
        <w:numPr>
          <w:ilvl w:val="0"/>
          <w:numId w:val="4"/>
        </w:numPr>
        <w:spacing w:before="100" w:beforeAutospacing="1" w:after="100" w:afterAutospacing="1"/>
        <w:jc w:val="both"/>
        <w:rPr>
          <w:rFonts w:cs="Arial"/>
          <w:szCs w:val="24"/>
          <w:lang w:val="fr-FR"/>
        </w:rPr>
      </w:pPr>
      <w:r w:rsidRPr="00C87670">
        <w:rPr>
          <w:rFonts w:cs="Arial"/>
          <w:szCs w:val="24"/>
          <w:lang w:val="fr-FR"/>
        </w:rPr>
        <w:t xml:space="preserve">TBET est un facteur de transcription clé dans la différenciation des lymphocytes T naïfs et effecteurs vers un phénotype effecteur à courte durée de vie. Ce facteur de transcription est réprimé par les TRM de la peau </w:t>
      </w:r>
      <w:r w:rsidR="0054511A">
        <w:fldChar w:fldCharType="begin"/>
      </w:r>
      <w:r w:rsidR="0054511A" w:rsidRPr="008257D4">
        <w:rPr>
          <w:lang w:val="fr-FR"/>
          <w:rPrChange w:id="1150" w:author="LALOY Emilien" w:date="2026-08-20T16:38:00Z">
            <w:rPr/>
          </w:rPrChange>
        </w:rPr>
        <w:instrText xml:space="preserve"> HYPERLINK "file:///C:\\Users\\xtoph\\Downloads\\Mackay_Immunity_2015" </w:instrText>
      </w:r>
      <w:r w:rsidR="0054511A">
        <w:fldChar w:fldCharType="separate"/>
      </w:r>
      <w:r w:rsidRPr="00C87670">
        <w:rPr>
          <w:rStyle w:val="Lienhypertexte"/>
          <w:rFonts w:cs="Arial"/>
          <w:szCs w:val="24"/>
          <w:lang w:val="fr-FR"/>
        </w:rPr>
        <w:t>Mackay_Immunity_2015</w:t>
      </w:r>
      <w:r w:rsidR="0054511A">
        <w:rPr>
          <w:rStyle w:val="Lienhypertexte"/>
          <w:rFonts w:cs="Arial"/>
          <w:szCs w:val="24"/>
          <w:lang w:val="fr-FR"/>
        </w:rPr>
        <w:fldChar w:fldCharType="end"/>
      </w:r>
      <w:r w:rsidRPr="00C87670">
        <w:rPr>
          <w:rFonts w:cs="Arial"/>
          <w:szCs w:val="24"/>
          <w:lang w:val="fr-FR"/>
        </w:rPr>
        <w:t xml:space="preserve"> </w:t>
      </w:r>
      <w:r w:rsidR="0054511A">
        <w:fldChar w:fldCharType="begin"/>
      </w:r>
      <w:r w:rsidR="0054511A" w:rsidRPr="008257D4">
        <w:rPr>
          <w:lang w:val="fr-FR"/>
          <w:rPrChange w:id="1151" w:author="LALOY Emilien" w:date="2026-08-20T16:38:00Z">
            <w:rPr/>
          </w:rPrChange>
        </w:rPr>
        <w:instrText xml:space="preserve"> HYPERLINK "file:///C:\\Users\\xtoph\\Downloads\\Mackay_Science_2016" </w:instrText>
      </w:r>
      <w:r w:rsidR="0054511A">
        <w:fldChar w:fldCharType="separate"/>
      </w:r>
      <w:r w:rsidRPr="00C87670">
        <w:rPr>
          <w:rStyle w:val="Lienhypertexte"/>
          <w:rFonts w:cs="Arial"/>
          <w:szCs w:val="24"/>
          <w:lang w:val="fr-FR"/>
        </w:rPr>
        <w:t>Mackay_Science_2016</w:t>
      </w:r>
      <w:r w:rsidR="0054511A">
        <w:rPr>
          <w:rStyle w:val="Lienhypertexte"/>
          <w:rFonts w:cs="Arial"/>
          <w:szCs w:val="24"/>
          <w:lang w:val="fr-FR"/>
        </w:rPr>
        <w:fldChar w:fldCharType="end"/>
      </w:r>
      <w:r w:rsidRPr="00C87670">
        <w:rPr>
          <w:rFonts w:cs="Arial"/>
          <w:szCs w:val="24"/>
          <w:lang w:val="fr-FR"/>
        </w:rPr>
        <w:t xml:space="preserve"> </w:t>
      </w:r>
      <w:r w:rsidR="0054511A">
        <w:fldChar w:fldCharType="begin"/>
      </w:r>
      <w:r w:rsidR="0054511A" w:rsidRPr="008257D4">
        <w:rPr>
          <w:lang w:val="fr-FR"/>
          <w:rPrChange w:id="1152" w:author="LALOY Emilien" w:date="2026-08-20T16:38:00Z">
            <w:rPr/>
          </w:rPrChange>
        </w:rPr>
        <w:instrText xml:space="preserve"> HYPERLINK "file:///C:\\Users\\xtoph\\Downloads\\Christo_NatImmunol_2021" </w:instrText>
      </w:r>
      <w:r w:rsidR="0054511A">
        <w:fldChar w:fldCharType="separate"/>
      </w:r>
      <w:r w:rsidRPr="00C87670">
        <w:rPr>
          <w:rStyle w:val="Lienhypertexte"/>
          <w:rFonts w:cs="Arial"/>
          <w:szCs w:val="24"/>
          <w:lang w:val="fr-FR"/>
        </w:rPr>
        <w:t>Christo_NatImmunol_2021</w:t>
      </w:r>
      <w:r w:rsidR="0054511A">
        <w:rPr>
          <w:rStyle w:val="Lienhypertexte"/>
          <w:rFonts w:cs="Arial"/>
          <w:szCs w:val="24"/>
          <w:lang w:val="fr-FR"/>
        </w:rPr>
        <w:fldChar w:fldCharType="end"/>
      </w:r>
      <w:r w:rsidRPr="00C87670">
        <w:rPr>
          <w:rFonts w:cs="Arial"/>
          <w:szCs w:val="24"/>
          <w:lang w:val="fr-FR"/>
        </w:rPr>
        <w:t xml:space="preserve">, de l'intestin, du rein, des glandes salivaires, du foie </w:t>
      </w:r>
      <w:r w:rsidR="0054511A">
        <w:fldChar w:fldCharType="begin"/>
      </w:r>
      <w:r w:rsidR="0054511A" w:rsidRPr="008257D4">
        <w:rPr>
          <w:lang w:val="fr-FR"/>
          <w:rPrChange w:id="1153" w:author="LALOY Emilien" w:date="2026-08-20T16:38:00Z">
            <w:rPr/>
          </w:rPrChange>
        </w:rPr>
        <w:instrText xml:space="preserve"> HYPERLINK "file:///C:\\Users\\xtoph\\Downloads\\Crowl_NatImmunol_2022" </w:instrText>
      </w:r>
      <w:r w:rsidR="0054511A">
        <w:fldChar w:fldCharType="separate"/>
      </w:r>
      <w:r w:rsidRPr="00C87670">
        <w:rPr>
          <w:rStyle w:val="Lienhypertexte"/>
          <w:rFonts w:cs="Arial"/>
          <w:szCs w:val="24"/>
          <w:lang w:val="fr-FR"/>
        </w:rPr>
        <w:t>Crowl_NatImmunol_2022</w:t>
      </w:r>
      <w:r w:rsidR="0054511A">
        <w:rPr>
          <w:rStyle w:val="Lienhypertexte"/>
          <w:rFonts w:cs="Arial"/>
          <w:szCs w:val="24"/>
          <w:lang w:val="fr-FR"/>
        </w:rPr>
        <w:fldChar w:fldCharType="end"/>
      </w:r>
      <w:r w:rsidRPr="00C87670">
        <w:rPr>
          <w:rFonts w:cs="Arial"/>
          <w:szCs w:val="24"/>
          <w:lang w:val="fr-FR"/>
        </w:rPr>
        <w:t xml:space="preserve"> et des poumons </w:t>
      </w:r>
      <w:r w:rsidR="0054511A">
        <w:fldChar w:fldCharType="begin"/>
      </w:r>
      <w:r w:rsidR="0054511A" w:rsidRPr="008257D4">
        <w:rPr>
          <w:lang w:val="fr-FR"/>
          <w:rPrChange w:id="1154" w:author="LALOY Emilien" w:date="2026-08-20T16:38:00Z">
            <w:rPr/>
          </w:rPrChange>
        </w:rPr>
        <w:instrText xml:space="preserve"> HYPERLINK "file:///C:\\Users\\xtoph\\Downloads\\Laidlaw_Immunity_2014" </w:instrText>
      </w:r>
      <w:r w:rsidR="0054511A">
        <w:fldChar w:fldCharType="separate"/>
      </w:r>
      <w:r w:rsidRPr="00C87670">
        <w:rPr>
          <w:rStyle w:val="Lienhypertexte"/>
          <w:rFonts w:cs="Arial"/>
          <w:szCs w:val="24"/>
          <w:lang w:val="fr-FR"/>
        </w:rPr>
        <w:t>Laidlaw_Immunity_2014</w:t>
      </w:r>
      <w:r w:rsidR="0054511A">
        <w:rPr>
          <w:rStyle w:val="Lienhypertexte"/>
          <w:rFonts w:cs="Arial"/>
          <w:szCs w:val="24"/>
          <w:lang w:val="fr-FR"/>
        </w:rPr>
        <w:fldChar w:fldCharType="end"/>
      </w:r>
      <w:r w:rsidRPr="00C87670">
        <w:rPr>
          <w:rFonts w:cs="Arial"/>
          <w:szCs w:val="24"/>
          <w:lang w:val="fr-FR"/>
        </w:rPr>
        <w:t xml:space="preserve">. </w:t>
      </w:r>
      <w:proofErr w:type="spellStart"/>
      <w:r w:rsidRPr="00C87670">
        <w:rPr>
          <w:rFonts w:cs="Arial"/>
          <w:szCs w:val="24"/>
          <w:lang w:val="fr-FR"/>
        </w:rPr>
        <w:t>Tbet</w:t>
      </w:r>
      <w:proofErr w:type="spellEnd"/>
      <w:r w:rsidRPr="00C87670">
        <w:rPr>
          <w:rFonts w:cs="Arial"/>
          <w:szCs w:val="24"/>
          <w:lang w:val="fr-FR"/>
        </w:rPr>
        <w:t xml:space="preserve"> régule négativement l'expression de gènes comme BLIMP1, BHLHE40, CD103, FOS, CCR9 </w:t>
      </w:r>
      <w:r w:rsidR="0054511A">
        <w:fldChar w:fldCharType="begin"/>
      </w:r>
      <w:r w:rsidR="0054511A" w:rsidRPr="008257D4">
        <w:rPr>
          <w:lang w:val="fr-FR"/>
          <w:rPrChange w:id="1155" w:author="LALOY Emilien" w:date="2026-08-20T16:38:00Z">
            <w:rPr/>
          </w:rPrChange>
        </w:rPr>
        <w:instrText xml:space="preserve"> HYPERLINK "file:///C:\\Users\\xtoph\\Downloads\\Obers_Immunity_2024" </w:instrText>
      </w:r>
      <w:r w:rsidR="0054511A">
        <w:fldChar w:fldCharType="separate"/>
      </w:r>
      <w:r w:rsidRPr="00C87670">
        <w:rPr>
          <w:rStyle w:val="Lienhypertexte"/>
          <w:rFonts w:cs="Arial"/>
          <w:szCs w:val="24"/>
          <w:lang w:val="fr-FR"/>
        </w:rPr>
        <w:t>Obers_Immunity_2024</w:t>
      </w:r>
      <w:r w:rsidR="0054511A">
        <w:rPr>
          <w:rStyle w:val="Lienhypertexte"/>
          <w:rFonts w:cs="Arial"/>
          <w:szCs w:val="24"/>
          <w:lang w:val="fr-FR"/>
        </w:rPr>
        <w:fldChar w:fldCharType="end"/>
      </w:r>
      <w:r w:rsidRPr="00C87670">
        <w:rPr>
          <w:rFonts w:cs="Arial"/>
          <w:szCs w:val="24"/>
          <w:lang w:val="fr-FR"/>
        </w:rPr>
        <w:t xml:space="preserve">, HOBIT </w:t>
      </w:r>
      <w:r w:rsidR="0054511A">
        <w:fldChar w:fldCharType="begin"/>
      </w:r>
      <w:r w:rsidR="0054511A" w:rsidRPr="008257D4">
        <w:rPr>
          <w:lang w:val="fr-FR"/>
          <w:rPrChange w:id="1156" w:author="LALOY Emilien" w:date="2026-08-20T16:38:00Z">
            <w:rPr/>
          </w:rPrChange>
        </w:rPr>
        <w:instrText xml:space="preserve"> HYPERLINK "file:///C:\\Users\\xtoph\\Downloads\\Mackay_Science_2016" </w:instrText>
      </w:r>
      <w:r w:rsidR="0054511A">
        <w:fldChar w:fldCharType="separate"/>
      </w:r>
      <w:r w:rsidRPr="00C87670">
        <w:rPr>
          <w:rStyle w:val="Lienhypertexte"/>
          <w:rFonts w:cs="Arial"/>
          <w:szCs w:val="24"/>
          <w:lang w:val="fr-FR"/>
        </w:rPr>
        <w:t>Mackay_Science_2016</w:t>
      </w:r>
      <w:r w:rsidR="0054511A">
        <w:rPr>
          <w:rStyle w:val="Lienhypertexte"/>
          <w:rFonts w:cs="Arial"/>
          <w:szCs w:val="24"/>
          <w:lang w:val="fr-FR"/>
        </w:rPr>
        <w:fldChar w:fldCharType="end"/>
      </w:r>
      <w:r w:rsidRPr="00C87670">
        <w:rPr>
          <w:rFonts w:cs="Arial"/>
          <w:szCs w:val="24"/>
          <w:lang w:val="fr-FR"/>
        </w:rPr>
        <w:t xml:space="preserve"> et la signalisation de l'acide rétinoïque participant à la différenciation des TRM </w:t>
      </w:r>
      <w:r w:rsidR="0054511A">
        <w:fldChar w:fldCharType="begin"/>
      </w:r>
      <w:r w:rsidR="0054511A" w:rsidRPr="008257D4">
        <w:rPr>
          <w:lang w:val="fr-FR"/>
          <w:rPrChange w:id="1157" w:author="LALOY Emilien" w:date="2026-08-20T16:38:00Z">
            <w:rPr/>
          </w:rPrChange>
        </w:rPr>
        <w:instrText xml:space="preserve"> HYPERLINK "file:///C:\\Users\\xtoph\\Downloads\\Obers_Immunity_2024" </w:instrText>
      </w:r>
      <w:r w:rsidR="0054511A">
        <w:fldChar w:fldCharType="separate"/>
      </w:r>
      <w:r w:rsidRPr="00C87670">
        <w:rPr>
          <w:rStyle w:val="Lienhypertexte"/>
          <w:rFonts w:cs="Arial"/>
          <w:szCs w:val="24"/>
          <w:lang w:val="fr-FR"/>
        </w:rPr>
        <w:t>Obers_Immunity_2024</w:t>
      </w:r>
      <w:r w:rsidR="0054511A">
        <w:rPr>
          <w:rStyle w:val="Lienhypertexte"/>
          <w:rFonts w:cs="Arial"/>
          <w:szCs w:val="24"/>
          <w:lang w:val="fr-FR"/>
        </w:rPr>
        <w:fldChar w:fldCharType="end"/>
      </w:r>
      <w:r w:rsidRPr="00C87670">
        <w:rPr>
          <w:rFonts w:cs="Arial"/>
          <w:szCs w:val="24"/>
          <w:lang w:val="fr-FR"/>
        </w:rPr>
        <w:t xml:space="preserve">. Bien que les TRM nécessitent la répression de TBET pour leur différenciation, un niveau résiduel de son expression est indispensable pour les TRM de la peau qui dépendent de l'IL15 et dont l'expression du récepteur CD122 est sous la dépendance de TBET </w:t>
      </w:r>
      <w:r w:rsidR="0054511A">
        <w:fldChar w:fldCharType="begin"/>
      </w:r>
      <w:r w:rsidR="0054511A" w:rsidRPr="008257D4">
        <w:rPr>
          <w:lang w:val="fr-FR"/>
          <w:rPrChange w:id="1158" w:author="LALOY Emilien" w:date="2026-08-20T16:38:00Z">
            <w:rPr/>
          </w:rPrChange>
        </w:rPr>
        <w:instrText xml:space="preserve"> HYPERLINK "file:///C:\\Users\\xtoph\\Downloads\\Mackay_Immunity_2015" </w:instrText>
      </w:r>
      <w:r w:rsidR="0054511A">
        <w:fldChar w:fldCharType="separate"/>
      </w:r>
      <w:r w:rsidRPr="00C87670">
        <w:rPr>
          <w:rStyle w:val="Lienhypertexte"/>
          <w:rFonts w:cs="Arial"/>
          <w:szCs w:val="24"/>
          <w:lang w:val="fr-FR"/>
        </w:rPr>
        <w:t>Mackay_Immunity_2015</w:t>
      </w:r>
      <w:r w:rsidR="0054511A">
        <w:rPr>
          <w:rStyle w:val="Lienhypertexte"/>
          <w:rFonts w:cs="Arial"/>
          <w:szCs w:val="24"/>
          <w:lang w:val="fr-FR"/>
        </w:rPr>
        <w:fldChar w:fldCharType="end"/>
      </w:r>
      <w:r w:rsidRPr="00C87670">
        <w:rPr>
          <w:rFonts w:cs="Arial"/>
          <w:szCs w:val="24"/>
          <w:lang w:val="fr-FR"/>
        </w:rPr>
        <w:t>.</w:t>
      </w:r>
    </w:p>
    <w:p w14:paraId="71836F04" w14:textId="3FC04A1A" w:rsidR="004F59EA" w:rsidRPr="00C87670" w:rsidRDefault="004F59EA" w:rsidP="004F59EA">
      <w:pPr>
        <w:numPr>
          <w:ilvl w:val="0"/>
          <w:numId w:val="4"/>
        </w:numPr>
        <w:spacing w:before="100" w:beforeAutospacing="1" w:after="100" w:afterAutospacing="1"/>
        <w:jc w:val="both"/>
        <w:rPr>
          <w:rFonts w:cs="Arial"/>
          <w:szCs w:val="24"/>
          <w:lang w:val="fr-FR"/>
        </w:rPr>
      </w:pPr>
      <w:r w:rsidRPr="00C87670">
        <w:rPr>
          <w:rFonts w:cs="Arial"/>
          <w:szCs w:val="24"/>
          <w:lang w:val="fr-FR"/>
        </w:rPr>
        <w:t xml:space="preserve">TCF1 est un facteur de transcription important dans le maintien des capacités de cellule souche dans les lymphocytes T naïfs, TCM et les </w:t>
      </w:r>
      <w:proofErr w:type="spellStart"/>
      <w:r w:rsidRPr="00C87670">
        <w:rPr>
          <w:rFonts w:cs="Arial"/>
          <w:szCs w:val="24"/>
          <w:lang w:val="fr-FR"/>
        </w:rPr>
        <w:t>Tpex</w:t>
      </w:r>
      <w:proofErr w:type="spellEnd"/>
      <w:r w:rsidRPr="00C87670">
        <w:rPr>
          <w:rFonts w:cs="Arial"/>
          <w:szCs w:val="24"/>
          <w:lang w:val="fr-FR"/>
        </w:rPr>
        <w:t xml:space="preserve">. Son expression est réprimée dans les TRM </w:t>
      </w:r>
      <w:r w:rsidR="0054511A">
        <w:fldChar w:fldCharType="begin"/>
      </w:r>
      <w:r w:rsidR="0054511A" w:rsidRPr="008257D4">
        <w:rPr>
          <w:lang w:val="fr-FR"/>
          <w:rPrChange w:id="1159" w:author="LALOY Emilien" w:date="2026-08-20T16:38:00Z">
            <w:rPr/>
          </w:rPrChange>
        </w:rPr>
        <w:instrText xml:space="preserve"> HYPERLINK "file:///C:\\Users\\xtoph\\Downloads\\Crowl_NatImmunol_2022" </w:instrText>
      </w:r>
      <w:r w:rsidR="0054511A">
        <w:fldChar w:fldCharType="separate"/>
      </w:r>
      <w:r w:rsidRPr="00C87670">
        <w:rPr>
          <w:rStyle w:val="Lienhypertexte"/>
          <w:rFonts w:cs="Arial"/>
          <w:szCs w:val="24"/>
          <w:lang w:val="fr-FR"/>
        </w:rPr>
        <w:t>Crowl_NatImmunol_2022</w:t>
      </w:r>
      <w:r w:rsidR="0054511A">
        <w:rPr>
          <w:rStyle w:val="Lienhypertexte"/>
          <w:rFonts w:cs="Arial"/>
          <w:szCs w:val="24"/>
          <w:lang w:val="fr-FR"/>
        </w:rPr>
        <w:fldChar w:fldCharType="end"/>
      </w:r>
      <w:r w:rsidRPr="00C87670">
        <w:rPr>
          <w:rFonts w:cs="Arial"/>
          <w:szCs w:val="24"/>
          <w:lang w:val="fr-FR"/>
        </w:rPr>
        <w:t xml:space="preserve"> qui possèdent des capacités intermédiaires de cellules souches.</w:t>
      </w:r>
    </w:p>
    <w:p w14:paraId="3EF8FA43" w14:textId="48B7C774" w:rsidR="004F59EA" w:rsidRPr="002F611B" w:rsidRDefault="004F59EA" w:rsidP="00AD7082">
      <w:pPr>
        <w:numPr>
          <w:ilvl w:val="0"/>
          <w:numId w:val="4"/>
        </w:numPr>
        <w:spacing w:before="100" w:beforeAutospacing="1" w:after="100" w:afterAutospacing="1"/>
        <w:jc w:val="both"/>
        <w:rPr>
          <w:rFonts w:cs="Arial"/>
          <w:szCs w:val="24"/>
          <w:lang w:val="fr-FR"/>
        </w:rPr>
      </w:pPr>
      <w:r w:rsidRPr="002F611B">
        <w:rPr>
          <w:rFonts w:cs="Arial"/>
          <w:szCs w:val="24"/>
          <w:lang w:val="fr-FR"/>
        </w:rPr>
        <w:t xml:space="preserve">KLF2 </w:t>
      </w:r>
      <w:r w:rsidR="002F611B" w:rsidRPr="002F611B">
        <w:rPr>
          <w:rFonts w:cs="Arial"/>
          <w:szCs w:val="24"/>
          <w:lang w:val="fr-FR"/>
        </w:rPr>
        <w:t xml:space="preserve">(qui permet notamment l’expression de S1PR1) </w:t>
      </w:r>
      <w:r w:rsidRPr="002F611B">
        <w:rPr>
          <w:rFonts w:cs="Arial"/>
          <w:szCs w:val="24"/>
          <w:lang w:val="fr-FR"/>
        </w:rPr>
        <w:t xml:space="preserve">est réprimé par les TRM des intestins, des glandes salivaires, du rein, des poumons et du cerveau </w:t>
      </w:r>
      <w:r w:rsidR="0054511A">
        <w:fldChar w:fldCharType="begin"/>
      </w:r>
      <w:r w:rsidR="0054511A" w:rsidRPr="008257D4">
        <w:rPr>
          <w:lang w:val="fr-FR"/>
          <w:rPrChange w:id="1160" w:author="LALOY Emilien" w:date="2026-08-20T16:38:00Z">
            <w:rPr/>
          </w:rPrChange>
        </w:rPr>
        <w:instrText xml:space="preserve"> HYPERLINK "file:///C:\\Users\\xtoph\\Downloads\\Kumar_CellRep_2017" </w:instrText>
      </w:r>
      <w:r w:rsidR="0054511A">
        <w:fldChar w:fldCharType="separate"/>
      </w:r>
      <w:r w:rsidRPr="002F611B">
        <w:rPr>
          <w:rStyle w:val="Lienhypertexte"/>
          <w:rFonts w:cs="Arial"/>
          <w:szCs w:val="24"/>
          <w:lang w:val="fr-FR"/>
        </w:rPr>
        <w:t>Kumar_CellRep_2017</w:t>
      </w:r>
      <w:r w:rsidR="0054511A">
        <w:rPr>
          <w:rStyle w:val="Lienhypertexte"/>
          <w:rFonts w:cs="Arial"/>
          <w:szCs w:val="24"/>
          <w:lang w:val="fr-FR"/>
        </w:rPr>
        <w:fldChar w:fldCharType="end"/>
      </w:r>
      <w:r w:rsidRPr="002F611B">
        <w:rPr>
          <w:rFonts w:cs="Arial"/>
          <w:szCs w:val="24"/>
          <w:lang w:val="fr-FR"/>
        </w:rPr>
        <w:t xml:space="preserve"> </w:t>
      </w:r>
      <w:r w:rsidR="0054511A">
        <w:fldChar w:fldCharType="begin"/>
      </w:r>
      <w:r w:rsidR="0054511A" w:rsidRPr="008257D4">
        <w:rPr>
          <w:lang w:val="fr-FR"/>
          <w:rPrChange w:id="1161" w:author="LALOY Emilien" w:date="2026-08-20T16:38:00Z">
            <w:rPr/>
          </w:rPrChange>
        </w:rPr>
        <w:instrText xml:space="preserve"> HYPERLINK "file:///C:\\Users\\xtoph\\Downloads\\Skon_NatImmunol_2013" </w:instrText>
      </w:r>
      <w:r w:rsidR="0054511A">
        <w:fldChar w:fldCharType="separate"/>
      </w:r>
      <w:r w:rsidRPr="002F611B">
        <w:rPr>
          <w:rStyle w:val="Lienhypertexte"/>
          <w:rFonts w:cs="Arial"/>
          <w:szCs w:val="24"/>
          <w:lang w:val="fr-FR"/>
        </w:rPr>
        <w:t>Skon_NatImmunol_2013</w:t>
      </w:r>
      <w:r w:rsidR="0054511A">
        <w:rPr>
          <w:rStyle w:val="Lienhypertexte"/>
          <w:rFonts w:cs="Arial"/>
          <w:szCs w:val="24"/>
          <w:lang w:val="fr-FR"/>
        </w:rPr>
        <w:fldChar w:fldCharType="end"/>
      </w:r>
      <w:r w:rsidRPr="002F611B">
        <w:rPr>
          <w:rFonts w:cs="Arial"/>
          <w:szCs w:val="24"/>
          <w:lang w:val="fr-FR"/>
        </w:rPr>
        <w:t>.</w:t>
      </w:r>
    </w:p>
    <w:p w14:paraId="70A5BF05" w14:textId="77777777" w:rsidR="004F59EA" w:rsidRPr="00C87670" w:rsidRDefault="004F59EA" w:rsidP="004F59EA">
      <w:pPr>
        <w:pStyle w:val="Titre3"/>
        <w:jc w:val="both"/>
        <w:rPr>
          <w:rFonts w:cs="Arial"/>
          <w:sz w:val="24"/>
          <w:lang w:val="fr-FR"/>
        </w:rPr>
      </w:pPr>
      <w:bookmarkStart w:id="1162" w:name="_Toc236411783"/>
      <w:bookmarkStart w:id="1163" w:name="_Toc238137492"/>
      <w:r w:rsidRPr="00C87670">
        <w:rPr>
          <w:rFonts w:cs="Arial"/>
          <w:sz w:val="24"/>
          <w:lang w:val="fr-FR"/>
        </w:rPr>
        <w:t>2.1.7 Autres</w:t>
      </w:r>
      <w:bookmarkEnd w:id="1162"/>
      <w:bookmarkEnd w:id="1163"/>
    </w:p>
    <w:p w14:paraId="219E0520" w14:textId="77777777" w:rsidR="004F59EA" w:rsidRPr="00C87670" w:rsidRDefault="004F59EA" w:rsidP="004F59EA">
      <w:pPr>
        <w:pStyle w:val="NormalWeb"/>
        <w:spacing w:line="360" w:lineRule="auto"/>
        <w:jc w:val="both"/>
        <w:rPr>
          <w:rFonts w:ascii="Arial" w:hAnsi="Arial" w:cs="Arial"/>
          <w:lang w:val="fr-FR"/>
        </w:rPr>
      </w:pPr>
      <w:r w:rsidRPr="00C87670">
        <w:rPr>
          <w:rFonts w:ascii="Arial" w:hAnsi="Arial" w:cs="Arial"/>
          <w:lang w:val="fr-FR"/>
        </w:rPr>
        <w:t>Le phénotype des TRM n'est pas limité aux marqueurs cités précédemment, et expriment aussi :</w:t>
      </w:r>
    </w:p>
    <w:p w14:paraId="46375C17" w14:textId="77777777" w:rsidR="004F59EA" w:rsidRPr="00C87670" w:rsidRDefault="004F59EA" w:rsidP="004F59EA">
      <w:pPr>
        <w:pStyle w:val="Titre5"/>
        <w:spacing w:line="360" w:lineRule="auto"/>
        <w:jc w:val="both"/>
        <w:rPr>
          <w:rFonts w:ascii="Arial" w:hAnsi="Arial" w:cs="Arial"/>
          <w:sz w:val="24"/>
          <w:szCs w:val="24"/>
        </w:rPr>
      </w:pPr>
      <w:r w:rsidRPr="00C87670">
        <w:rPr>
          <w:rFonts w:ascii="Arial" w:hAnsi="Arial" w:cs="Arial"/>
          <w:sz w:val="24"/>
          <w:szCs w:val="24"/>
        </w:rPr>
        <w:lastRenderedPageBreak/>
        <w:t xml:space="preserve">2.1.7.1 </w:t>
      </w:r>
      <w:proofErr w:type="spellStart"/>
      <w:r w:rsidRPr="00C87670">
        <w:rPr>
          <w:rFonts w:ascii="Arial" w:hAnsi="Arial" w:cs="Arial"/>
          <w:sz w:val="24"/>
          <w:szCs w:val="24"/>
        </w:rPr>
        <w:t>Récepteurs</w:t>
      </w:r>
      <w:proofErr w:type="spellEnd"/>
      <w:r w:rsidRPr="00C87670">
        <w:rPr>
          <w:rFonts w:ascii="Arial" w:hAnsi="Arial" w:cs="Arial"/>
          <w:sz w:val="24"/>
          <w:szCs w:val="24"/>
        </w:rPr>
        <w:t xml:space="preserve"> de </w:t>
      </w:r>
      <w:proofErr w:type="spellStart"/>
      <w:r w:rsidRPr="00C87670">
        <w:rPr>
          <w:rFonts w:ascii="Arial" w:hAnsi="Arial" w:cs="Arial"/>
          <w:sz w:val="24"/>
          <w:szCs w:val="24"/>
        </w:rPr>
        <w:t>chimiokines</w:t>
      </w:r>
      <w:proofErr w:type="spellEnd"/>
    </w:p>
    <w:p w14:paraId="54D4B26D" w14:textId="4CC3CC2B" w:rsidR="004F59EA" w:rsidRPr="00C87670" w:rsidRDefault="004F59EA" w:rsidP="004F59EA">
      <w:pPr>
        <w:numPr>
          <w:ilvl w:val="0"/>
          <w:numId w:val="5"/>
        </w:numPr>
        <w:spacing w:before="100" w:beforeAutospacing="1" w:after="100" w:afterAutospacing="1"/>
        <w:jc w:val="both"/>
        <w:rPr>
          <w:rFonts w:cs="Arial"/>
          <w:szCs w:val="24"/>
          <w:lang w:val="fr-FR"/>
        </w:rPr>
      </w:pPr>
      <w:r w:rsidRPr="00C87670">
        <w:rPr>
          <w:rFonts w:cs="Arial"/>
          <w:szCs w:val="24"/>
          <w:lang w:val="fr-FR"/>
        </w:rPr>
        <w:t xml:space="preserve">Les TRM des intestins nécessitent CCR9 pour la migration </w:t>
      </w:r>
      <w:r w:rsidR="0054511A">
        <w:fldChar w:fldCharType="begin"/>
      </w:r>
      <w:r w:rsidR="0054511A" w:rsidRPr="008257D4">
        <w:rPr>
          <w:lang w:val="fr-FR"/>
          <w:rPrChange w:id="1164" w:author="LALOY Emilien" w:date="2026-08-20T16:38:00Z">
            <w:rPr/>
          </w:rPrChange>
        </w:rPr>
        <w:instrText xml:space="preserve"> HYPERLINK "file:///C:\\Users\\xtoph\\Downloads\\Mackay_NatImmunol_2013" </w:instrText>
      </w:r>
      <w:r w:rsidR="0054511A">
        <w:fldChar w:fldCharType="separate"/>
      </w:r>
      <w:r w:rsidRPr="00C87670">
        <w:rPr>
          <w:rStyle w:val="Lienhypertexte"/>
          <w:rFonts w:cs="Arial"/>
          <w:szCs w:val="24"/>
          <w:lang w:val="fr-FR"/>
        </w:rPr>
        <w:t>Mackay_NatImmunol_2013</w:t>
      </w:r>
      <w:r w:rsidR="0054511A">
        <w:rPr>
          <w:rStyle w:val="Lienhypertexte"/>
          <w:rFonts w:cs="Arial"/>
          <w:szCs w:val="24"/>
          <w:lang w:val="fr-FR"/>
        </w:rPr>
        <w:fldChar w:fldCharType="end"/>
      </w:r>
      <w:r w:rsidRPr="00C87670">
        <w:rPr>
          <w:rFonts w:cs="Arial"/>
          <w:szCs w:val="24"/>
          <w:lang w:val="fr-FR"/>
        </w:rPr>
        <w:t xml:space="preserve"> </w:t>
      </w:r>
      <w:r w:rsidR="0054511A">
        <w:fldChar w:fldCharType="begin"/>
      </w:r>
      <w:r w:rsidR="0054511A" w:rsidRPr="008257D4">
        <w:rPr>
          <w:lang w:val="fr-FR"/>
          <w:rPrChange w:id="1165" w:author="LALOY Emilien" w:date="2026-08-20T16:38:00Z">
            <w:rPr/>
          </w:rPrChange>
        </w:rPr>
        <w:instrText xml:space="preserve"> HYPERLINK "file:///C:\\Users\\xtoph\\Downloads\\Crowl_NatImmunol_2022" </w:instrText>
      </w:r>
      <w:r w:rsidR="0054511A">
        <w:fldChar w:fldCharType="separate"/>
      </w:r>
      <w:r w:rsidRPr="00C87670">
        <w:rPr>
          <w:rStyle w:val="Lienhypertexte"/>
          <w:rFonts w:cs="Arial"/>
          <w:szCs w:val="24"/>
          <w:lang w:val="fr-FR"/>
        </w:rPr>
        <w:t>Crowl_NatImmunol_2022</w:t>
      </w:r>
      <w:r w:rsidR="0054511A">
        <w:rPr>
          <w:rStyle w:val="Lienhypertexte"/>
          <w:rFonts w:cs="Arial"/>
          <w:szCs w:val="24"/>
          <w:lang w:val="fr-FR"/>
        </w:rPr>
        <w:fldChar w:fldCharType="end"/>
      </w:r>
      <w:r w:rsidRPr="00C87670">
        <w:rPr>
          <w:rFonts w:cs="Arial"/>
          <w:szCs w:val="24"/>
          <w:lang w:val="fr-FR"/>
        </w:rPr>
        <w:t xml:space="preserve"> </w:t>
      </w:r>
      <w:r w:rsidR="0054511A">
        <w:fldChar w:fldCharType="begin"/>
      </w:r>
      <w:r w:rsidR="0054511A" w:rsidRPr="008257D4">
        <w:rPr>
          <w:lang w:val="fr-FR"/>
          <w:rPrChange w:id="1166" w:author="LALOY Emilien" w:date="2026-08-20T16:38:00Z">
            <w:rPr/>
          </w:rPrChange>
        </w:rPr>
        <w:instrText xml:space="preserve"> HYPERLINK "file:///C:\\Users\\xtoph\\Downloads\\Fonseca_NatImmunol_2020" </w:instrText>
      </w:r>
      <w:r w:rsidR="0054511A">
        <w:fldChar w:fldCharType="separate"/>
      </w:r>
      <w:r w:rsidRPr="00C87670">
        <w:rPr>
          <w:rStyle w:val="Lienhypertexte"/>
          <w:rFonts w:cs="Arial"/>
          <w:szCs w:val="24"/>
          <w:lang w:val="fr-FR"/>
        </w:rPr>
        <w:t>Fonseca_NatImmunol_2020</w:t>
      </w:r>
      <w:r w:rsidR="0054511A">
        <w:rPr>
          <w:rStyle w:val="Lienhypertexte"/>
          <w:rFonts w:cs="Arial"/>
          <w:szCs w:val="24"/>
          <w:lang w:val="fr-FR"/>
        </w:rPr>
        <w:fldChar w:fldCharType="end"/>
      </w:r>
    </w:p>
    <w:p w14:paraId="7ECDD1CA" w14:textId="1072BF36" w:rsidR="004F59EA" w:rsidRPr="00C87670" w:rsidRDefault="004F59EA" w:rsidP="004F59EA">
      <w:pPr>
        <w:numPr>
          <w:ilvl w:val="0"/>
          <w:numId w:val="5"/>
        </w:numPr>
        <w:spacing w:before="100" w:beforeAutospacing="1" w:after="100" w:afterAutospacing="1"/>
        <w:jc w:val="both"/>
        <w:rPr>
          <w:rFonts w:cs="Arial"/>
          <w:szCs w:val="24"/>
          <w:lang w:val="fr-FR"/>
        </w:rPr>
      </w:pPr>
      <w:r w:rsidRPr="00C87670">
        <w:rPr>
          <w:rFonts w:cs="Arial"/>
          <w:szCs w:val="24"/>
          <w:lang w:val="fr-FR"/>
        </w:rPr>
        <w:t xml:space="preserve">Les TRM des tissus graisseux nécessitent CXCR4 pour la migration </w:t>
      </w:r>
      <w:r w:rsidR="0054511A">
        <w:fldChar w:fldCharType="begin"/>
      </w:r>
      <w:r w:rsidR="0054511A" w:rsidRPr="008257D4">
        <w:rPr>
          <w:lang w:val="fr-FR"/>
          <w:rPrChange w:id="1167" w:author="LALOY Emilien" w:date="2026-08-20T16:38:00Z">
            <w:rPr/>
          </w:rPrChange>
        </w:rPr>
        <w:instrText xml:space="preserve"> HYPERLINK "file:///C:\\Users\\xtoph\\Downloads\\Crowl_NatImmunol_2022" </w:instrText>
      </w:r>
      <w:r w:rsidR="0054511A">
        <w:fldChar w:fldCharType="separate"/>
      </w:r>
      <w:r w:rsidRPr="00C87670">
        <w:rPr>
          <w:rStyle w:val="Lienhypertexte"/>
          <w:rFonts w:cs="Arial"/>
          <w:szCs w:val="24"/>
          <w:lang w:val="fr-FR"/>
        </w:rPr>
        <w:t>Crowl_NatImmunol_2022</w:t>
      </w:r>
      <w:r w:rsidR="0054511A">
        <w:rPr>
          <w:rStyle w:val="Lienhypertexte"/>
          <w:rFonts w:cs="Arial"/>
          <w:szCs w:val="24"/>
          <w:lang w:val="fr-FR"/>
        </w:rPr>
        <w:fldChar w:fldCharType="end"/>
      </w:r>
    </w:p>
    <w:p w14:paraId="38F63C8D" w14:textId="3DCA49D1" w:rsidR="004F59EA" w:rsidRPr="00C87670" w:rsidRDefault="004F59EA" w:rsidP="004F59EA">
      <w:pPr>
        <w:numPr>
          <w:ilvl w:val="0"/>
          <w:numId w:val="5"/>
        </w:numPr>
        <w:spacing w:before="100" w:beforeAutospacing="1" w:after="100" w:afterAutospacing="1"/>
        <w:jc w:val="both"/>
        <w:rPr>
          <w:rFonts w:cs="Arial"/>
          <w:szCs w:val="24"/>
          <w:lang w:val="fr-FR"/>
        </w:rPr>
      </w:pPr>
      <w:r w:rsidRPr="00C87670">
        <w:rPr>
          <w:rFonts w:cs="Arial"/>
          <w:szCs w:val="24"/>
          <w:lang w:val="fr-FR"/>
        </w:rPr>
        <w:t xml:space="preserve">Les TRM de la peau nécessitent CCR8 pour la migration </w:t>
      </w:r>
      <w:r w:rsidR="0054511A">
        <w:fldChar w:fldCharType="begin"/>
      </w:r>
      <w:r w:rsidR="0054511A" w:rsidRPr="008257D4">
        <w:rPr>
          <w:lang w:val="fr-FR"/>
          <w:rPrChange w:id="1168" w:author="LALOY Emilien" w:date="2026-08-20T16:38:00Z">
            <w:rPr/>
          </w:rPrChange>
        </w:rPr>
        <w:instrText xml:space="preserve"> HYPERLINK "file:///C:\\Users\\xtoph\\Downloads\\Mackay_NatImmunol_2013" </w:instrText>
      </w:r>
      <w:r w:rsidR="0054511A">
        <w:fldChar w:fldCharType="separate"/>
      </w:r>
      <w:r w:rsidRPr="00C87670">
        <w:rPr>
          <w:rStyle w:val="Lienhypertexte"/>
          <w:rFonts w:cs="Arial"/>
          <w:szCs w:val="24"/>
          <w:lang w:val="fr-FR"/>
        </w:rPr>
        <w:t>Mackay_NatImmunol_2013</w:t>
      </w:r>
      <w:r w:rsidR="0054511A">
        <w:rPr>
          <w:rStyle w:val="Lienhypertexte"/>
          <w:rFonts w:cs="Arial"/>
          <w:szCs w:val="24"/>
          <w:lang w:val="fr-FR"/>
        </w:rPr>
        <w:fldChar w:fldCharType="end"/>
      </w:r>
    </w:p>
    <w:p w14:paraId="597DC4F6" w14:textId="2F17B993" w:rsidR="004F59EA" w:rsidRPr="00C87670" w:rsidRDefault="004F59EA" w:rsidP="004F59EA">
      <w:pPr>
        <w:numPr>
          <w:ilvl w:val="0"/>
          <w:numId w:val="5"/>
        </w:numPr>
        <w:spacing w:before="100" w:beforeAutospacing="1" w:after="100" w:afterAutospacing="1"/>
        <w:jc w:val="both"/>
        <w:rPr>
          <w:rFonts w:cs="Arial"/>
          <w:szCs w:val="24"/>
          <w:lang w:val="fr-FR"/>
        </w:rPr>
      </w:pPr>
      <w:r w:rsidRPr="00C87670">
        <w:rPr>
          <w:rFonts w:cs="Arial"/>
          <w:szCs w:val="24"/>
          <w:lang w:val="fr-FR"/>
        </w:rPr>
        <w:t xml:space="preserve">La plupart des TRM expriment CXCR3 </w:t>
      </w:r>
      <w:r w:rsidR="0054511A">
        <w:fldChar w:fldCharType="begin"/>
      </w:r>
      <w:r w:rsidR="0054511A" w:rsidRPr="008257D4">
        <w:rPr>
          <w:lang w:val="fr-FR"/>
          <w:rPrChange w:id="1169" w:author="LALOY Emilien" w:date="2026-08-20T16:38:00Z">
            <w:rPr/>
          </w:rPrChange>
        </w:rPr>
        <w:instrText xml:space="preserve"> HYPERLINK "file:///C:\\Users\\xtoph\\Downloads\\Laidlaw_Immunity_2014" </w:instrText>
      </w:r>
      <w:r w:rsidR="0054511A">
        <w:fldChar w:fldCharType="separate"/>
      </w:r>
      <w:r w:rsidRPr="00C87670">
        <w:rPr>
          <w:rStyle w:val="Lienhypertexte"/>
          <w:rFonts w:cs="Arial"/>
          <w:szCs w:val="24"/>
          <w:lang w:val="fr-FR"/>
        </w:rPr>
        <w:t>Laidlaw_Immunity_2014</w:t>
      </w:r>
      <w:r w:rsidR="0054511A">
        <w:rPr>
          <w:rStyle w:val="Lienhypertexte"/>
          <w:rFonts w:cs="Arial"/>
          <w:szCs w:val="24"/>
          <w:lang w:val="fr-FR"/>
        </w:rPr>
        <w:fldChar w:fldCharType="end"/>
      </w:r>
      <w:r w:rsidRPr="00C87670">
        <w:rPr>
          <w:rFonts w:cs="Arial"/>
          <w:szCs w:val="24"/>
          <w:lang w:val="fr-FR"/>
        </w:rPr>
        <w:t xml:space="preserve"> </w:t>
      </w:r>
      <w:r w:rsidR="0054511A">
        <w:fldChar w:fldCharType="begin"/>
      </w:r>
      <w:r w:rsidR="0054511A" w:rsidRPr="008257D4">
        <w:rPr>
          <w:lang w:val="fr-FR"/>
          <w:rPrChange w:id="1170" w:author="LALOY Emilien" w:date="2026-08-20T16:38:00Z">
            <w:rPr/>
          </w:rPrChange>
        </w:rPr>
        <w:instrText xml:space="preserve"> HYPERLINK "file:///C:\\Users\\xtoph\\Downloads\\Devi_NatImmunol_2025a" </w:instrText>
      </w:r>
      <w:r w:rsidR="0054511A">
        <w:fldChar w:fldCharType="separate"/>
      </w:r>
      <w:r w:rsidRPr="00C87670">
        <w:rPr>
          <w:rStyle w:val="Lienhypertexte"/>
          <w:rFonts w:cs="Arial"/>
          <w:szCs w:val="24"/>
          <w:lang w:val="fr-FR"/>
        </w:rPr>
        <w:t>Devi_NatImmunol_2025a</w:t>
      </w:r>
      <w:r w:rsidR="0054511A">
        <w:rPr>
          <w:rStyle w:val="Lienhypertexte"/>
          <w:rFonts w:cs="Arial"/>
          <w:szCs w:val="24"/>
          <w:lang w:val="fr-FR"/>
        </w:rPr>
        <w:fldChar w:fldCharType="end"/>
      </w:r>
    </w:p>
    <w:p w14:paraId="48FA061B" w14:textId="6EB6D917" w:rsidR="004F59EA" w:rsidRPr="00C87670" w:rsidRDefault="004F59EA" w:rsidP="004F59EA">
      <w:pPr>
        <w:numPr>
          <w:ilvl w:val="0"/>
          <w:numId w:val="5"/>
        </w:numPr>
        <w:spacing w:before="100" w:beforeAutospacing="1" w:after="100" w:afterAutospacing="1"/>
        <w:jc w:val="both"/>
        <w:rPr>
          <w:rFonts w:cs="Arial"/>
          <w:szCs w:val="24"/>
          <w:lang w:val="fr-FR"/>
        </w:rPr>
      </w:pPr>
      <w:r w:rsidRPr="00C87670">
        <w:rPr>
          <w:rFonts w:cs="Arial"/>
          <w:szCs w:val="24"/>
          <w:lang w:val="fr-FR"/>
        </w:rPr>
        <w:t xml:space="preserve">Dans la peau, les TRM expriment CCR4 et CCR10 </w:t>
      </w:r>
      <w:r w:rsidR="0054511A">
        <w:fldChar w:fldCharType="begin"/>
      </w:r>
      <w:r w:rsidR="0054511A" w:rsidRPr="008257D4">
        <w:rPr>
          <w:lang w:val="fr-FR"/>
          <w:rPrChange w:id="1171" w:author="LALOY Emilien" w:date="2026-08-20T16:38:00Z">
            <w:rPr/>
          </w:rPrChange>
        </w:rPr>
        <w:instrText xml:space="preserve"> HYPERLINK "file:///C:\\Users\\xtoph\\Downloads\\Farber_NatRevImmunol_2014" </w:instrText>
      </w:r>
      <w:r w:rsidR="0054511A">
        <w:fldChar w:fldCharType="separate"/>
      </w:r>
      <w:r w:rsidRPr="00C87670">
        <w:rPr>
          <w:rStyle w:val="Lienhypertexte"/>
          <w:rFonts w:cs="Arial"/>
          <w:szCs w:val="24"/>
          <w:lang w:val="fr-FR"/>
        </w:rPr>
        <w:t>Farber_NatRevImmunol_2014</w:t>
      </w:r>
      <w:r w:rsidR="0054511A">
        <w:rPr>
          <w:rStyle w:val="Lienhypertexte"/>
          <w:rFonts w:cs="Arial"/>
          <w:szCs w:val="24"/>
          <w:lang w:val="fr-FR"/>
        </w:rPr>
        <w:fldChar w:fldCharType="end"/>
      </w:r>
      <w:r w:rsidRPr="00C87670">
        <w:rPr>
          <w:rFonts w:cs="Arial"/>
          <w:szCs w:val="24"/>
          <w:lang w:val="fr-FR"/>
        </w:rPr>
        <w:t>.</w:t>
      </w:r>
    </w:p>
    <w:p w14:paraId="3AC91380" w14:textId="1EA0C5D7" w:rsidR="004F59EA" w:rsidRPr="00C87670" w:rsidRDefault="004F59EA" w:rsidP="004F59EA">
      <w:pPr>
        <w:numPr>
          <w:ilvl w:val="0"/>
          <w:numId w:val="5"/>
        </w:numPr>
        <w:spacing w:before="100" w:beforeAutospacing="1" w:after="100" w:afterAutospacing="1"/>
        <w:jc w:val="both"/>
        <w:rPr>
          <w:rFonts w:cs="Arial"/>
          <w:szCs w:val="24"/>
          <w:lang w:val="fr-FR"/>
        </w:rPr>
      </w:pPr>
      <w:r w:rsidRPr="00C87670">
        <w:rPr>
          <w:rFonts w:cs="Arial"/>
          <w:szCs w:val="24"/>
          <w:lang w:val="fr-FR"/>
        </w:rPr>
        <w:t xml:space="preserve">Dans les poumons, les TRM expriment CCR6 </w:t>
      </w:r>
      <w:r w:rsidR="0054511A">
        <w:fldChar w:fldCharType="begin"/>
      </w:r>
      <w:r w:rsidR="0054511A" w:rsidRPr="008257D4">
        <w:rPr>
          <w:lang w:val="fr-FR"/>
          <w:rPrChange w:id="1172" w:author="LALOY Emilien" w:date="2026-08-20T16:38:00Z">
            <w:rPr/>
          </w:rPrChange>
        </w:rPr>
        <w:instrText xml:space="preserve"> HYPERLINK "file:///C:\\Users\\xtoph\\Downloads\\Farber_NatRevImmunol_2014" </w:instrText>
      </w:r>
      <w:r w:rsidR="0054511A">
        <w:fldChar w:fldCharType="separate"/>
      </w:r>
      <w:r w:rsidRPr="00C87670">
        <w:rPr>
          <w:rStyle w:val="Lienhypertexte"/>
          <w:rFonts w:cs="Arial"/>
          <w:szCs w:val="24"/>
          <w:lang w:val="fr-FR"/>
        </w:rPr>
        <w:t>Farber_NatRevImmunol_2014</w:t>
      </w:r>
      <w:r w:rsidR="0054511A">
        <w:rPr>
          <w:rStyle w:val="Lienhypertexte"/>
          <w:rFonts w:cs="Arial"/>
          <w:szCs w:val="24"/>
          <w:lang w:val="fr-FR"/>
        </w:rPr>
        <w:fldChar w:fldCharType="end"/>
      </w:r>
      <w:r w:rsidRPr="00C87670">
        <w:rPr>
          <w:rFonts w:cs="Arial"/>
          <w:szCs w:val="24"/>
          <w:lang w:val="fr-FR"/>
        </w:rPr>
        <w:t>.</w:t>
      </w:r>
    </w:p>
    <w:p w14:paraId="4EFDD93C" w14:textId="77777777" w:rsidR="004F59EA" w:rsidRPr="00C87670" w:rsidRDefault="004F59EA" w:rsidP="004F59EA">
      <w:pPr>
        <w:pStyle w:val="Titre5"/>
        <w:spacing w:line="360" w:lineRule="auto"/>
        <w:jc w:val="both"/>
        <w:rPr>
          <w:rFonts w:ascii="Arial" w:hAnsi="Arial" w:cs="Arial"/>
          <w:sz w:val="24"/>
          <w:szCs w:val="24"/>
        </w:rPr>
      </w:pPr>
      <w:r w:rsidRPr="00C87670">
        <w:rPr>
          <w:rFonts w:ascii="Arial" w:hAnsi="Arial" w:cs="Arial"/>
          <w:sz w:val="24"/>
          <w:szCs w:val="24"/>
        </w:rPr>
        <w:t xml:space="preserve">2.1.7.2 </w:t>
      </w:r>
      <w:proofErr w:type="spellStart"/>
      <w:r w:rsidRPr="00C87670">
        <w:rPr>
          <w:rFonts w:ascii="Arial" w:hAnsi="Arial" w:cs="Arial"/>
          <w:sz w:val="24"/>
          <w:szCs w:val="24"/>
        </w:rPr>
        <w:t>Récepteurs</w:t>
      </w:r>
      <w:proofErr w:type="spellEnd"/>
      <w:r w:rsidRPr="00C87670">
        <w:rPr>
          <w:rFonts w:ascii="Arial" w:hAnsi="Arial" w:cs="Arial"/>
          <w:sz w:val="24"/>
          <w:szCs w:val="24"/>
        </w:rPr>
        <w:t xml:space="preserve"> de cytokines</w:t>
      </w:r>
    </w:p>
    <w:p w14:paraId="7B83B46D" w14:textId="6D4E4788" w:rsidR="004F59EA" w:rsidRPr="00C87670" w:rsidRDefault="004F59EA" w:rsidP="004F59EA">
      <w:pPr>
        <w:numPr>
          <w:ilvl w:val="0"/>
          <w:numId w:val="6"/>
        </w:numPr>
        <w:spacing w:before="100" w:beforeAutospacing="1" w:after="100" w:afterAutospacing="1"/>
        <w:jc w:val="both"/>
        <w:rPr>
          <w:rFonts w:cs="Arial"/>
          <w:szCs w:val="24"/>
          <w:lang w:val="fr-FR"/>
        </w:rPr>
      </w:pPr>
      <w:r w:rsidRPr="00C87670">
        <w:rPr>
          <w:rFonts w:cs="Arial"/>
          <w:szCs w:val="24"/>
          <w:lang w:val="fr-FR"/>
        </w:rPr>
        <w:t xml:space="preserve">Les TRM reçoivent le </w:t>
      </w:r>
      <w:proofErr w:type="spellStart"/>
      <w:r w:rsidRPr="00C87670">
        <w:rPr>
          <w:rFonts w:cs="Arial"/>
          <w:szCs w:val="24"/>
          <w:lang w:val="fr-FR"/>
        </w:rPr>
        <w:t>TGFb</w:t>
      </w:r>
      <w:proofErr w:type="spellEnd"/>
      <w:r w:rsidRPr="00C87670">
        <w:rPr>
          <w:rFonts w:cs="Arial"/>
          <w:szCs w:val="24"/>
          <w:lang w:val="fr-FR"/>
        </w:rPr>
        <w:t xml:space="preserve"> par le </w:t>
      </w:r>
      <w:proofErr w:type="spellStart"/>
      <w:r w:rsidRPr="00C87670">
        <w:rPr>
          <w:rFonts w:cs="Arial"/>
          <w:szCs w:val="24"/>
          <w:lang w:val="fr-FR"/>
        </w:rPr>
        <w:t>TGFbRII</w:t>
      </w:r>
      <w:proofErr w:type="spellEnd"/>
      <w:r w:rsidRPr="00C87670">
        <w:rPr>
          <w:rFonts w:cs="Arial"/>
          <w:szCs w:val="24"/>
          <w:lang w:val="fr-FR"/>
        </w:rPr>
        <w:t xml:space="preserve"> </w:t>
      </w:r>
      <w:r w:rsidR="0054511A">
        <w:fldChar w:fldCharType="begin"/>
      </w:r>
      <w:r w:rsidR="0054511A" w:rsidRPr="008257D4">
        <w:rPr>
          <w:lang w:val="fr-FR"/>
          <w:rPrChange w:id="1173" w:author="LALOY Emilien" w:date="2026-08-20T16:38:00Z">
            <w:rPr/>
          </w:rPrChange>
        </w:rPr>
        <w:instrText xml:space="preserve"> HYPERLINK "file:///C:\\Users\\xtoph\\Downloads\\Christo_NatImmunol_2021" </w:instrText>
      </w:r>
      <w:r w:rsidR="0054511A">
        <w:fldChar w:fldCharType="separate"/>
      </w:r>
      <w:r w:rsidRPr="00C87670">
        <w:rPr>
          <w:rStyle w:val="Lienhypertexte"/>
          <w:rFonts w:cs="Arial"/>
          <w:szCs w:val="24"/>
          <w:lang w:val="fr-FR"/>
        </w:rPr>
        <w:t>Christo_NatImmunol_2021</w:t>
      </w:r>
      <w:r w:rsidR="0054511A">
        <w:rPr>
          <w:rStyle w:val="Lienhypertexte"/>
          <w:rFonts w:cs="Arial"/>
          <w:szCs w:val="24"/>
          <w:lang w:val="fr-FR"/>
        </w:rPr>
        <w:fldChar w:fldCharType="end"/>
      </w:r>
      <w:r w:rsidRPr="00C87670">
        <w:rPr>
          <w:rFonts w:cs="Arial"/>
          <w:szCs w:val="24"/>
          <w:lang w:val="fr-FR"/>
        </w:rPr>
        <w:t xml:space="preserve"> et certains expriment aussi le </w:t>
      </w:r>
      <w:proofErr w:type="spellStart"/>
      <w:r w:rsidRPr="00C87670">
        <w:rPr>
          <w:rFonts w:cs="Arial"/>
          <w:szCs w:val="24"/>
          <w:lang w:val="fr-FR"/>
        </w:rPr>
        <w:t>TGFbRIII</w:t>
      </w:r>
      <w:proofErr w:type="spellEnd"/>
      <w:r w:rsidRPr="00C87670">
        <w:rPr>
          <w:rFonts w:cs="Arial"/>
          <w:szCs w:val="24"/>
          <w:lang w:val="fr-FR"/>
        </w:rPr>
        <w:t xml:space="preserve"> </w:t>
      </w:r>
      <w:r w:rsidR="0054511A">
        <w:fldChar w:fldCharType="begin"/>
      </w:r>
      <w:r w:rsidR="0054511A" w:rsidRPr="008257D4">
        <w:rPr>
          <w:lang w:val="fr-FR"/>
          <w:rPrChange w:id="1174" w:author="LALOY Emilien" w:date="2026-08-20T16:38:00Z">
            <w:rPr/>
          </w:rPrChange>
        </w:rPr>
        <w:instrText xml:space="preserve"> HYPERLINK "file:///C:\\Users\\xtoph\\Downloads\\Weiss_eLife_2025" </w:instrText>
      </w:r>
      <w:r w:rsidR="0054511A">
        <w:fldChar w:fldCharType="separate"/>
      </w:r>
      <w:r w:rsidRPr="00C87670">
        <w:rPr>
          <w:rStyle w:val="Lienhypertexte"/>
          <w:rFonts w:cs="Arial"/>
          <w:szCs w:val="24"/>
          <w:lang w:val="fr-FR"/>
        </w:rPr>
        <w:t>Weiss_eLife_2025</w:t>
      </w:r>
      <w:r w:rsidR="0054511A">
        <w:rPr>
          <w:rStyle w:val="Lienhypertexte"/>
          <w:rFonts w:cs="Arial"/>
          <w:szCs w:val="24"/>
          <w:lang w:val="fr-FR"/>
        </w:rPr>
        <w:fldChar w:fldCharType="end"/>
      </w:r>
    </w:p>
    <w:p w14:paraId="06ADAD71" w14:textId="0D1EE66B" w:rsidR="004F59EA" w:rsidRPr="00C87670" w:rsidRDefault="004F59EA" w:rsidP="004F59EA">
      <w:pPr>
        <w:numPr>
          <w:ilvl w:val="0"/>
          <w:numId w:val="6"/>
        </w:numPr>
        <w:spacing w:before="100" w:beforeAutospacing="1" w:after="100" w:afterAutospacing="1"/>
        <w:jc w:val="both"/>
        <w:rPr>
          <w:rFonts w:cs="Arial"/>
          <w:szCs w:val="24"/>
          <w:lang w:val="fr-FR"/>
        </w:rPr>
      </w:pPr>
      <w:r w:rsidRPr="00C87670">
        <w:rPr>
          <w:rFonts w:cs="Arial"/>
          <w:szCs w:val="24"/>
          <w:lang w:val="fr-FR"/>
        </w:rPr>
        <w:t xml:space="preserve">Les TRM répriment le récepteur à l'IL7 (CD127) </w:t>
      </w:r>
      <w:r w:rsidR="0054511A">
        <w:fldChar w:fldCharType="begin"/>
      </w:r>
      <w:r w:rsidR="0054511A" w:rsidRPr="008257D4">
        <w:rPr>
          <w:lang w:val="fr-FR"/>
          <w:rPrChange w:id="1175" w:author="LALOY Emilien" w:date="2026-08-20T16:38:00Z">
            <w:rPr/>
          </w:rPrChange>
        </w:rPr>
        <w:instrText xml:space="preserve"> HYPERLINK "file:///C:\\Users\\xtoph\\Downloads\\Laidlaw_Immunity_2014" </w:instrText>
      </w:r>
      <w:r w:rsidR="0054511A">
        <w:fldChar w:fldCharType="separate"/>
      </w:r>
      <w:r w:rsidRPr="00C87670">
        <w:rPr>
          <w:rStyle w:val="Lienhypertexte"/>
          <w:rFonts w:cs="Arial"/>
          <w:szCs w:val="24"/>
          <w:lang w:val="fr-FR"/>
        </w:rPr>
        <w:t>Laidlaw_Immunity_2014</w:t>
      </w:r>
      <w:r w:rsidR="0054511A">
        <w:rPr>
          <w:rStyle w:val="Lienhypertexte"/>
          <w:rFonts w:cs="Arial"/>
          <w:szCs w:val="24"/>
          <w:lang w:val="fr-FR"/>
        </w:rPr>
        <w:fldChar w:fldCharType="end"/>
      </w:r>
      <w:r w:rsidRPr="00C87670">
        <w:rPr>
          <w:rFonts w:cs="Arial"/>
          <w:szCs w:val="24"/>
          <w:lang w:val="fr-FR"/>
        </w:rPr>
        <w:t xml:space="preserve"> </w:t>
      </w:r>
      <w:r w:rsidR="0054511A">
        <w:fldChar w:fldCharType="begin"/>
      </w:r>
      <w:r w:rsidR="0054511A" w:rsidRPr="008257D4">
        <w:rPr>
          <w:lang w:val="fr-FR"/>
          <w:rPrChange w:id="1176" w:author="LALOY Emilien" w:date="2026-08-20T16:38:00Z">
            <w:rPr/>
          </w:rPrChange>
        </w:rPr>
        <w:instrText xml:space="preserve"> HYPERLINK "file:///C:\\Users\\xtoph\\Downloads\\Kumar_CellRep_2017" </w:instrText>
      </w:r>
      <w:r w:rsidR="0054511A">
        <w:fldChar w:fldCharType="separate"/>
      </w:r>
      <w:r w:rsidRPr="00C87670">
        <w:rPr>
          <w:rStyle w:val="Lienhypertexte"/>
          <w:rFonts w:cs="Arial"/>
          <w:szCs w:val="24"/>
          <w:lang w:val="fr-FR"/>
        </w:rPr>
        <w:t>Kumar_CellRep_2017</w:t>
      </w:r>
      <w:r w:rsidR="0054511A">
        <w:rPr>
          <w:rStyle w:val="Lienhypertexte"/>
          <w:rFonts w:cs="Arial"/>
          <w:szCs w:val="24"/>
          <w:lang w:val="fr-FR"/>
        </w:rPr>
        <w:fldChar w:fldCharType="end"/>
      </w:r>
    </w:p>
    <w:p w14:paraId="4FE374A2" w14:textId="0CB2D6CD" w:rsidR="004F59EA" w:rsidRPr="00C87670" w:rsidRDefault="004F59EA" w:rsidP="004F59EA">
      <w:pPr>
        <w:numPr>
          <w:ilvl w:val="0"/>
          <w:numId w:val="6"/>
        </w:numPr>
        <w:spacing w:before="100" w:beforeAutospacing="1" w:after="100" w:afterAutospacing="1"/>
        <w:jc w:val="both"/>
        <w:rPr>
          <w:rFonts w:cs="Arial"/>
          <w:szCs w:val="24"/>
          <w:lang w:val="fr-FR"/>
        </w:rPr>
      </w:pPr>
      <w:r w:rsidRPr="00C87670">
        <w:rPr>
          <w:rFonts w:cs="Arial"/>
          <w:szCs w:val="24"/>
          <w:lang w:val="fr-FR"/>
        </w:rPr>
        <w:t xml:space="preserve">Les TRM répriment le récepteur à l'IL2 (CD25 et CD122) </w:t>
      </w:r>
      <w:r w:rsidR="0054511A">
        <w:fldChar w:fldCharType="begin"/>
      </w:r>
      <w:r w:rsidR="0054511A" w:rsidRPr="008257D4">
        <w:rPr>
          <w:lang w:val="fr-FR"/>
          <w:rPrChange w:id="1177" w:author="LALOY Emilien" w:date="2026-08-20T16:38:00Z">
            <w:rPr/>
          </w:rPrChange>
        </w:rPr>
        <w:instrText xml:space="preserve"> HYPERLINK "file:///C:\\Users\\xtoph\\Downloads\\Gebhardt_NatImmunol_2009" </w:instrText>
      </w:r>
      <w:r w:rsidR="0054511A">
        <w:fldChar w:fldCharType="separate"/>
      </w:r>
      <w:r w:rsidRPr="00C87670">
        <w:rPr>
          <w:rStyle w:val="Lienhypertexte"/>
          <w:rFonts w:cs="Arial"/>
          <w:szCs w:val="24"/>
          <w:lang w:val="fr-FR"/>
        </w:rPr>
        <w:t>Gebhardt_NatImmunol_2009</w:t>
      </w:r>
      <w:r w:rsidR="0054511A">
        <w:rPr>
          <w:rStyle w:val="Lienhypertexte"/>
          <w:rFonts w:cs="Arial"/>
          <w:szCs w:val="24"/>
          <w:lang w:val="fr-FR"/>
        </w:rPr>
        <w:fldChar w:fldCharType="end"/>
      </w:r>
      <w:r w:rsidRPr="00C87670">
        <w:rPr>
          <w:rFonts w:cs="Arial"/>
          <w:szCs w:val="24"/>
          <w:lang w:val="fr-FR"/>
        </w:rPr>
        <w:t xml:space="preserve"> </w:t>
      </w:r>
      <w:r w:rsidR="0054511A">
        <w:fldChar w:fldCharType="begin"/>
      </w:r>
      <w:r w:rsidR="0054511A" w:rsidRPr="008257D4">
        <w:rPr>
          <w:lang w:val="fr-FR"/>
          <w:rPrChange w:id="1178" w:author="LALOY Emilien" w:date="2026-08-20T16:38:00Z">
            <w:rPr/>
          </w:rPrChange>
        </w:rPr>
        <w:instrText xml:space="preserve"> HYPERLINK "file:///C:\\Users\\xtoph\\Downloads\\Kumar_CellRep_2017" </w:instrText>
      </w:r>
      <w:r w:rsidR="0054511A">
        <w:fldChar w:fldCharType="separate"/>
      </w:r>
      <w:r w:rsidRPr="00C87670">
        <w:rPr>
          <w:rStyle w:val="Lienhypertexte"/>
          <w:rFonts w:cs="Arial"/>
          <w:szCs w:val="24"/>
          <w:lang w:val="fr-FR"/>
        </w:rPr>
        <w:t>Kumar_CellRep_2017</w:t>
      </w:r>
      <w:r w:rsidR="0054511A">
        <w:rPr>
          <w:rStyle w:val="Lienhypertexte"/>
          <w:rFonts w:cs="Arial"/>
          <w:szCs w:val="24"/>
          <w:lang w:val="fr-FR"/>
        </w:rPr>
        <w:fldChar w:fldCharType="end"/>
      </w:r>
    </w:p>
    <w:p w14:paraId="63FE479C" w14:textId="77777777" w:rsidR="004F59EA" w:rsidRPr="00C87670" w:rsidRDefault="004F59EA" w:rsidP="004F59EA">
      <w:pPr>
        <w:pStyle w:val="Titre5"/>
        <w:spacing w:line="360" w:lineRule="auto"/>
        <w:jc w:val="both"/>
        <w:rPr>
          <w:rFonts w:ascii="Arial" w:hAnsi="Arial" w:cs="Arial"/>
          <w:sz w:val="24"/>
          <w:szCs w:val="24"/>
        </w:rPr>
      </w:pPr>
      <w:r w:rsidRPr="00C87670">
        <w:rPr>
          <w:rFonts w:ascii="Arial" w:hAnsi="Arial" w:cs="Arial"/>
          <w:sz w:val="24"/>
          <w:szCs w:val="24"/>
        </w:rPr>
        <w:t xml:space="preserve">2.1.7.3 </w:t>
      </w:r>
      <w:proofErr w:type="spellStart"/>
      <w:r w:rsidRPr="00C87670">
        <w:rPr>
          <w:rFonts w:ascii="Arial" w:hAnsi="Arial" w:cs="Arial"/>
          <w:sz w:val="24"/>
          <w:szCs w:val="24"/>
        </w:rPr>
        <w:t>Autres</w:t>
      </w:r>
      <w:proofErr w:type="spellEnd"/>
    </w:p>
    <w:p w14:paraId="2D0E26EE" w14:textId="6A89250F" w:rsidR="004F59EA" w:rsidRPr="00C87670" w:rsidRDefault="004F59EA" w:rsidP="004F59EA">
      <w:pPr>
        <w:numPr>
          <w:ilvl w:val="0"/>
          <w:numId w:val="7"/>
        </w:numPr>
        <w:spacing w:before="100" w:beforeAutospacing="1" w:after="100" w:afterAutospacing="1"/>
        <w:jc w:val="both"/>
        <w:rPr>
          <w:rFonts w:cs="Arial"/>
          <w:szCs w:val="24"/>
          <w:lang w:val="fr-FR"/>
        </w:rPr>
      </w:pPr>
      <w:r w:rsidRPr="00C87670">
        <w:rPr>
          <w:rFonts w:cs="Arial"/>
          <w:szCs w:val="24"/>
          <w:lang w:val="fr-FR"/>
        </w:rPr>
        <w:t xml:space="preserve">P2RX7 (particulièrement dans l'intestin) </w:t>
      </w:r>
      <w:r w:rsidR="0054511A">
        <w:fldChar w:fldCharType="begin"/>
      </w:r>
      <w:r w:rsidR="0054511A" w:rsidRPr="008257D4">
        <w:rPr>
          <w:lang w:val="fr-FR"/>
          <w:rPrChange w:id="1179" w:author="LALOY Emilien" w:date="2026-08-20T16:38:00Z">
            <w:rPr/>
          </w:rPrChange>
        </w:rPr>
        <w:instrText xml:space="preserve"> HYPERLINK "file:///C:\\Users\\xtoph\\Downloads\\DaSilva_Immunity_2020" </w:instrText>
      </w:r>
      <w:r w:rsidR="0054511A">
        <w:fldChar w:fldCharType="separate"/>
      </w:r>
      <w:r w:rsidRPr="00C87670">
        <w:rPr>
          <w:rStyle w:val="Lienhypertexte"/>
          <w:rFonts w:cs="Arial"/>
          <w:szCs w:val="24"/>
          <w:lang w:val="fr-FR"/>
        </w:rPr>
        <w:t>DaSilva_Immunity_2020</w:t>
      </w:r>
      <w:r w:rsidR="0054511A">
        <w:rPr>
          <w:rStyle w:val="Lienhypertexte"/>
          <w:rFonts w:cs="Arial"/>
          <w:szCs w:val="24"/>
          <w:lang w:val="fr-FR"/>
        </w:rPr>
        <w:fldChar w:fldCharType="end"/>
      </w:r>
      <w:r w:rsidRPr="00C87670">
        <w:rPr>
          <w:rFonts w:cs="Arial"/>
          <w:szCs w:val="24"/>
          <w:lang w:val="fr-FR"/>
        </w:rPr>
        <w:t>.</w:t>
      </w:r>
    </w:p>
    <w:p w14:paraId="12F84A96" w14:textId="2FBFE7A0" w:rsidR="004F59EA" w:rsidRPr="00C87670" w:rsidRDefault="004F59EA" w:rsidP="004F59EA">
      <w:pPr>
        <w:numPr>
          <w:ilvl w:val="0"/>
          <w:numId w:val="7"/>
        </w:numPr>
        <w:spacing w:before="100" w:beforeAutospacing="1" w:after="100" w:afterAutospacing="1"/>
        <w:jc w:val="both"/>
        <w:rPr>
          <w:rFonts w:cs="Arial"/>
          <w:szCs w:val="24"/>
          <w:lang w:val="fr-FR"/>
        </w:rPr>
      </w:pPr>
      <w:r w:rsidRPr="00C87670">
        <w:rPr>
          <w:rFonts w:cs="Arial"/>
          <w:szCs w:val="24"/>
          <w:lang w:val="fr-FR"/>
        </w:rPr>
        <w:t xml:space="preserve">Comme les autres lymphocytes mémoires, les TRM dépendent du métabolisme lipidique. En conséquence, ceux-ci expriment FABP4 et FABP5 dans la peau </w:t>
      </w:r>
      <w:r w:rsidR="0054511A">
        <w:fldChar w:fldCharType="begin"/>
      </w:r>
      <w:r w:rsidR="0054511A" w:rsidRPr="008257D4">
        <w:rPr>
          <w:lang w:val="fr-FR"/>
          <w:rPrChange w:id="1180" w:author="LALOY Emilien" w:date="2026-08-20T16:38:00Z">
            <w:rPr/>
          </w:rPrChange>
        </w:rPr>
        <w:instrText xml:space="preserve"> HYPERLINK "file:///C:\\Users\\xtoph\\Downloads\\Pan_Nature_2017" </w:instrText>
      </w:r>
      <w:r w:rsidR="0054511A">
        <w:fldChar w:fldCharType="separate"/>
      </w:r>
      <w:r w:rsidRPr="00C87670">
        <w:rPr>
          <w:rStyle w:val="Lienhypertexte"/>
          <w:rFonts w:cs="Arial"/>
          <w:szCs w:val="24"/>
          <w:lang w:val="fr-FR"/>
        </w:rPr>
        <w:t>Pan_Nature_2017</w:t>
      </w:r>
      <w:r w:rsidR="0054511A">
        <w:rPr>
          <w:rStyle w:val="Lienhypertexte"/>
          <w:rFonts w:cs="Arial"/>
          <w:szCs w:val="24"/>
          <w:lang w:val="fr-FR"/>
        </w:rPr>
        <w:fldChar w:fldCharType="end"/>
      </w:r>
      <w:r w:rsidRPr="00C87670">
        <w:rPr>
          <w:rFonts w:cs="Arial"/>
          <w:szCs w:val="24"/>
          <w:lang w:val="fr-FR"/>
        </w:rPr>
        <w:t xml:space="preserve">. Ils expriment également CD36 et PPARG qui pourraient permettre la régulation de l'expression de FABP4 et FABP5 </w:t>
      </w:r>
      <w:r w:rsidR="0054511A">
        <w:fldChar w:fldCharType="begin"/>
      </w:r>
      <w:r w:rsidR="0054511A" w:rsidRPr="008257D4">
        <w:rPr>
          <w:lang w:val="fr-FR"/>
          <w:rPrChange w:id="1181" w:author="LALOY Emilien" w:date="2026-08-20T16:38:00Z">
            <w:rPr/>
          </w:rPrChange>
        </w:rPr>
        <w:instrText xml:space="preserve"> HYPERLINK "file:///C:\\Users\\xtoph\\Downloads\\Pan_Nature_2017" </w:instrText>
      </w:r>
      <w:r w:rsidR="0054511A">
        <w:fldChar w:fldCharType="separate"/>
      </w:r>
      <w:r w:rsidRPr="00C87670">
        <w:rPr>
          <w:rStyle w:val="Lienhypertexte"/>
          <w:rFonts w:cs="Arial"/>
          <w:szCs w:val="24"/>
          <w:lang w:val="fr-FR"/>
        </w:rPr>
        <w:t>Pan_Nature_2017</w:t>
      </w:r>
      <w:r w:rsidR="0054511A">
        <w:rPr>
          <w:rStyle w:val="Lienhypertexte"/>
          <w:rFonts w:cs="Arial"/>
          <w:szCs w:val="24"/>
          <w:lang w:val="fr-FR"/>
        </w:rPr>
        <w:fldChar w:fldCharType="end"/>
      </w:r>
      <w:r w:rsidRPr="00C87670">
        <w:rPr>
          <w:rFonts w:cs="Arial"/>
          <w:szCs w:val="24"/>
          <w:lang w:val="fr-FR"/>
        </w:rPr>
        <w:t>.</w:t>
      </w:r>
    </w:p>
    <w:p w14:paraId="5A5212F7" w14:textId="34DAB3EF" w:rsidR="004F59EA" w:rsidRPr="00C87670" w:rsidRDefault="004F59EA" w:rsidP="004F59EA">
      <w:pPr>
        <w:numPr>
          <w:ilvl w:val="0"/>
          <w:numId w:val="7"/>
        </w:numPr>
        <w:spacing w:before="100" w:beforeAutospacing="1" w:after="100" w:afterAutospacing="1"/>
        <w:jc w:val="both"/>
        <w:rPr>
          <w:rFonts w:cs="Arial"/>
          <w:szCs w:val="24"/>
          <w:lang w:val="fr-FR"/>
        </w:rPr>
      </w:pPr>
      <w:r w:rsidRPr="00C87670">
        <w:rPr>
          <w:rFonts w:cs="Arial"/>
          <w:szCs w:val="24"/>
          <w:lang w:val="fr-FR"/>
        </w:rPr>
        <w:t xml:space="preserve">Les TRM de la peau CD103+ expriment BCL2 et ont une survie prolongée </w:t>
      </w:r>
      <w:r w:rsidR="0054511A">
        <w:fldChar w:fldCharType="begin"/>
      </w:r>
      <w:r w:rsidR="0054511A" w:rsidRPr="008257D4">
        <w:rPr>
          <w:lang w:val="fr-FR"/>
          <w:rPrChange w:id="1182" w:author="LALOY Emilien" w:date="2026-08-20T16:38:00Z">
            <w:rPr/>
          </w:rPrChange>
        </w:rPr>
        <w:instrText xml:space="preserve"> HYPERLINK "file:///C:\\Users\\xtoph\\Downloads\\Mackay_NatImmunol_2013" </w:instrText>
      </w:r>
      <w:r w:rsidR="0054511A">
        <w:fldChar w:fldCharType="separate"/>
      </w:r>
      <w:r w:rsidRPr="00C87670">
        <w:rPr>
          <w:rStyle w:val="Lienhypertexte"/>
          <w:rFonts w:cs="Arial"/>
          <w:szCs w:val="24"/>
          <w:lang w:val="fr-FR"/>
        </w:rPr>
        <w:t>Mackay_NatImmunol_2013</w:t>
      </w:r>
      <w:r w:rsidR="0054511A">
        <w:rPr>
          <w:rStyle w:val="Lienhypertexte"/>
          <w:rFonts w:cs="Arial"/>
          <w:szCs w:val="24"/>
          <w:lang w:val="fr-FR"/>
        </w:rPr>
        <w:fldChar w:fldCharType="end"/>
      </w:r>
      <w:r w:rsidRPr="00C87670">
        <w:rPr>
          <w:rFonts w:cs="Arial"/>
          <w:szCs w:val="24"/>
          <w:lang w:val="fr-FR"/>
        </w:rPr>
        <w:t>.</w:t>
      </w:r>
    </w:p>
    <w:p w14:paraId="19AE6998" w14:textId="09D938E2" w:rsidR="004F59EA" w:rsidRPr="00C87670" w:rsidRDefault="004F59EA" w:rsidP="004F59EA">
      <w:pPr>
        <w:numPr>
          <w:ilvl w:val="0"/>
          <w:numId w:val="7"/>
        </w:numPr>
        <w:spacing w:before="100" w:beforeAutospacing="1" w:after="100" w:afterAutospacing="1"/>
        <w:jc w:val="both"/>
        <w:rPr>
          <w:rFonts w:cs="Arial"/>
          <w:szCs w:val="24"/>
          <w:lang w:val="fr-FR"/>
        </w:rPr>
      </w:pPr>
      <w:r w:rsidRPr="00C87670">
        <w:rPr>
          <w:rFonts w:cs="Arial"/>
          <w:szCs w:val="24"/>
          <w:lang w:val="fr-FR"/>
        </w:rPr>
        <w:lastRenderedPageBreak/>
        <w:t xml:space="preserve">Les TRM de la peau perdent l'expression de KLRG1 avec le temps </w:t>
      </w:r>
      <w:r w:rsidR="0054511A">
        <w:fldChar w:fldCharType="begin"/>
      </w:r>
      <w:r w:rsidR="0054511A" w:rsidRPr="008257D4">
        <w:rPr>
          <w:lang w:val="fr-FR"/>
          <w:rPrChange w:id="1183" w:author="LALOY Emilien" w:date="2026-08-20T16:38:00Z">
            <w:rPr/>
          </w:rPrChange>
        </w:rPr>
        <w:instrText xml:space="preserve"> HYPERLINK "file:///C:\\Users\\xtoph\\Downloads\\Mackay_NatImmunol_2013" </w:instrText>
      </w:r>
      <w:r w:rsidR="0054511A">
        <w:fldChar w:fldCharType="separate"/>
      </w:r>
      <w:r w:rsidRPr="00C87670">
        <w:rPr>
          <w:rStyle w:val="Lienhypertexte"/>
          <w:rFonts w:cs="Arial"/>
          <w:szCs w:val="24"/>
          <w:lang w:val="fr-FR"/>
        </w:rPr>
        <w:t>Mackay_NatImmunol_2013</w:t>
      </w:r>
      <w:r w:rsidR="0054511A">
        <w:rPr>
          <w:rStyle w:val="Lienhypertexte"/>
          <w:rFonts w:cs="Arial"/>
          <w:szCs w:val="24"/>
          <w:lang w:val="fr-FR"/>
        </w:rPr>
        <w:fldChar w:fldCharType="end"/>
      </w:r>
      <w:r w:rsidRPr="00C87670">
        <w:rPr>
          <w:rFonts w:cs="Arial"/>
          <w:szCs w:val="24"/>
          <w:lang w:val="fr-FR"/>
        </w:rPr>
        <w:t>. L'expression de CD103 est mutuellement exclusive avec celle de KLRG1.</w:t>
      </w:r>
    </w:p>
    <w:p w14:paraId="5315BA38" w14:textId="55FE6262" w:rsidR="004F59EA" w:rsidRPr="00C87670" w:rsidRDefault="004F59EA" w:rsidP="004F59EA">
      <w:pPr>
        <w:numPr>
          <w:ilvl w:val="0"/>
          <w:numId w:val="7"/>
        </w:numPr>
        <w:spacing w:before="100" w:beforeAutospacing="1" w:after="100" w:afterAutospacing="1"/>
        <w:jc w:val="both"/>
        <w:rPr>
          <w:rFonts w:cs="Arial"/>
          <w:szCs w:val="24"/>
          <w:lang w:val="fr-FR"/>
        </w:rPr>
      </w:pPr>
      <w:r w:rsidRPr="00C87670">
        <w:rPr>
          <w:rFonts w:cs="Arial"/>
          <w:szCs w:val="24"/>
          <w:lang w:val="fr-FR"/>
        </w:rPr>
        <w:t xml:space="preserve">Les TRM perdent l'expression du récepteur de </w:t>
      </w:r>
      <w:proofErr w:type="spellStart"/>
      <w:r w:rsidRPr="00C87670">
        <w:rPr>
          <w:rFonts w:cs="Arial"/>
          <w:szCs w:val="24"/>
          <w:lang w:val="fr-FR"/>
        </w:rPr>
        <w:t>co-stimulation</w:t>
      </w:r>
      <w:proofErr w:type="spellEnd"/>
      <w:r w:rsidRPr="00C87670">
        <w:rPr>
          <w:rFonts w:cs="Arial"/>
          <w:szCs w:val="24"/>
          <w:lang w:val="fr-FR"/>
        </w:rPr>
        <w:t xml:space="preserve"> CD28 </w:t>
      </w:r>
      <w:r w:rsidR="0054511A">
        <w:fldChar w:fldCharType="begin"/>
      </w:r>
      <w:r w:rsidR="0054511A" w:rsidRPr="008257D4">
        <w:rPr>
          <w:lang w:val="fr-FR"/>
          <w:rPrChange w:id="1184" w:author="LALOY Emilien" w:date="2026-08-20T16:38:00Z">
            <w:rPr/>
          </w:rPrChange>
        </w:rPr>
        <w:instrText xml:space="preserve"> HYPERLINK "file:///C:\\Users\\xtoph\\Downloads\\Kumar_CellRep_2017" </w:instrText>
      </w:r>
      <w:r w:rsidR="0054511A">
        <w:fldChar w:fldCharType="separate"/>
      </w:r>
      <w:r w:rsidRPr="00C87670">
        <w:rPr>
          <w:rStyle w:val="Lienhypertexte"/>
          <w:rFonts w:cs="Arial"/>
          <w:szCs w:val="24"/>
          <w:lang w:val="fr-FR"/>
        </w:rPr>
        <w:t>Kumar_CellRep_2017</w:t>
      </w:r>
      <w:r w:rsidR="0054511A">
        <w:rPr>
          <w:rStyle w:val="Lienhypertexte"/>
          <w:rFonts w:cs="Arial"/>
          <w:szCs w:val="24"/>
          <w:lang w:val="fr-FR"/>
        </w:rPr>
        <w:fldChar w:fldCharType="end"/>
      </w:r>
      <w:r w:rsidRPr="00C87670">
        <w:rPr>
          <w:rFonts w:cs="Arial"/>
          <w:szCs w:val="24"/>
          <w:lang w:val="fr-FR"/>
        </w:rPr>
        <w:t>.</w:t>
      </w:r>
    </w:p>
    <w:p w14:paraId="0395D38F" w14:textId="5E64FA88" w:rsidR="004F59EA" w:rsidRPr="00C87670" w:rsidRDefault="004F59EA" w:rsidP="004F59EA">
      <w:pPr>
        <w:numPr>
          <w:ilvl w:val="0"/>
          <w:numId w:val="7"/>
        </w:numPr>
        <w:spacing w:before="100" w:beforeAutospacing="1" w:after="100" w:afterAutospacing="1"/>
        <w:jc w:val="both"/>
        <w:rPr>
          <w:rFonts w:cs="Arial"/>
          <w:szCs w:val="24"/>
          <w:lang w:val="fr-FR"/>
        </w:rPr>
      </w:pPr>
      <w:r w:rsidRPr="00C87670">
        <w:rPr>
          <w:rFonts w:cs="Arial"/>
          <w:szCs w:val="24"/>
          <w:lang w:val="fr-FR"/>
        </w:rPr>
        <w:t xml:space="preserve">CX3CR1, un récepteur de chimiokine exprimé par les lymphocytes T différenciés de manière terminale, n'est jamais exprimé par les TRM </w:t>
      </w:r>
      <w:r w:rsidR="0054511A">
        <w:fldChar w:fldCharType="begin"/>
      </w:r>
      <w:r w:rsidR="0054511A" w:rsidRPr="008257D4">
        <w:rPr>
          <w:lang w:val="fr-FR"/>
          <w:rPrChange w:id="1185" w:author="LALOY Emilien" w:date="2026-08-20T16:38:00Z">
            <w:rPr/>
          </w:rPrChange>
        </w:rPr>
        <w:instrText xml:space="preserve"> HYPERLINK "file:///C:\\Users\\xtoph\\Downloads\\Kumar_CellRep_2017" </w:instrText>
      </w:r>
      <w:r w:rsidR="0054511A">
        <w:fldChar w:fldCharType="separate"/>
      </w:r>
      <w:r w:rsidRPr="00C87670">
        <w:rPr>
          <w:rStyle w:val="Lienhypertexte"/>
          <w:rFonts w:cs="Arial"/>
          <w:szCs w:val="24"/>
          <w:lang w:val="fr-FR"/>
        </w:rPr>
        <w:t>Kumar_CellRep_2017</w:t>
      </w:r>
      <w:r w:rsidR="0054511A">
        <w:rPr>
          <w:rStyle w:val="Lienhypertexte"/>
          <w:rFonts w:cs="Arial"/>
          <w:szCs w:val="24"/>
          <w:lang w:val="fr-FR"/>
        </w:rPr>
        <w:fldChar w:fldCharType="end"/>
      </w:r>
      <w:r w:rsidRPr="00C87670">
        <w:rPr>
          <w:rFonts w:cs="Arial"/>
          <w:szCs w:val="24"/>
          <w:lang w:val="fr-FR"/>
        </w:rPr>
        <w:t xml:space="preserve"> </w:t>
      </w:r>
      <w:r w:rsidR="0054511A">
        <w:fldChar w:fldCharType="begin"/>
      </w:r>
      <w:r w:rsidR="0054511A" w:rsidRPr="008257D4">
        <w:rPr>
          <w:lang w:val="fr-FR"/>
          <w:rPrChange w:id="1186" w:author="LALOY Emilien" w:date="2026-08-20T16:38:00Z">
            <w:rPr/>
          </w:rPrChange>
        </w:rPr>
        <w:instrText xml:space="preserve"> HYPERLINK "file:///C:\\Users\\xtoph\\Downloads\\Devi_NatImmunol_2025a" </w:instrText>
      </w:r>
      <w:r w:rsidR="0054511A">
        <w:fldChar w:fldCharType="separate"/>
      </w:r>
      <w:r w:rsidRPr="00C87670">
        <w:rPr>
          <w:rStyle w:val="Lienhypertexte"/>
          <w:rFonts w:cs="Arial"/>
          <w:szCs w:val="24"/>
          <w:lang w:val="fr-FR"/>
        </w:rPr>
        <w:t>Devi_NatImmunol_2025a</w:t>
      </w:r>
      <w:r w:rsidR="0054511A">
        <w:rPr>
          <w:rStyle w:val="Lienhypertexte"/>
          <w:rFonts w:cs="Arial"/>
          <w:szCs w:val="24"/>
          <w:lang w:val="fr-FR"/>
        </w:rPr>
        <w:fldChar w:fldCharType="end"/>
      </w:r>
      <w:r w:rsidRPr="00C87670">
        <w:rPr>
          <w:rFonts w:cs="Arial"/>
          <w:szCs w:val="24"/>
          <w:lang w:val="fr-FR"/>
        </w:rPr>
        <w:t>.</w:t>
      </w:r>
    </w:p>
    <w:p w14:paraId="25E1C6EE" w14:textId="2D88893B" w:rsidR="004F59EA" w:rsidRPr="00C87670" w:rsidRDefault="004F59EA" w:rsidP="004F59EA">
      <w:pPr>
        <w:numPr>
          <w:ilvl w:val="0"/>
          <w:numId w:val="7"/>
        </w:numPr>
        <w:spacing w:before="100" w:beforeAutospacing="1" w:after="100" w:afterAutospacing="1"/>
        <w:jc w:val="both"/>
        <w:rPr>
          <w:rFonts w:cs="Arial"/>
          <w:szCs w:val="24"/>
          <w:lang w:val="fr-FR"/>
        </w:rPr>
      </w:pPr>
      <w:r w:rsidRPr="00C87670">
        <w:rPr>
          <w:rFonts w:cs="Arial"/>
          <w:szCs w:val="24"/>
          <w:lang w:val="fr-FR"/>
        </w:rPr>
        <w:t xml:space="preserve">Le marqueur de cellule naïve Ly6C n'est jamais exprimé par les TRM </w:t>
      </w:r>
      <w:r w:rsidR="0054511A">
        <w:fldChar w:fldCharType="begin"/>
      </w:r>
      <w:r w:rsidR="0054511A" w:rsidRPr="008257D4">
        <w:rPr>
          <w:lang w:val="fr-FR"/>
          <w:rPrChange w:id="1187" w:author="LALOY Emilien" w:date="2026-08-20T16:38:00Z">
            <w:rPr/>
          </w:rPrChange>
        </w:rPr>
        <w:instrText xml:space="preserve"> HYPERLINK "file:///C:\\Users\\xtoph\\Downloads\\Fonseca_NatImmunol_2020" </w:instrText>
      </w:r>
      <w:r w:rsidR="0054511A">
        <w:fldChar w:fldCharType="separate"/>
      </w:r>
      <w:r w:rsidRPr="00C87670">
        <w:rPr>
          <w:rStyle w:val="Lienhypertexte"/>
          <w:rFonts w:cs="Arial"/>
          <w:szCs w:val="24"/>
          <w:lang w:val="fr-FR"/>
        </w:rPr>
        <w:t>Fonseca_NatImmunol_2020</w:t>
      </w:r>
      <w:r w:rsidR="0054511A">
        <w:rPr>
          <w:rStyle w:val="Lienhypertexte"/>
          <w:rFonts w:cs="Arial"/>
          <w:szCs w:val="24"/>
          <w:lang w:val="fr-FR"/>
        </w:rPr>
        <w:fldChar w:fldCharType="end"/>
      </w:r>
      <w:r w:rsidRPr="00C87670">
        <w:rPr>
          <w:rFonts w:cs="Arial"/>
          <w:szCs w:val="24"/>
          <w:lang w:val="fr-FR"/>
        </w:rPr>
        <w:t xml:space="preserve"> </w:t>
      </w:r>
      <w:r w:rsidR="0054511A">
        <w:fldChar w:fldCharType="begin"/>
      </w:r>
      <w:r w:rsidR="0054511A" w:rsidRPr="008257D4">
        <w:rPr>
          <w:lang w:val="fr-FR"/>
          <w:rPrChange w:id="1188" w:author="LALOY Emilien" w:date="2026-08-20T16:38:00Z">
            <w:rPr/>
          </w:rPrChange>
        </w:rPr>
        <w:instrText xml:space="preserve"> HYPERLINK "file:///C:\\Users\\xtoph\\Downloads\\Laidlaw_Immunity_2014" </w:instrText>
      </w:r>
      <w:r w:rsidR="0054511A">
        <w:fldChar w:fldCharType="separate"/>
      </w:r>
      <w:r w:rsidRPr="00C87670">
        <w:rPr>
          <w:rStyle w:val="Lienhypertexte"/>
          <w:rFonts w:cs="Arial"/>
          <w:szCs w:val="24"/>
          <w:lang w:val="fr-FR"/>
        </w:rPr>
        <w:t>Laidlaw_Immunity_2014</w:t>
      </w:r>
      <w:r w:rsidR="0054511A">
        <w:rPr>
          <w:rStyle w:val="Lienhypertexte"/>
          <w:rFonts w:cs="Arial"/>
          <w:szCs w:val="24"/>
          <w:lang w:val="fr-FR"/>
        </w:rPr>
        <w:fldChar w:fldCharType="end"/>
      </w:r>
      <w:r w:rsidRPr="00C87670">
        <w:rPr>
          <w:rFonts w:cs="Arial"/>
          <w:szCs w:val="24"/>
          <w:lang w:val="fr-FR"/>
        </w:rPr>
        <w:t>.</w:t>
      </w:r>
    </w:p>
    <w:p w14:paraId="619951DB" w14:textId="7131303D" w:rsidR="004F59EA" w:rsidRPr="00C87670" w:rsidRDefault="004F59EA" w:rsidP="004F59EA">
      <w:pPr>
        <w:numPr>
          <w:ilvl w:val="0"/>
          <w:numId w:val="7"/>
        </w:numPr>
        <w:spacing w:before="100" w:beforeAutospacing="1" w:after="100" w:afterAutospacing="1"/>
        <w:jc w:val="both"/>
        <w:rPr>
          <w:rFonts w:cs="Arial"/>
          <w:szCs w:val="24"/>
          <w:lang w:val="fr-FR"/>
        </w:rPr>
      </w:pPr>
      <w:r w:rsidRPr="00C87670">
        <w:rPr>
          <w:rFonts w:cs="Arial"/>
          <w:szCs w:val="24"/>
          <w:lang w:val="fr-FR"/>
        </w:rPr>
        <w:t xml:space="preserve">Les TRM expriment CD73, et ce marqueur permet de les distinguer des TEX </w:t>
      </w:r>
      <w:r w:rsidR="0054511A">
        <w:fldChar w:fldCharType="begin"/>
      </w:r>
      <w:r w:rsidR="0054511A" w:rsidRPr="008257D4">
        <w:rPr>
          <w:lang w:val="fr-FR"/>
          <w:rPrChange w:id="1189" w:author="LALOY Emilien" w:date="2026-08-20T16:38:00Z">
            <w:rPr/>
          </w:rPrChange>
        </w:rPr>
        <w:instrText xml:space="preserve"> HYPERLINK "file:///C:\\Users\\xtoph\\Downloads\\Park_NatImmunol_2026" </w:instrText>
      </w:r>
      <w:r w:rsidR="0054511A">
        <w:fldChar w:fldCharType="separate"/>
      </w:r>
      <w:r w:rsidRPr="00C87670">
        <w:rPr>
          <w:rStyle w:val="Lienhypertexte"/>
          <w:rFonts w:cs="Arial"/>
          <w:szCs w:val="24"/>
          <w:lang w:val="fr-FR"/>
        </w:rPr>
        <w:t>Park_NatImmunol_2026</w:t>
      </w:r>
      <w:r w:rsidR="0054511A">
        <w:rPr>
          <w:rStyle w:val="Lienhypertexte"/>
          <w:rFonts w:cs="Arial"/>
          <w:szCs w:val="24"/>
          <w:lang w:val="fr-FR"/>
        </w:rPr>
        <w:fldChar w:fldCharType="end"/>
      </w:r>
      <w:r w:rsidRPr="00C87670">
        <w:rPr>
          <w:rFonts w:cs="Arial"/>
          <w:szCs w:val="24"/>
          <w:lang w:val="fr-FR"/>
        </w:rPr>
        <w:t>.</w:t>
      </w:r>
    </w:p>
    <w:p w14:paraId="51E61DA4" w14:textId="73E6203F" w:rsidR="004F59EA" w:rsidRPr="00C87670" w:rsidRDefault="004F59EA" w:rsidP="004F59EA">
      <w:pPr>
        <w:numPr>
          <w:ilvl w:val="0"/>
          <w:numId w:val="7"/>
        </w:numPr>
        <w:spacing w:before="100" w:beforeAutospacing="1" w:after="100" w:afterAutospacing="1"/>
        <w:jc w:val="both"/>
        <w:rPr>
          <w:rFonts w:cs="Arial"/>
          <w:szCs w:val="24"/>
          <w:lang w:val="fr-FR"/>
        </w:rPr>
      </w:pPr>
      <w:r w:rsidRPr="00C87670">
        <w:rPr>
          <w:rFonts w:cs="Arial"/>
          <w:szCs w:val="24"/>
          <w:lang w:val="fr-FR"/>
        </w:rPr>
        <w:t xml:space="preserve">Les TRM ne montrent pas de signes de </w:t>
      </w:r>
      <w:proofErr w:type="spellStart"/>
      <w:r w:rsidRPr="00C87670">
        <w:rPr>
          <w:rFonts w:cs="Arial"/>
          <w:szCs w:val="24"/>
          <w:lang w:val="fr-FR"/>
        </w:rPr>
        <w:t>sén</w:t>
      </w:r>
      <w:r>
        <w:rPr>
          <w:rFonts w:cs="Arial"/>
          <w:szCs w:val="24"/>
          <w:lang w:val="fr-FR"/>
        </w:rPr>
        <w:t>e</w:t>
      </w:r>
      <w:r w:rsidRPr="00C87670">
        <w:rPr>
          <w:rFonts w:cs="Arial"/>
          <w:szCs w:val="24"/>
          <w:lang w:val="fr-FR"/>
        </w:rPr>
        <w:t>sence</w:t>
      </w:r>
      <w:proofErr w:type="spellEnd"/>
      <w:r w:rsidRPr="00C87670">
        <w:rPr>
          <w:rFonts w:cs="Arial"/>
          <w:szCs w:val="24"/>
          <w:lang w:val="fr-FR"/>
        </w:rPr>
        <w:t xml:space="preserve"> et n'expriment pas CD57, KLRG1 et 2B4, même dans des individus âgés </w:t>
      </w:r>
      <w:r w:rsidR="0054511A">
        <w:fldChar w:fldCharType="begin"/>
      </w:r>
      <w:r w:rsidR="0054511A" w:rsidRPr="008257D4">
        <w:rPr>
          <w:lang w:val="fr-FR"/>
          <w:rPrChange w:id="1190" w:author="LALOY Emilien" w:date="2026-08-20T16:38:00Z">
            <w:rPr/>
          </w:rPrChange>
        </w:rPr>
        <w:instrText xml:space="preserve"> HYPERLINK "file:///C:\\Users\\xtoph\\Downloads\\Lam_Immunity_2025" </w:instrText>
      </w:r>
      <w:r w:rsidR="0054511A">
        <w:fldChar w:fldCharType="separate"/>
      </w:r>
      <w:r w:rsidRPr="00C87670">
        <w:rPr>
          <w:rStyle w:val="Lienhypertexte"/>
          <w:rFonts w:cs="Arial"/>
          <w:szCs w:val="24"/>
          <w:lang w:val="fr-FR"/>
        </w:rPr>
        <w:t>Lam_Immunity_2025</w:t>
      </w:r>
      <w:r w:rsidR="0054511A">
        <w:rPr>
          <w:rStyle w:val="Lienhypertexte"/>
          <w:rFonts w:cs="Arial"/>
          <w:szCs w:val="24"/>
          <w:lang w:val="fr-FR"/>
        </w:rPr>
        <w:fldChar w:fldCharType="end"/>
      </w:r>
      <w:r w:rsidRPr="00C87670">
        <w:rPr>
          <w:rFonts w:cs="Arial"/>
          <w:szCs w:val="24"/>
          <w:lang w:val="fr-FR"/>
        </w:rPr>
        <w:t>.</w:t>
      </w:r>
    </w:p>
    <w:p w14:paraId="040C09AD" w14:textId="2A83EAC0" w:rsidR="004F59EA" w:rsidRDefault="004F59EA" w:rsidP="004F59EA">
      <w:pPr>
        <w:numPr>
          <w:ilvl w:val="0"/>
          <w:numId w:val="7"/>
        </w:numPr>
        <w:spacing w:before="100" w:beforeAutospacing="1" w:after="100" w:afterAutospacing="1"/>
        <w:jc w:val="both"/>
        <w:rPr>
          <w:ins w:id="1191" w:author="LALOY Emilien" w:date="2026-08-20T16:51:00Z"/>
          <w:rFonts w:cs="Arial"/>
          <w:szCs w:val="24"/>
          <w:lang w:val="fr-FR"/>
        </w:rPr>
      </w:pPr>
      <w:r w:rsidRPr="00C87670">
        <w:rPr>
          <w:rFonts w:cs="Arial"/>
          <w:szCs w:val="24"/>
          <w:lang w:val="fr-FR"/>
        </w:rPr>
        <w:t xml:space="preserve">Les TRM de la peau expriment CLA, une </w:t>
      </w:r>
      <w:proofErr w:type="spellStart"/>
      <w:r w:rsidRPr="00C87670">
        <w:rPr>
          <w:rFonts w:cs="Arial"/>
          <w:szCs w:val="24"/>
          <w:lang w:val="fr-FR"/>
        </w:rPr>
        <w:t>glycoforme</w:t>
      </w:r>
      <w:proofErr w:type="spellEnd"/>
      <w:r w:rsidRPr="00C87670">
        <w:rPr>
          <w:rFonts w:cs="Arial"/>
          <w:szCs w:val="24"/>
          <w:lang w:val="fr-FR"/>
        </w:rPr>
        <w:t xml:space="preserve"> de PSGL1 </w:t>
      </w:r>
      <w:r w:rsidR="0054511A">
        <w:fldChar w:fldCharType="begin"/>
      </w:r>
      <w:r w:rsidR="0054511A" w:rsidRPr="008257D4">
        <w:rPr>
          <w:lang w:val="fr-FR"/>
          <w:rPrChange w:id="1192" w:author="LALOY Emilien" w:date="2026-08-20T16:38:00Z">
            <w:rPr/>
          </w:rPrChange>
        </w:rPr>
        <w:instrText xml:space="preserve"> HYPERLINK "file:///C:\\Users\\xtoph\\Downloads\\Farber_NatRevImmunol_2014" </w:instrText>
      </w:r>
      <w:r w:rsidR="0054511A">
        <w:fldChar w:fldCharType="separate"/>
      </w:r>
      <w:r w:rsidRPr="00C87670">
        <w:rPr>
          <w:rStyle w:val="Lienhypertexte"/>
          <w:rFonts w:cs="Arial"/>
          <w:szCs w:val="24"/>
          <w:lang w:val="fr-FR"/>
        </w:rPr>
        <w:t>Farber_NatRevImmunol_2014</w:t>
      </w:r>
      <w:r w:rsidR="0054511A">
        <w:rPr>
          <w:rStyle w:val="Lienhypertexte"/>
          <w:rFonts w:cs="Arial"/>
          <w:szCs w:val="24"/>
          <w:lang w:val="fr-FR"/>
        </w:rPr>
        <w:fldChar w:fldCharType="end"/>
      </w:r>
      <w:r w:rsidRPr="00C87670">
        <w:rPr>
          <w:rFonts w:cs="Arial"/>
          <w:szCs w:val="24"/>
          <w:lang w:val="fr-FR"/>
        </w:rPr>
        <w:t>.</w:t>
      </w:r>
    </w:p>
    <w:p w14:paraId="21D19DEB" w14:textId="4F06565A" w:rsidR="00E65DC3" w:rsidRPr="00C87670" w:rsidRDefault="00E65DC3" w:rsidP="004F59EA">
      <w:pPr>
        <w:numPr>
          <w:ilvl w:val="0"/>
          <w:numId w:val="7"/>
        </w:numPr>
        <w:spacing w:before="100" w:beforeAutospacing="1" w:after="100" w:afterAutospacing="1"/>
        <w:jc w:val="both"/>
        <w:rPr>
          <w:rFonts w:cs="Arial"/>
          <w:szCs w:val="24"/>
          <w:lang w:val="fr-FR"/>
        </w:rPr>
      </w:pPr>
      <w:ins w:id="1193" w:author="LALOY Emilien" w:date="2026-08-20T16:51:00Z">
        <w:r w:rsidRPr="00E65DC3">
          <w:rPr>
            <w:rFonts w:cs="Arial"/>
            <w:szCs w:val="24"/>
            <w:lang w:val="fr-FR"/>
          </w:rPr>
          <w:t>- Les TRM sont des cellules activées et expriment plus ICOS que les Tcirc [[Peng_Immunity_2022]].</w:t>
        </w:r>
      </w:ins>
    </w:p>
    <w:p w14:paraId="5CDBF74E" w14:textId="77777777" w:rsidR="004F59EA" w:rsidRPr="00C87670" w:rsidRDefault="004F59EA" w:rsidP="004F59EA">
      <w:pPr>
        <w:pStyle w:val="Titre4"/>
        <w:jc w:val="both"/>
        <w:rPr>
          <w:rFonts w:cs="Arial"/>
          <w:szCs w:val="24"/>
          <w:lang w:val="fr-FR"/>
        </w:rPr>
      </w:pPr>
      <w:r w:rsidRPr="00C87670">
        <w:rPr>
          <w:rFonts w:cs="Arial"/>
          <w:szCs w:val="24"/>
          <w:lang w:val="fr-FR"/>
        </w:rPr>
        <w:t>2.1.8 Limites de l'utilisation de CD69 et de CD103 pour l'étude des TRM</w:t>
      </w:r>
    </w:p>
    <w:p w14:paraId="7DAB53C8" w14:textId="59730531" w:rsidR="004F59EA"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 xml:space="preserve">Bien qu’il ait été décrit plus haut que les marqueurs des TMR sont CD69 et CD103, ces marqueurs sont imparfaits. Déjà, CD103 est exprimé par une partie importante des TRM dans la peau </w:t>
      </w:r>
      <w:r w:rsidR="0054511A">
        <w:fldChar w:fldCharType="begin"/>
      </w:r>
      <w:r w:rsidR="0054511A" w:rsidRPr="008257D4">
        <w:rPr>
          <w:lang w:val="fr-FR"/>
          <w:rPrChange w:id="1194" w:author="LALOY Emilien" w:date="2026-08-20T16:38:00Z">
            <w:rPr/>
          </w:rPrChange>
        </w:rPr>
        <w:instrText xml:space="preserve"> HYPERLINK "file:///C:\\Users\\xtoph\\Downloads\\Mackay_NatImmunol_2013" </w:instrText>
      </w:r>
      <w:r w:rsidR="0054511A">
        <w:fldChar w:fldCharType="separate"/>
      </w:r>
      <w:r w:rsidRPr="00C87670">
        <w:rPr>
          <w:rStyle w:val="Lienhypertexte"/>
          <w:rFonts w:ascii="Arial" w:eastAsiaTheme="majorEastAsia" w:hAnsi="Arial" w:cs="Arial"/>
          <w:lang w:val="fr-FR"/>
        </w:rPr>
        <w:t>Mackay_NatImmunol_2013</w:t>
      </w:r>
      <w:r w:rsidR="0054511A">
        <w:rPr>
          <w:rStyle w:val="Lienhypertexte"/>
          <w:rFonts w:ascii="Arial" w:eastAsiaTheme="majorEastAsia" w:hAnsi="Arial" w:cs="Arial"/>
          <w:lang w:val="fr-FR"/>
        </w:rPr>
        <w:fldChar w:fldCharType="end"/>
      </w:r>
      <w:r w:rsidRPr="00C87670">
        <w:rPr>
          <w:rFonts w:ascii="Arial" w:hAnsi="Arial" w:cs="Arial"/>
          <w:lang w:val="fr-FR"/>
        </w:rPr>
        <w:t xml:space="preserve"> où il a été décrit à l'origine </w:t>
      </w:r>
      <w:r w:rsidR="0054511A">
        <w:fldChar w:fldCharType="begin"/>
      </w:r>
      <w:r w:rsidR="0054511A" w:rsidRPr="008257D4">
        <w:rPr>
          <w:lang w:val="fr-FR"/>
          <w:rPrChange w:id="1195" w:author="LALOY Emilien" w:date="2026-08-20T16:38:00Z">
            <w:rPr/>
          </w:rPrChange>
        </w:rPr>
        <w:instrText xml:space="preserve"> HYPERLINK "file:///C:\\Users\\xtoph\\Downloads\\Gebhardt_NatImmunol_2009" </w:instrText>
      </w:r>
      <w:r w:rsidR="0054511A">
        <w:fldChar w:fldCharType="separate"/>
      </w:r>
      <w:r w:rsidRPr="00C87670">
        <w:rPr>
          <w:rStyle w:val="Lienhypertexte"/>
          <w:rFonts w:ascii="Arial" w:eastAsiaTheme="majorEastAsia" w:hAnsi="Arial" w:cs="Arial"/>
          <w:lang w:val="fr-FR"/>
        </w:rPr>
        <w:t>Gebhardt_NatImmunol_2009</w:t>
      </w:r>
      <w:r w:rsidR="0054511A">
        <w:rPr>
          <w:rStyle w:val="Lienhypertexte"/>
          <w:rFonts w:ascii="Arial" w:eastAsiaTheme="majorEastAsia" w:hAnsi="Arial" w:cs="Arial"/>
          <w:lang w:val="fr-FR"/>
        </w:rPr>
        <w:fldChar w:fldCharType="end"/>
      </w:r>
      <w:r w:rsidRPr="00C87670">
        <w:rPr>
          <w:rFonts w:ascii="Arial" w:hAnsi="Arial" w:cs="Arial"/>
          <w:lang w:val="fr-FR"/>
        </w:rPr>
        <w:t>, mais il n'est pas forcément exprimé dans tous les tissus (</w:t>
      </w:r>
      <w:r w:rsidR="0054511A">
        <w:fldChar w:fldCharType="begin"/>
      </w:r>
      <w:r w:rsidR="0054511A" w:rsidRPr="008257D4">
        <w:rPr>
          <w:lang w:val="fr-FR"/>
          <w:rPrChange w:id="1196" w:author="LALOY Emilien" w:date="2026-08-20T16:38:00Z">
            <w:rPr/>
          </w:rPrChange>
        </w:rPr>
        <w:instrText xml:space="preserve"> HYPERLINK "file:///C:\\Users\\xtoph\\Downloads\\Kumar_CellRep_2017" </w:instrText>
      </w:r>
      <w:r w:rsidR="0054511A">
        <w:fldChar w:fldCharType="separate"/>
      </w:r>
      <w:r w:rsidRPr="00C87670">
        <w:rPr>
          <w:rStyle w:val="Lienhypertexte"/>
          <w:rFonts w:ascii="Arial" w:eastAsiaTheme="majorEastAsia" w:hAnsi="Arial" w:cs="Arial"/>
          <w:lang w:val="fr-FR"/>
        </w:rPr>
        <w:t>Kumar_CellRep_2017</w:t>
      </w:r>
      <w:r w:rsidR="0054511A">
        <w:rPr>
          <w:rStyle w:val="Lienhypertexte"/>
          <w:rFonts w:ascii="Arial" w:eastAsiaTheme="majorEastAsia" w:hAnsi="Arial" w:cs="Arial"/>
          <w:lang w:val="fr-FR"/>
        </w:rPr>
        <w:fldChar w:fldCharType="end"/>
      </w:r>
      <w:r w:rsidRPr="00C87670">
        <w:rPr>
          <w:rFonts w:ascii="Arial" w:hAnsi="Arial" w:cs="Arial"/>
          <w:lang w:val="fr-FR"/>
        </w:rPr>
        <w:t xml:space="preserve">, figure ci-contre) </w:t>
      </w:r>
      <w:r w:rsidRPr="00C87670">
        <w:rPr>
          <w:rStyle w:val="internal-embed"/>
          <w:rFonts w:ascii="Arial" w:hAnsi="Arial" w:cs="Arial"/>
          <w:lang w:val="fr-FR"/>
        </w:rPr>
        <w:t>617</w:t>
      </w:r>
      <w:r w:rsidRPr="00C87670">
        <w:rPr>
          <w:rFonts w:ascii="Arial" w:hAnsi="Arial" w:cs="Arial"/>
          <w:lang w:val="fr-FR"/>
        </w:rPr>
        <w:br/>
        <w:t xml:space="preserve">CD69 est un cas encore plus difficile à traiter. En effet, l'expression de CD69 est médiée en partie par la signalisation TCR qui est capable d'induire son expression en seulement quelques heures </w:t>
      </w:r>
      <w:r w:rsidR="0054511A">
        <w:fldChar w:fldCharType="begin"/>
      </w:r>
      <w:r w:rsidR="0054511A" w:rsidRPr="008257D4">
        <w:rPr>
          <w:lang w:val="fr-FR"/>
          <w:rPrChange w:id="1197" w:author="LALOY Emilien" w:date="2026-08-20T16:38:00Z">
            <w:rPr/>
          </w:rPrChange>
        </w:rPr>
        <w:instrText xml:space="preserve"> HYPERLINK "file:///C:\\Users\\xtoph\\Downloads\\common%20knowledge" </w:instrText>
      </w:r>
      <w:r w:rsidR="0054511A">
        <w:fldChar w:fldCharType="separate"/>
      </w:r>
      <w:proofErr w:type="spellStart"/>
      <w:r w:rsidRPr="00C87670">
        <w:rPr>
          <w:rStyle w:val="Lienhypertexte"/>
          <w:rFonts w:ascii="Arial" w:eastAsiaTheme="majorEastAsia" w:hAnsi="Arial" w:cs="Arial"/>
          <w:lang w:val="fr-FR"/>
        </w:rPr>
        <w:t>common</w:t>
      </w:r>
      <w:proofErr w:type="spellEnd"/>
      <w:r w:rsidRPr="00C87670">
        <w:rPr>
          <w:rStyle w:val="Lienhypertexte"/>
          <w:rFonts w:ascii="Arial" w:eastAsiaTheme="majorEastAsia" w:hAnsi="Arial" w:cs="Arial"/>
          <w:lang w:val="fr-FR"/>
        </w:rPr>
        <w:t xml:space="preserve"> </w:t>
      </w:r>
      <w:proofErr w:type="spellStart"/>
      <w:r w:rsidRPr="00C87670">
        <w:rPr>
          <w:rStyle w:val="Lienhypertexte"/>
          <w:rFonts w:ascii="Arial" w:eastAsiaTheme="majorEastAsia" w:hAnsi="Arial" w:cs="Arial"/>
          <w:lang w:val="fr-FR"/>
        </w:rPr>
        <w:t>knowledge</w:t>
      </w:r>
      <w:proofErr w:type="spellEnd"/>
      <w:r w:rsidR="0054511A">
        <w:rPr>
          <w:rStyle w:val="Lienhypertexte"/>
          <w:rFonts w:ascii="Arial" w:eastAsiaTheme="majorEastAsia" w:hAnsi="Arial" w:cs="Arial"/>
          <w:lang w:val="fr-FR"/>
        </w:rPr>
        <w:fldChar w:fldCharType="end"/>
      </w:r>
      <w:r w:rsidRPr="00C87670">
        <w:rPr>
          <w:rFonts w:ascii="Arial" w:hAnsi="Arial" w:cs="Arial"/>
          <w:lang w:val="fr-FR"/>
        </w:rPr>
        <w:t>. Si CD103 n'est pas exprimé, alors il n'est pas possible de distinguer avec certitude les TRM des lymphocytes T récemment activés en utilisant l'expression de CD69 seule.</w:t>
      </w:r>
    </w:p>
    <w:p w14:paraId="30BA27CD" w14:textId="1CF2AF67"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 xml:space="preserve">Pour complexifier encore plus la chose, il existe aussi des TRM n'exprimant ni CD69, ni CD103 et étant quand même capable de résidence (jusqu’à 25-75% dans le pancréas, les glandes salivaires, FRT, les reins et le foie) </w:t>
      </w:r>
      <w:r w:rsidR="0054511A">
        <w:fldChar w:fldCharType="begin"/>
      </w:r>
      <w:r w:rsidR="0054511A" w:rsidRPr="008257D4">
        <w:rPr>
          <w:lang w:val="fr-FR"/>
          <w:rPrChange w:id="1198" w:author="LALOY Emilien" w:date="2026-08-20T16:38:00Z">
            <w:rPr/>
          </w:rPrChange>
        </w:rPr>
        <w:instrText xml:space="preserve"> HYPERLINK "file:///C:\\Users\\xtoph\\Downloads\\Steinert_Cell_2015" </w:instrText>
      </w:r>
      <w:r w:rsidR="0054511A">
        <w:fldChar w:fldCharType="separate"/>
      </w:r>
      <w:r w:rsidRPr="00C87670">
        <w:rPr>
          <w:rStyle w:val="Lienhypertexte"/>
          <w:rFonts w:ascii="Arial" w:eastAsiaTheme="majorEastAsia" w:hAnsi="Arial" w:cs="Arial"/>
          <w:lang w:val="fr-FR"/>
        </w:rPr>
        <w:t>Steinert_Cell_2015</w:t>
      </w:r>
      <w:r w:rsidR="0054511A">
        <w:rPr>
          <w:rStyle w:val="Lienhypertexte"/>
          <w:rFonts w:ascii="Arial" w:eastAsiaTheme="majorEastAsia" w:hAnsi="Arial" w:cs="Arial"/>
          <w:lang w:val="fr-FR"/>
        </w:rPr>
        <w:fldChar w:fldCharType="end"/>
      </w:r>
      <w:r w:rsidRPr="00C87670">
        <w:rPr>
          <w:rFonts w:ascii="Arial" w:hAnsi="Arial" w:cs="Arial"/>
          <w:lang w:val="fr-FR"/>
        </w:rPr>
        <w:t>.</w:t>
      </w:r>
      <w:r w:rsidRPr="00C87670">
        <w:rPr>
          <w:rFonts w:ascii="Arial" w:hAnsi="Arial" w:cs="Arial"/>
          <w:lang w:val="fr-FR"/>
        </w:rPr>
        <w:br/>
      </w:r>
      <w:r w:rsidRPr="00C87670">
        <w:rPr>
          <w:rFonts w:ascii="Arial" w:hAnsi="Arial" w:cs="Arial"/>
          <w:lang w:val="fr-FR"/>
        </w:rPr>
        <w:lastRenderedPageBreak/>
        <w:t>L'ensemble de ces observations a pour origine le même problème : la population de cellule TRM a été définie par rapport à son caractère de résidence et non par rapport à l'expression d'une protéine comme les lymphocytes T CD8 et CD4, par exemple. Ce problème est aujourd'hui assez courant dans l'étude des populations de cellules immunitaires, et est encore plus prononcé pour les cellules de la lignée myéloïde. Il est possible d'y remédier en distinguant les TRM purement par leur caractère de résidence via certaines techniques, comme l'injection intravasculaire d'anticorps marquant les cellules circulantes ou la parabiose. Cependant, ces techniques sont difficiles à utiliser et ne sont disponibles que dans des modèles animaux. L'ensemble de ces limites explique pourquoi, malgré les défauts associés à CD69 et CD103, ces marqueurs sont quand même utilisés pour l'étude des TRM aujourd'hui.</w:t>
      </w:r>
    </w:p>
    <w:p w14:paraId="7095BEF5" w14:textId="77777777" w:rsidR="004F59EA" w:rsidRPr="00C87670" w:rsidRDefault="004F59EA" w:rsidP="004F59EA">
      <w:pPr>
        <w:pStyle w:val="Titre3"/>
        <w:jc w:val="both"/>
        <w:rPr>
          <w:rFonts w:cs="Arial"/>
          <w:sz w:val="24"/>
          <w:lang w:val="fr-FR"/>
        </w:rPr>
      </w:pPr>
      <w:bookmarkStart w:id="1199" w:name="_Toc236411784"/>
      <w:bookmarkStart w:id="1200" w:name="_Toc238137493"/>
      <w:r w:rsidRPr="00C87670">
        <w:rPr>
          <w:rFonts w:cs="Arial"/>
          <w:sz w:val="24"/>
          <w:lang w:val="fr-FR"/>
        </w:rPr>
        <w:t>2.1.9 Phénotype des lymphocytes T résidents mémoires CD4+</w:t>
      </w:r>
      <w:bookmarkEnd w:id="1199"/>
      <w:bookmarkEnd w:id="1200"/>
    </w:p>
    <w:p w14:paraId="3BCBB4E4" w14:textId="1B36F560" w:rsidR="004F59EA" w:rsidRDefault="004F59EA" w:rsidP="004F59EA">
      <w:pPr>
        <w:pStyle w:val="NormalWeb"/>
        <w:spacing w:line="360" w:lineRule="auto"/>
        <w:jc w:val="both"/>
        <w:rPr>
          <w:rFonts w:ascii="Arial" w:hAnsi="Arial" w:cs="Arial"/>
          <w:i/>
          <w:iCs/>
          <w:sz w:val="20"/>
          <w:szCs w:val="20"/>
          <w:lang w:val="fr-FR"/>
        </w:rPr>
      </w:pPr>
      <w:r w:rsidRPr="00C87670">
        <w:rPr>
          <w:rFonts w:ascii="Arial" w:hAnsi="Arial" w:cs="Arial"/>
          <w:i/>
          <w:iCs/>
          <w:sz w:val="20"/>
          <w:szCs w:val="20"/>
          <w:lang w:val="fr-FR"/>
        </w:rPr>
        <w:t xml:space="preserve">Les TRM CD4 générés par une immunisation vaginale sont CD62L− CD44hi CD11a+ CD69+ CD49d+ CCR7 KLF2- et n'expriment peu CD103 </w:t>
      </w:r>
      <w:r w:rsidR="0054511A">
        <w:fldChar w:fldCharType="begin"/>
      </w:r>
      <w:r w:rsidR="0054511A" w:rsidRPr="008257D4">
        <w:rPr>
          <w:lang w:val="fr-FR"/>
          <w:rPrChange w:id="1201" w:author="LALOY Emilien" w:date="2026-08-20T16:38:00Z">
            <w:rPr/>
          </w:rPrChange>
        </w:rPr>
        <w:instrText xml:space="preserve"> HYPERLINK "file:///C:\\Users\\xtoph\\Downloads\\Iijima_Science_2014a" </w:instrText>
      </w:r>
      <w:r w:rsidR="0054511A">
        <w:fldChar w:fldCharType="separate"/>
      </w:r>
      <w:r w:rsidRPr="00C87670">
        <w:rPr>
          <w:rStyle w:val="Lienhypertexte"/>
          <w:rFonts w:ascii="Arial" w:eastAsiaTheme="majorEastAsia" w:hAnsi="Arial" w:cs="Arial"/>
          <w:i/>
          <w:iCs/>
          <w:sz w:val="20"/>
          <w:szCs w:val="20"/>
          <w:lang w:val="fr-FR"/>
        </w:rPr>
        <w:t>Iijima_Science_2014a</w:t>
      </w:r>
      <w:r w:rsidR="0054511A">
        <w:rPr>
          <w:rStyle w:val="Lienhypertexte"/>
          <w:rFonts w:ascii="Arial" w:eastAsiaTheme="majorEastAsia" w:hAnsi="Arial" w:cs="Arial"/>
          <w:i/>
          <w:iCs/>
          <w:sz w:val="20"/>
          <w:szCs w:val="20"/>
          <w:lang w:val="fr-FR"/>
        </w:rPr>
        <w:fldChar w:fldCharType="end"/>
      </w:r>
      <w:r w:rsidRPr="00C87670">
        <w:rPr>
          <w:rFonts w:ascii="Arial" w:hAnsi="Arial" w:cs="Arial"/>
          <w:i/>
          <w:iCs/>
          <w:sz w:val="20"/>
          <w:szCs w:val="20"/>
          <w:lang w:val="fr-FR"/>
        </w:rPr>
        <w:t xml:space="preserve">. </w:t>
      </w:r>
      <w:r w:rsidRPr="00C87670">
        <w:rPr>
          <w:rFonts w:ascii="Arial" w:hAnsi="Arial" w:cs="Arial"/>
          <w:i/>
          <w:iCs/>
          <w:sz w:val="20"/>
          <w:szCs w:val="20"/>
        </w:rPr>
        <w:t xml:space="preserve">CD4 has low CD103 expression. </w:t>
      </w:r>
      <w:hyperlink r:id="rId26" w:history="1">
        <w:r w:rsidRPr="00C87670">
          <w:rPr>
            <w:rStyle w:val="Lienhypertexte"/>
            <w:rFonts w:ascii="Arial" w:eastAsiaTheme="majorEastAsia" w:hAnsi="Arial" w:cs="Arial"/>
            <w:i/>
            <w:iCs/>
            <w:sz w:val="20"/>
            <w:szCs w:val="20"/>
          </w:rPr>
          <w:t>Sathaliyawala_Immunity_2013</w:t>
        </w:r>
      </w:hyperlink>
      <w:r w:rsidRPr="00C87670">
        <w:rPr>
          <w:rFonts w:ascii="Arial" w:hAnsi="Arial" w:cs="Arial"/>
          <w:i/>
          <w:iCs/>
          <w:sz w:val="20"/>
          <w:szCs w:val="20"/>
        </w:rPr>
        <w:t xml:space="preserve"> CD4 TRM express high IL2 and </w:t>
      </w:r>
      <w:proofErr w:type="spellStart"/>
      <w:r w:rsidRPr="00C87670">
        <w:rPr>
          <w:rFonts w:ascii="Arial" w:hAnsi="Arial" w:cs="Arial"/>
          <w:i/>
          <w:iCs/>
          <w:sz w:val="20"/>
          <w:szCs w:val="20"/>
        </w:rPr>
        <w:t>IFNg</w:t>
      </w:r>
      <w:proofErr w:type="spellEnd"/>
      <w:r w:rsidRPr="00C87670">
        <w:rPr>
          <w:rFonts w:ascii="Arial" w:hAnsi="Arial" w:cs="Arial"/>
          <w:i/>
          <w:iCs/>
          <w:sz w:val="20"/>
          <w:szCs w:val="20"/>
        </w:rPr>
        <w:t>/</w:t>
      </w:r>
      <w:proofErr w:type="spellStart"/>
      <w:r w:rsidRPr="00C87670">
        <w:rPr>
          <w:rFonts w:ascii="Arial" w:hAnsi="Arial" w:cs="Arial"/>
          <w:i/>
          <w:iCs/>
          <w:sz w:val="20"/>
          <w:szCs w:val="20"/>
        </w:rPr>
        <w:t>TNFa</w:t>
      </w:r>
      <w:proofErr w:type="spellEnd"/>
      <w:r w:rsidRPr="00C87670">
        <w:rPr>
          <w:rFonts w:ascii="Arial" w:hAnsi="Arial" w:cs="Arial"/>
          <w:i/>
          <w:iCs/>
          <w:sz w:val="20"/>
          <w:szCs w:val="20"/>
        </w:rPr>
        <w:t xml:space="preserve">/IL2, and CD4 from intestine express IL17 </w:t>
      </w:r>
      <w:hyperlink r:id="rId27" w:history="1">
        <w:r w:rsidRPr="00C87670">
          <w:rPr>
            <w:rStyle w:val="Lienhypertexte"/>
            <w:rFonts w:ascii="Arial" w:eastAsiaTheme="majorEastAsia" w:hAnsi="Arial" w:cs="Arial"/>
            <w:i/>
            <w:iCs/>
            <w:sz w:val="20"/>
            <w:szCs w:val="20"/>
          </w:rPr>
          <w:t>Sathaliyawala_Immunity_2013</w:t>
        </w:r>
      </w:hyperlink>
      <w:r w:rsidRPr="00C87670">
        <w:rPr>
          <w:rFonts w:ascii="Arial" w:hAnsi="Arial" w:cs="Arial"/>
          <w:i/>
          <w:iCs/>
          <w:sz w:val="20"/>
          <w:szCs w:val="20"/>
        </w:rPr>
        <w:t xml:space="preserve">. </w:t>
      </w:r>
      <w:r w:rsidRPr="00C87670">
        <w:rPr>
          <w:rFonts w:ascii="Arial" w:hAnsi="Arial" w:cs="Arial"/>
          <w:i/>
          <w:iCs/>
          <w:sz w:val="20"/>
          <w:szCs w:val="20"/>
          <w:lang w:val="fr-FR"/>
        </w:rPr>
        <w:t xml:space="preserve">Les TRM CD4 expriment des cytokines, dont l'IL17, l'IL22, le </w:t>
      </w:r>
      <w:proofErr w:type="spellStart"/>
      <w:r w:rsidRPr="00C87670">
        <w:rPr>
          <w:rFonts w:ascii="Arial" w:hAnsi="Arial" w:cs="Arial"/>
          <w:i/>
          <w:iCs/>
          <w:sz w:val="20"/>
          <w:szCs w:val="20"/>
          <w:lang w:val="fr-FR"/>
        </w:rPr>
        <w:t>TNFa</w:t>
      </w:r>
      <w:proofErr w:type="spellEnd"/>
      <w:r w:rsidRPr="00C87670">
        <w:rPr>
          <w:rFonts w:ascii="Arial" w:hAnsi="Arial" w:cs="Arial"/>
          <w:i/>
          <w:iCs/>
          <w:sz w:val="20"/>
          <w:szCs w:val="20"/>
          <w:lang w:val="fr-FR"/>
        </w:rPr>
        <w:t xml:space="preserve"> et l'</w:t>
      </w:r>
      <w:proofErr w:type="spellStart"/>
      <w:r w:rsidRPr="00C87670">
        <w:rPr>
          <w:rFonts w:ascii="Arial" w:hAnsi="Arial" w:cs="Arial"/>
          <w:i/>
          <w:iCs/>
          <w:sz w:val="20"/>
          <w:szCs w:val="20"/>
          <w:lang w:val="fr-FR"/>
        </w:rPr>
        <w:t>IFNg</w:t>
      </w:r>
      <w:proofErr w:type="spellEnd"/>
      <w:r w:rsidRPr="00C87670">
        <w:rPr>
          <w:rFonts w:ascii="Arial" w:hAnsi="Arial" w:cs="Arial"/>
          <w:i/>
          <w:iCs/>
          <w:sz w:val="20"/>
          <w:szCs w:val="20"/>
          <w:lang w:val="fr-FR"/>
        </w:rPr>
        <w:t xml:space="preserve"> sous forme d'ARNm mais pas de protéine en condition physiologique </w:t>
      </w:r>
      <w:r w:rsidR="0054511A">
        <w:fldChar w:fldCharType="begin"/>
      </w:r>
      <w:r w:rsidR="0054511A" w:rsidRPr="008257D4">
        <w:rPr>
          <w:lang w:val="fr-FR"/>
          <w:rPrChange w:id="1202" w:author="LALOY Emilien" w:date="2026-08-20T16:38:00Z">
            <w:rPr/>
          </w:rPrChange>
        </w:rPr>
        <w:instrText xml:space="preserve"> HYPERLINK "file:///C:\\Users\\xtoph\\Downloads\\Asada_NatImmunol_2025" </w:instrText>
      </w:r>
      <w:r w:rsidR="0054511A">
        <w:fldChar w:fldCharType="separate"/>
      </w:r>
      <w:r w:rsidRPr="00C87670">
        <w:rPr>
          <w:rStyle w:val="Lienhypertexte"/>
          <w:rFonts w:ascii="Arial" w:eastAsiaTheme="majorEastAsia" w:hAnsi="Arial" w:cs="Arial"/>
          <w:i/>
          <w:iCs/>
          <w:sz w:val="20"/>
          <w:szCs w:val="20"/>
          <w:lang w:val="fr-FR"/>
        </w:rPr>
        <w:t>Asada_NatImmunol_2025</w:t>
      </w:r>
      <w:r w:rsidR="0054511A">
        <w:rPr>
          <w:rStyle w:val="Lienhypertexte"/>
          <w:rFonts w:ascii="Arial" w:eastAsiaTheme="majorEastAsia" w:hAnsi="Arial" w:cs="Arial"/>
          <w:i/>
          <w:iCs/>
          <w:sz w:val="20"/>
          <w:szCs w:val="20"/>
          <w:lang w:val="fr-FR"/>
        </w:rPr>
        <w:fldChar w:fldCharType="end"/>
      </w:r>
      <w:r w:rsidRPr="00C87670">
        <w:rPr>
          <w:rFonts w:ascii="Arial" w:hAnsi="Arial" w:cs="Arial"/>
          <w:i/>
          <w:iCs/>
          <w:sz w:val="20"/>
          <w:szCs w:val="20"/>
          <w:lang w:val="fr-FR"/>
        </w:rPr>
        <w:t>.</w:t>
      </w:r>
    </w:p>
    <w:p w14:paraId="10E75A49" w14:textId="77777777" w:rsidR="004F59EA" w:rsidRPr="00C87670" w:rsidRDefault="004F59EA" w:rsidP="004F59EA">
      <w:pPr>
        <w:pStyle w:val="Titre3"/>
        <w:rPr>
          <w:lang w:val="fr-FR"/>
        </w:rPr>
      </w:pPr>
      <w:bookmarkStart w:id="1203" w:name="_Toc236411785"/>
      <w:bookmarkStart w:id="1204" w:name="_Toc238137494"/>
      <w:r>
        <w:rPr>
          <w:lang w:val="fr-FR"/>
        </w:rPr>
        <w:t>2.1.10 Epigénétique des lymphocytes T résidents mémoires</w:t>
      </w:r>
      <w:bookmarkEnd w:id="1203"/>
      <w:bookmarkEnd w:id="1204"/>
    </w:p>
    <w:p w14:paraId="167F52A0" w14:textId="77777777"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 xml:space="preserve">L'épigénétique permet la régulation de l'expression des gènes en contrôlant l'accessibilité de ceux-ci par la machinerie transcriptionnelle. Il est aujourd'hui bien connu que les lymphocytes T sont régulés de manière épigénétique, et particulièrement au cours de processus comme la différenciation des lymphocytes T effecteurs en lymphocytes T mémoires, l'épuisement ou la </w:t>
      </w:r>
      <w:proofErr w:type="spellStart"/>
      <w:r w:rsidRPr="00C87670">
        <w:rPr>
          <w:rFonts w:ascii="Arial" w:hAnsi="Arial" w:cs="Arial"/>
          <w:lang w:val="fr-FR"/>
        </w:rPr>
        <w:t>sénéscence</w:t>
      </w:r>
      <w:proofErr w:type="spellEnd"/>
      <w:r w:rsidRPr="00C87670">
        <w:rPr>
          <w:rFonts w:ascii="Arial" w:hAnsi="Arial" w:cs="Arial"/>
          <w:lang w:val="fr-FR"/>
        </w:rPr>
        <w:t>. De manière surprenante, relativement peu d'études ont été portées sur l'épigénétique des TRM. Cette partie est consacrée aux découvertes mise en évidence par ces études.</w:t>
      </w:r>
    </w:p>
    <w:p w14:paraId="2D918F21" w14:textId="422528A4" w:rsidR="004F59EA"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 xml:space="preserve">La première étude d'envergure sur l'épigénétique des TRM a été réalisée par </w:t>
      </w:r>
      <w:r w:rsidR="0054511A">
        <w:fldChar w:fldCharType="begin"/>
      </w:r>
      <w:r w:rsidR="0054511A" w:rsidRPr="008257D4">
        <w:rPr>
          <w:lang w:val="fr-FR"/>
          <w:rPrChange w:id="1205" w:author="LALOY Emilien" w:date="2026-08-20T16:38:00Z">
            <w:rPr/>
          </w:rPrChange>
        </w:rPr>
        <w:instrText xml:space="preserve"> HYPERLINK "file:///C:\\Users\\xtoph\\Downloads\\Buquicchio_Immunity_2024b" </w:instrText>
      </w:r>
      <w:r w:rsidR="0054511A">
        <w:fldChar w:fldCharType="separate"/>
      </w:r>
      <w:r w:rsidRPr="00C87670">
        <w:rPr>
          <w:rStyle w:val="Lienhypertexte"/>
          <w:rFonts w:ascii="Arial" w:eastAsiaTheme="majorEastAsia" w:hAnsi="Arial" w:cs="Arial"/>
          <w:lang w:val="fr-FR"/>
        </w:rPr>
        <w:t>Buquicchio_Immunity_2024b</w:t>
      </w:r>
      <w:r w:rsidR="0054511A">
        <w:rPr>
          <w:rStyle w:val="Lienhypertexte"/>
          <w:rFonts w:ascii="Arial" w:eastAsiaTheme="majorEastAsia" w:hAnsi="Arial" w:cs="Arial"/>
          <w:lang w:val="fr-FR"/>
        </w:rPr>
        <w:fldChar w:fldCharType="end"/>
      </w:r>
      <w:r w:rsidRPr="00C87670">
        <w:rPr>
          <w:rFonts w:ascii="Arial" w:hAnsi="Arial" w:cs="Arial"/>
          <w:lang w:val="fr-FR"/>
        </w:rPr>
        <w:t xml:space="preserve"> en utilisant le sc ATAC-RNA seq sur des cellules de différents organes et à différents moments après une infection LCMV </w:t>
      </w:r>
      <w:proofErr w:type="spellStart"/>
      <w:r w:rsidRPr="00C87670">
        <w:rPr>
          <w:rFonts w:ascii="Arial" w:hAnsi="Arial" w:cs="Arial"/>
          <w:lang w:val="fr-FR"/>
        </w:rPr>
        <w:t>Armtrong</w:t>
      </w:r>
      <w:proofErr w:type="spellEnd"/>
      <w:r w:rsidRPr="00C87670">
        <w:rPr>
          <w:rFonts w:ascii="Arial" w:hAnsi="Arial" w:cs="Arial"/>
          <w:lang w:val="fr-FR"/>
        </w:rPr>
        <w:t xml:space="preserve"> chez la souris. Cette étude a confirmé l'expression de gènes appartement au transcriptome des TRM, mais démontre qu'il existe des gènes exclusivement visibles d'un point de </w:t>
      </w:r>
      <w:r w:rsidRPr="00C87670">
        <w:rPr>
          <w:rFonts w:ascii="Arial" w:hAnsi="Arial" w:cs="Arial"/>
          <w:lang w:val="fr-FR"/>
        </w:rPr>
        <w:lastRenderedPageBreak/>
        <w:t xml:space="preserve">vue épigénétique. Tout comme leur transcriptome, l'épigénétique des TRM est hétérogènes selon les organes, mais il existe des gènes partagés </w:t>
      </w:r>
      <w:r w:rsidR="0054511A">
        <w:fldChar w:fldCharType="begin"/>
      </w:r>
      <w:r w:rsidR="0054511A" w:rsidRPr="008257D4">
        <w:rPr>
          <w:lang w:val="fr-FR"/>
          <w:rPrChange w:id="1206" w:author="LALOY Emilien" w:date="2026-08-20T16:38:00Z">
            <w:rPr/>
          </w:rPrChange>
        </w:rPr>
        <w:instrText xml:space="preserve"> HYPERLINK "file:///C:\\Users\\xtoph\\Downloads\\Buquicchio_Immunity_2024b" </w:instrText>
      </w:r>
      <w:r w:rsidR="0054511A">
        <w:fldChar w:fldCharType="separate"/>
      </w:r>
      <w:r w:rsidRPr="00C87670">
        <w:rPr>
          <w:rStyle w:val="Lienhypertexte"/>
          <w:rFonts w:ascii="Arial" w:eastAsiaTheme="majorEastAsia" w:hAnsi="Arial" w:cs="Arial"/>
          <w:lang w:val="fr-FR"/>
        </w:rPr>
        <w:t>Buquicchio_Immunity_2024b</w:t>
      </w:r>
      <w:r w:rsidR="0054511A">
        <w:rPr>
          <w:rStyle w:val="Lienhypertexte"/>
          <w:rFonts w:ascii="Arial" w:eastAsiaTheme="majorEastAsia" w:hAnsi="Arial" w:cs="Arial"/>
          <w:lang w:val="fr-FR"/>
        </w:rPr>
        <w:fldChar w:fldCharType="end"/>
      </w:r>
      <w:r w:rsidRPr="00C87670">
        <w:rPr>
          <w:rFonts w:ascii="Arial" w:hAnsi="Arial" w:cs="Arial"/>
          <w:lang w:val="fr-FR"/>
        </w:rPr>
        <w:t>.</w:t>
      </w:r>
    </w:p>
    <w:p w14:paraId="442CB802" w14:textId="3B6D56D6"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 xml:space="preserve">L'analyse cinétique de ces données a montré qu'il existe un carrefour précoce de différenciation des lymphocytes vers les lymphocytes circulants ou les TRM. L'expression de FCGRIIB à 7 dpi marque la différenciation vers les lymphocytes circulants </w:t>
      </w:r>
      <w:r w:rsidR="0054511A">
        <w:fldChar w:fldCharType="begin"/>
      </w:r>
      <w:r w:rsidR="0054511A" w:rsidRPr="008257D4">
        <w:rPr>
          <w:lang w:val="fr-FR"/>
          <w:rPrChange w:id="1207" w:author="LALOY Emilien" w:date="2026-08-20T16:37:00Z">
            <w:rPr/>
          </w:rPrChange>
        </w:rPr>
        <w:instrText xml:space="preserve"> HYPERLINK "file:///C:\\Users\\xtoph\\Downloads\\Buquicchio_Immunity_2024b" </w:instrText>
      </w:r>
      <w:r w:rsidR="0054511A">
        <w:fldChar w:fldCharType="separate"/>
      </w:r>
      <w:r w:rsidRPr="00C87670">
        <w:rPr>
          <w:rStyle w:val="Lienhypertexte"/>
          <w:rFonts w:ascii="Arial" w:eastAsiaTheme="majorEastAsia" w:hAnsi="Arial" w:cs="Arial"/>
          <w:lang w:val="fr-FR"/>
        </w:rPr>
        <w:t>Buquicchio_Immunity_2024b</w:t>
      </w:r>
      <w:r w:rsidR="0054511A">
        <w:rPr>
          <w:rStyle w:val="Lienhypertexte"/>
          <w:rFonts w:ascii="Arial" w:eastAsiaTheme="majorEastAsia" w:hAnsi="Arial" w:cs="Arial"/>
          <w:lang w:val="fr-FR"/>
        </w:rPr>
        <w:fldChar w:fldCharType="end"/>
      </w:r>
      <w:r w:rsidRPr="00C87670">
        <w:rPr>
          <w:rFonts w:ascii="Arial" w:hAnsi="Arial" w:cs="Arial"/>
          <w:lang w:val="fr-FR"/>
        </w:rPr>
        <w:t>.</w:t>
      </w:r>
      <w:r>
        <w:rPr>
          <w:rFonts w:ascii="Arial" w:hAnsi="Arial" w:cs="Arial"/>
          <w:lang w:val="fr-FR"/>
        </w:rPr>
        <w:t xml:space="preserve"> </w:t>
      </w:r>
      <w:r w:rsidRPr="00C87670">
        <w:rPr>
          <w:rFonts w:ascii="Arial" w:hAnsi="Arial" w:cs="Arial"/>
          <w:lang w:val="fr-FR"/>
        </w:rPr>
        <w:t>Finalement, la comparaison des TRM et des TEX générés par infection LCMV Cl13, montrent que ces deux populations ont un profil distinct</w:t>
      </w:r>
      <w:r w:rsidR="00CC4744">
        <w:rPr>
          <w:rFonts w:ascii="Arial" w:hAnsi="Arial" w:cs="Arial"/>
          <w:lang w:val="fr-FR"/>
        </w:rPr>
        <w:t xml:space="preserve"> (dont par exemple, les motifs RUNX par les Tex, et les motifs STAT et AP1 par les TRM)</w:t>
      </w:r>
      <w:r w:rsidRPr="00C87670">
        <w:rPr>
          <w:rFonts w:ascii="Arial" w:hAnsi="Arial" w:cs="Arial"/>
          <w:lang w:val="fr-FR"/>
        </w:rPr>
        <w:t xml:space="preserve"> </w:t>
      </w:r>
      <w:commentRangeStart w:id="1208"/>
      <w:commentRangeStart w:id="1209"/>
      <w:r>
        <w:fldChar w:fldCharType="begin"/>
      </w:r>
      <w:r w:rsidR="00296D28" w:rsidRPr="00D45C91">
        <w:rPr>
          <w:lang w:val="fr-FR"/>
        </w:rPr>
        <w:instrText>HYPERLINK "C:\\Users\\xtoph\\Downloads\\Buquicchio_Immunity_2024b"</w:instrText>
      </w:r>
      <w:r>
        <w:fldChar w:fldCharType="separate"/>
      </w:r>
      <w:r w:rsidRPr="00C87670">
        <w:rPr>
          <w:rStyle w:val="Lienhypertexte"/>
          <w:rFonts w:ascii="Arial" w:eastAsiaTheme="majorEastAsia" w:hAnsi="Arial" w:cs="Arial"/>
          <w:lang w:val="fr-FR"/>
        </w:rPr>
        <w:t>Buquicchio_Immunity_2024b</w:t>
      </w:r>
      <w:r>
        <w:fldChar w:fldCharType="end"/>
      </w:r>
      <w:commentRangeEnd w:id="1208"/>
      <w:r w:rsidR="00905ECA">
        <w:rPr>
          <w:rStyle w:val="Marquedecommentaire"/>
          <w:rFonts w:ascii="Arial" w:eastAsiaTheme="minorHAnsi" w:hAnsi="Arial" w:cstheme="minorBidi"/>
          <w:lang w:eastAsia="en-US"/>
        </w:rPr>
        <w:commentReference w:id="1208"/>
      </w:r>
      <w:commentRangeEnd w:id="1209"/>
      <w:r w:rsidR="00CC4744">
        <w:rPr>
          <w:rStyle w:val="Marquedecommentaire"/>
          <w:rFonts w:ascii="Arial" w:eastAsiaTheme="minorHAnsi" w:hAnsi="Arial" w:cstheme="minorBidi"/>
          <w:lang w:eastAsia="en-US"/>
        </w:rPr>
        <w:commentReference w:id="1209"/>
      </w:r>
      <w:r w:rsidRPr="00C87670">
        <w:rPr>
          <w:rFonts w:ascii="Arial" w:hAnsi="Arial" w:cs="Arial"/>
          <w:lang w:val="fr-FR"/>
        </w:rPr>
        <w:t>.</w:t>
      </w:r>
    </w:p>
    <w:p w14:paraId="029C0876" w14:textId="68C08B12" w:rsidR="004F59EA"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D'autres découvertes mis</w:t>
      </w:r>
      <w:r w:rsidR="00905ECA">
        <w:rPr>
          <w:rFonts w:ascii="Arial" w:hAnsi="Arial" w:cs="Arial"/>
          <w:lang w:val="fr-FR"/>
        </w:rPr>
        <w:t>es</w:t>
      </w:r>
      <w:r w:rsidRPr="00C87670">
        <w:rPr>
          <w:rFonts w:ascii="Arial" w:hAnsi="Arial" w:cs="Arial"/>
          <w:lang w:val="fr-FR"/>
        </w:rPr>
        <w:t xml:space="preserve"> en évidence par l'épigénétique incluent la régulation épigénétique des gènes CD69, NR4A1, KLF2 et S1PR1 dès 7 dpi dans les TRM </w:t>
      </w:r>
      <w:r w:rsidR="0054511A">
        <w:fldChar w:fldCharType="begin"/>
      </w:r>
      <w:r w:rsidR="0054511A" w:rsidRPr="008257D4">
        <w:rPr>
          <w:lang w:val="fr-FR"/>
          <w:rPrChange w:id="1210" w:author="LALOY Emilien" w:date="2026-08-20T16:38:00Z">
            <w:rPr/>
          </w:rPrChange>
        </w:rPr>
        <w:instrText xml:space="preserve"> HYPERLINK "file:///C:\\Users\\xtoph\\Downloads\\Milner_Nature_2017" </w:instrText>
      </w:r>
      <w:r w:rsidR="0054511A">
        <w:fldChar w:fldCharType="separate"/>
      </w:r>
      <w:r w:rsidRPr="00C87670">
        <w:rPr>
          <w:rStyle w:val="Lienhypertexte"/>
          <w:rFonts w:ascii="Arial" w:eastAsiaTheme="majorEastAsia" w:hAnsi="Arial" w:cs="Arial"/>
          <w:lang w:val="fr-FR"/>
        </w:rPr>
        <w:t>Milner_Nature_2017</w:t>
      </w:r>
      <w:r w:rsidR="0054511A">
        <w:rPr>
          <w:rStyle w:val="Lienhypertexte"/>
          <w:rFonts w:ascii="Arial" w:eastAsiaTheme="majorEastAsia" w:hAnsi="Arial" w:cs="Arial"/>
          <w:lang w:val="fr-FR"/>
        </w:rPr>
        <w:fldChar w:fldCharType="end"/>
      </w:r>
      <w:r w:rsidRPr="00C87670">
        <w:rPr>
          <w:rFonts w:ascii="Arial" w:hAnsi="Arial" w:cs="Arial"/>
          <w:lang w:val="fr-FR"/>
        </w:rPr>
        <w:t xml:space="preserve"> mais aussi CD62L, CXCR4 et CCR9 </w:t>
      </w:r>
      <w:r w:rsidR="0054511A">
        <w:fldChar w:fldCharType="begin"/>
      </w:r>
      <w:r w:rsidR="0054511A" w:rsidRPr="008257D4">
        <w:rPr>
          <w:lang w:val="fr-FR"/>
          <w:rPrChange w:id="1211" w:author="LALOY Emilien" w:date="2026-08-20T16:38:00Z">
            <w:rPr/>
          </w:rPrChange>
        </w:rPr>
        <w:instrText xml:space="preserve"> HYPERLINK "file:///C:\\Users\\xtoph\\Downloads\\Crowl_NatImmunol_2022" </w:instrText>
      </w:r>
      <w:r w:rsidR="0054511A">
        <w:fldChar w:fldCharType="separate"/>
      </w:r>
      <w:r w:rsidRPr="00C87670">
        <w:rPr>
          <w:rStyle w:val="Lienhypertexte"/>
          <w:rFonts w:ascii="Arial" w:eastAsiaTheme="majorEastAsia" w:hAnsi="Arial" w:cs="Arial"/>
          <w:lang w:val="fr-FR"/>
        </w:rPr>
        <w:t>Crowl_NatImmunol_2022</w:t>
      </w:r>
      <w:r w:rsidR="0054511A">
        <w:rPr>
          <w:rStyle w:val="Lienhypertexte"/>
          <w:rFonts w:ascii="Arial" w:eastAsiaTheme="majorEastAsia" w:hAnsi="Arial" w:cs="Arial"/>
          <w:lang w:val="fr-FR"/>
        </w:rPr>
        <w:fldChar w:fldCharType="end"/>
      </w:r>
      <w:r w:rsidRPr="00C87670">
        <w:rPr>
          <w:rFonts w:ascii="Arial" w:hAnsi="Arial" w:cs="Arial"/>
          <w:lang w:val="fr-FR"/>
        </w:rPr>
        <w:t xml:space="preserve">. Certains gènes sont régulés par </w:t>
      </w:r>
      <w:proofErr w:type="spellStart"/>
      <w:r w:rsidRPr="00C87670">
        <w:rPr>
          <w:rFonts w:ascii="Arial" w:hAnsi="Arial" w:cs="Arial"/>
          <w:lang w:val="fr-FR"/>
        </w:rPr>
        <w:t>hyperméthylation</w:t>
      </w:r>
      <w:proofErr w:type="spellEnd"/>
      <w:r w:rsidRPr="00C87670">
        <w:rPr>
          <w:rFonts w:ascii="Arial" w:hAnsi="Arial" w:cs="Arial"/>
          <w:lang w:val="fr-FR"/>
        </w:rPr>
        <w:t xml:space="preserve"> de l'ADN et sont retrouvés dans la majorité des tissus (SOX4, WNT1, CCR10, GATA3, IL2RG, CD103), mais la majorité sont plutôt régulé</w:t>
      </w:r>
      <w:r w:rsidR="00905ECA">
        <w:rPr>
          <w:rFonts w:ascii="Arial" w:hAnsi="Arial" w:cs="Arial"/>
          <w:lang w:val="fr-FR"/>
        </w:rPr>
        <w:t>s</w:t>
      </w:r>
      <w:r w:rsidRPr="00C87670">
        <w:rPr>
          <w:rFonts w:ascii="Arial" w:hAnsi="Arial" w:cs="Arial"/>
          <w:lang w:val="fr-FR"/>
        </w:rPr>
        <w:t xml:space="preserve"> par </w:t>
      </w:r>
      <w:proofErr w:type="spellStart"/>
      <w:r w:rsidRPr="00C87670">
        <w:rPr>
          <w:rFonts w:ascii="Arial" w:hAnsi="Arial" w:cs="Arial"/>
          <w:lang w:val="fr-FR"/>
        </w:rPr>
        <w:t>hypométhation</w:t>
      </w:r>
      <w:proofErr w:type="spellEnd"/>
      <w:r w:rsidRPr="00C87670">
        <w:rPr>
          <w:rFonts w:ascii="Arial" w:hAnsi="Arial" w:cs="Arial"/>
          <w:lang w:val="fr-FR"/>
        </w:rPr>
        <w:t xml:space="preserve"> et sont réprimé</w:t>
      </w:r>
      <w:r w:rsidR="00905ECA">
        <w:rPr>
          <w:rFonts w:ascii="Arial" w:hAnsi="Arial" w:cs="Arial"/>
          <w:lang w:val="fr-FR"/>
        </w:rPr>
        <w:t>s</w:t>
      </w:r>
      <w:r w:rsidRPr="00C87670">
        <w:rPr>
          <w:rFonts w:ascii="Arial" w:hAnsi="Arial" w:cs="Arial"/>
          <w:lang w:val="fr-FR"/>
        </w:rPr>
        <w:t xml:space="preserve"> avec l'âge </w:t>
      </w:r>
      <w:r w:rsidR="0054511A">
        <w:fldChar w:fldCharType="begin"/>
      </w:r>
      <w:r w:rsidR="0054511A" w:rsidRPr="008257D4">
        <w:rPr>
          <w:lang w:val="fr-FR"/>
          <w:rPrChange w:id="1212" w:author="LALOY Emilien" w:date="2026-08-20T16:38:00Z">
            <w:rPr/>
          </w:rPrChange>
        </w:rPr>
        <w:instrText xml:space="preserve"> HYPERLINK "file:///C:\\Users\\xtoph\\Downloads\\Lam_Immunity_2025" </w:instrText>
      </w:r>
      <w:r w:rsidR="0054511A">
        <w:fldChar w:fldCharType="separate"/>
      </w:r>
      <w:r w:rsidRPr="00C87670">
        <w:rPr>
          <w:rStyle w:val="Lienhypertexte"/>
          <w:rFonts w:ascii="Arial" w:eastAsiaTheme="majorEastAsia" w:hAnsi="Arial" w:cs="Arial"/>
          <w:lang w:val="fr-FR"/>
        </w:rPr>
        <w:t>Lam_Immunity_2025</w:t>
      </w:r>
      <w:r w:rsidR="0054511A">
        <w:rPr>
          <w:rStyle w:val="Lienhypertexte"/>
          <w:rFonts w:ascii="Arial" w:eastAsiaTheme="majorEastAsia" w:hAnsi="Arial" w:cs="Arial"/>
          <w:lang w:val="fr-FR"/>
        </w:rPr>
        <w:fldChar w:fldCharType="end"/>
      </w:r>
      <w:r w:rsidRPr="00C87670">
        <w:rPr>
          <w:rFonts w:ascii="Arial" w:hAnsi="Arial" w:cs="Arial"/>
          <w:lang w:val="fr-FR"/>
        </w:rPr>
        <w:t xml:space="preserve">. Les TRM seraient reprogrammés de manière épigénétique dès le priming des lymphocytes naïfs par le </w:t>
      </w:r>
      <w:proofErr w:type="spellStart"/>
      <w:r w:rsidRPr="00C87670">
        <w:rPr>
          <w:rFonts w:ascii="Arial" w:hAnsi="Arial" w:cs="Arial"/>
          <w:lang w:val="fr-FR"/>
        </w:rPr>
        <w:t>TGFb</w:t>
      </w:r>
      <w:proofErr w:type="spellEnd"/>
      <w:r w:rsidRPr="00C87670">
        <w:rPr>
          <w:rFonts w:ascii="Arial" w:hAnsi="Arial" w:cs="Arial"/>
          <w:lang w:val="fr-FR"/>
        </w:rPr>
        <w:t xml:space="preserve"> des </w:t>
      </w:r>
      <w:proofErr w:type="spellStart"/>
      <w:r w:rsidRPr="00C87670">
        <w:rPr>
          <w:rFonts w:ascii="Arial" w:hAnsi="Arial" w:cs="Arial"/>
          <w:lang w:val="fr-FR"/>
        </w:rPr>
        <w:t>mDC</w:t>
      </w:r>
      <w:proofErr w:type="spellEnd"/>
      <w:r w:rsidRPr="00C87670">
        <w:rPr>
          <w:rFonts w:ascii="Arial" w:hAnsi="Arial" w:cs="Arial"/>
          <w:lang w:val="fr-FR"/>
        </w:rPr>
        <w:t xml:space="preserve"> </w:t>
      </w:r>
      <w:r w:rsidR="0054511A">
        <w:fldChar w:fldCharType="begin"/>
      </w:r>
      <w:r w:rsidR="0054511A" w:rsidRPr="008257D4">
        <w:rPr>
          <w:lang w:val="fr-FR"/>
          <w:rPrChange w:id="1213" w:author="LALOY Emilien" w:date="2026-08-20T16:38:00Z">
            <w:rPr/>
          </w:rPrChange>
        </w:rPr>
        <w:instrText xml:space="preserve"> HYPERLINK "file:///C:\\Users\\xtoph\\Downloads\\Mani_Science_2019a" </w:instrText>
      </w:r>
      <w:r w:rsidR="0054511A">
        <w:fldChar w:fldCharType="separate"/>
      </w:r>
      <w:r w:rsidRPr="00C87670">
        <w:rPr>
          <w:rStyle w:val="Lienhypertexte"/>
          <w:rFonts w:ascii="Arial" w:eastAsiaTheme="majorEastAsia" w:hAnsi="Arial" w:cs="Arial"/>
          <w:lang w:val="fr-FR"/>
        </w:rPr>
        <w:t>Mani_Science_2019a</w:t>
      </w:r>
      <w:r w:rsidR="0054511A">
        <w:rPr>
          <w:rStyle w:val="Lienhypertexte"/>
          <w:rFonts w:ascii="Arial" w:eastAsiaTheme="majorEastAsia" w:hAnsi="Arial" w:cs="Arial"/>
          <w:lang w:val="fr-FR"/>
        </w:rPr>
        <w:fldChar w:fldCharType="end"/>
      </w:r>
      <w:r w:rsidRPr="00C87670">
        <w:rPr>
          <w:rFonts w:ascii="Arial" w:hAnsi="Arial" w:cs="Arial"/>
          <w:lang w:val="fr-FR"/>
        </w:rPr>
        <w:t xml:space="preserve">. De plus, il est connu que le destin cellulaire des lymphocytes naïfs vers les lymphocytes effecteurs ou lymphocytes mémoires (y compris les TRM) est déterminé par le complexe EZH2 </w:t>
      </w:r>
      <w:r w:rsidR="0054511A">
        <w:fldChar w:fldCharType="begin"/>
      </w:r>
      <w:r w:rsidR="0054511A" w:rsidRPr="008257D4">
        <w:rPr>
          <w:lang w:val="fr-FR"/>
          <w:rPrChange w:id="1214" w:author="LALOY Emilien" w:date="2026-08-20T16:38:00Z">
            <w:rPr/>
          </w:rPrChange>
        </w:rPr>
        <w:instrText xml:space="preserve"> HYPERLINK "file:///C:\\Users\\xtoph\\Downloads\\Kakaradov_NatImmunol_2017" </w:instrText>
      </w:r>
      <w:r w:rsidR="0054511A">
        <w:fldChar w:fldCharType="separate"/>
      </w:r>
      <w:r w:rsidRPr="00C87670">
        <w:rPr>
          <w:rStyle w:val="Lienhypertexte"/>
          <w:rFonts w:ascii="Arial" w:eastAsiaTheme="majorEastAsia" w:hAnsi="Arial" w:cs="Arial"/>
          <w:lang w:val="fr-FR"/>
        </w:rPr>
        <w:t>Kakaradov_NatImmunol_2017</w:t>
      </w:r>
      <w:r w:rsidR="0054511A">
        <w:rPr>
          <w:rStyle w:val="Lienhypertexte"/>
          <w:rFonts w:ascii="Arial" w:eastAsiaTheme="majorEastAsia" w:hAnsi="Arial" w:cs="Arial"/>
          <w:lang w:val="fr-FR"/>
        </w:rPr>
        <w:fldChar w:fldCharType="end"/>
      </w:r>
      <w:r w:rsidRPr="00C87670">
        <w:rPr>
          <w:rFonts w:ascii="Arial" w:hAnsi="Arial" w:cs="Arial"/>
          <w:lang w:val="fr-FR"/>
        </w:rPr>
        <w:t xml:space="preserve">, et les TRM sont relativement proche d'un point de vue épigénétique des TCM et des TEM </w:t>
      </w:r>
      <w:r w:rsidR="0054511A">
        <w:fldChar w:fldCharType="begin"/>
      </w:r>
      <w:r w:rsidR="0054511A" w:rsidRPr="008257D4">
        <w:rPr>
          <w:lang w:val="fr-FR"/>
          <w:rPrChange w:id="1215" w:author="LALOY Emilien" w:date="2026-08-20T16:38:00Z">
            <w:rPr/>
          </w:rPrChange>
        </w:rPr>
        <w:instrText xml:space="preserve"> HYPERLINK "file:///C:\\Users\\xtoph\\Downloads\\Fonseca_NatImmunol_2020" </w:instrText>
      </w:r>
      <w:r w:rsidR="0054511A">
        <w:fldChar w:fldCharType="separate"/>
      </w:r>
      <w:r w:rsidRPr="00C87670">
        <w:rPr>
          <w:rStyle w:val="Lienhypertexte"/>
          <w:rFonts w:ascii="Arial" w:eastAsiaTheme="majorEastAsia" w:hAnsi="Arial" w:cs="Arial"/>
          <w:lang w:val="fr-FR"/>
        </w:rPr>
        <w:t>Fonseca_NatImmunol_2020</w:t>
      </w:r>
      <w:r w:rsidR="0054511A">
        <w:rPr>
          <w:rStyle w:val="Lienhypertexte"/>
          <w:rFonts w:ascii="Arial" w:eastAsiaTheme="majorEastAsia" w:hAnsi="Arial" w:cs="Arial"/>
          <w:lang w:val="fr-FR"/>
        </w:rPr>
        <w:fldChar w:fldCharType="end"/>
      </w:r>
      <w:r w:rsidRPr="00C87670">
        <w:rPr>
          <w:rFonts w:ascii="Arial" w:hAnsi="Arial" w:cs="Arial"/>
          <w:lang w:val="fr-FR"/>
        </w:rPr>
        <w:t>.</w:t>
      </w:r>
    </w:p>
    <w:p w14:paraId="36FD4147" w14:textId="77777777" w:rsidR="004F59EA" w:rsidRDefault="004F59EA" w:rsidP="004F59EA">
      <w:pPr>
        <w:rPr>
          <w:rFonts w:eastAsia="Times New Roman" w:cs="Arial"/>
          <w:szCs w:val="24"/>
          <w:lang w:val="fr-FR" w:eastAsia="en-GB"/>
        </w:rPr>
      </w:pPr>
      <w:r>
        <w:rPr>
          <w:rFonts w:cs="Arial"/>
          <w:lang w:val="fr-FR"/>
        </w:rPr>
        <w:br w:type="page"/>
      </w:r>
    </w:p>
    <w:p w14:paraId="2CBE134B" w14:textId="77777777" w:rsidR="004F59EA" w:rsidRDefault="004F59EA" w:rsidP="004F59EA">
      <w:pPr>
        <w:pStyle w:val="Titre2"/>
        <w:rPr>
          <w:lang w:val="fr-FR"/>
        </w:rPr>
      </w:pPr>
      <w:bookmarkStart w:id="1216" w:name="_Toc236411786"/>
      <w:bookmarkStart w:id="1217" w:name="_Toc238137495"/>
      <w:r>
        <w:rPr>
          <w:lang w:val="fr-FR"/>
        </w:rPr>
        <w:lastRenderedPageBreak/>
        <w:t>2.3 L’hétérogénéité des lymphocytes T résidents mémoires</w:t>
      </w:r>
      <w:bookmarkEnd w:id="1216"/>
      <w:bookmarkEnd w:id="1217"/>
    </w:p>
    <w:p w14:paraId="12F6EE34" w14:textId="77777777" w:rsidR="004F59EA" w:rsidRPr="00C87670" w:rsidRDefault="004F59EA" w:rsidP="004F59EA">
      <w:pPr>
        <w:pStyle w:val="NormalWeb"/>
        <w:spacing w:line="360" w:lineRule="auto"/>
        <w:ind w:firstLine="720"/>
        <w:jc w:val="both"/>
        <w:rPr>
          <w:rFonts w:ascii="Arial" w:eastAsiaTheme="majorEastAsia" w:hAnsi="Arial" w:cs="Arial"/>
          <w:color w:val="2F5496" w:themeColor="accent1" w:themeShade="BF"/>
          <w:lang w:val="fr-FR" w:eastAsia="en-US"/>
        </w:rPr>
      </w:pPr>
      <w:r w:rsidRPr="00C87670">
        <w:rPr>
          <w:rFonts w:ascii="Arial" w:hAnsi="Arial" w:cs="Arial"/>
          <w:lang w:val="fr-FR"/>
        </w:rPr>
        <w:t>Bien que les TRM soient des cellules qui partagent beaucoup de caractéristiques communes, cette population est très hétérogène. Il existe plusieurs sources à cette hétérogénéité. La source la plus important d'hétérogénéité est la localisation ; les TRM sont souvent différent d'un tissu à l'autre. Cependant, il existe aussi des différences au sein des mêmes tissus ; ces différences peuvent être lié à la localisation inter-tissu, à la polarisation d'une réponse contre un type de danger, à la spécificité et à la présence de l'antigène, ou pour d'autres raisons. Cette partie décrira les différences entre les populations de TRM décrites jusqu'ici, et dans quelles conditions celles-ci ont été observées.</w:t>
      </w:r>
    </w:p>
    <w:p w14:paraId="261CFF15" w14:textId="77777777" w:rsidR="004F59EA" w:rsidRPr="00C87670" w:rsidRDefault="004F59EA" w:rsidP="004F59EA">
      <w:pPr>
        <w:pStyle w:val="Titre3"/>
        <w:jc w:val="both"/>
        <w:rPr>
          <w:rFonts w:cs="Arial"/>
          <w:sz w:val="24"/>
          <w:lang w:val="fr-FR"/>
        </w:rPr>
      </w:pPr>
      <w:bookmarkStart w:id="1218" w:name="_Toc236411787"/>
      <w:bookmarkStart w:id="1219" w:name="_Toc238137496"/>
      <w:r w:rsidRPr="00C87670">
        <w:rPr>
          <w:rFonts w:cs="Arial"/>
          <w:sz w:val="24"/>
          <w:lang w:val="fr-FR"/>
        </w:rPr>
        <w:t>2.2.1 Différences intra-tissus</w:t>
      </w:r>
      <w:bookmarkEnd w:id="1218"/>
      <w:bookmarkEnd w:id="1219"/>
    </w:p>
    <w:p w14:paraId="41729954" w14:textId="77777777"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Les différences intra-tissus sont les plus décrites. Un récapitulatif des phénotypes des TRM en fonction des tissus est disponible dans le tableau si dessous :</w:t>
      </w:r>
    </w:p>
    <w:tbl>
      <w:tblPr>
        <w:tblStyle w:val="Grilledutableau"/>
        <w:tblW w:w="0" w:type="auto"/>
        <w:tblLook w:val="04A0" w:firstRow="1" w:lastRow="0" w:firstColumn="1" w:lastColumn="0" w:noHBand="0" w:noVBand="1"/>
      </w:tblPr>
      <w:tblGrid>
        <w:gridCol w:w="1555"/>
        <w:gridCol w:w="2126"/>
        <w:gridCol w:w="5381"/>
      </w:tblGrid>
      <w:tr w:rsidR="004F59EA" w:rsidRPr="00C87670" w14:paraId="50A297A6" w14:textId="77777777" w:rsidTr="00536AC1">
        <w:tc>
          <w:tcPr>
            <w:tcW w:w="1555" w:type="dxa"/>
            <w:hideMark/>
          </w:tcPr>
          <w:p w14:paraId="6470F70B" w14:textId="77777777" w:rsidR="004F59EA" w:rsidRPr="00C87670" w:rsidRDefault="004F59EA" w:rsidP="00536AC1">
            <w:pPr>
              <w:jc w:val="both"/>
              <w:rPr>
                <w:rFonts w:cs="Arial"/>
                <w:b/>
                <w:bCs/>
                <w:szCs w:val="24"/>
              </w:rPr>
            </w:pPr>
            <w:r w:rsidRPr="00C87670">
              <w:rPr>
                <w:rFonts w:cs="Arial"/>
                <w:b/>
                <w:bCs/>
                <w:szCs w:val="24"/>
              </w:rPr>
              <w:t>Publication</w:t>
            </w:r>
          </w:p>
        </w:tc>
        <w:tc>
          <w:tcPr>
            <w:tcW w:w="2126" w:type="dxa"/>
            <w:hideMark/>
          </w:tcPr>
          <w:p w14:paraId="5CC23E6E" w14:textId="77777777" w:rsidR="004F59EA" w:rsidRPr="00C87670" w:rsidRDefault="004F59EA" w:rsidP="00536AC1">
            <w:pPr>
              <w:jc w:val="both"/>
              <w:rPr>
                <w:rFonts w:cs="Arial"/>
                <w:b/>
                <w:bCs/>
                <w:szCs w:val="24"/>
              </w:rPr>
            </w:pPr>
            <w:proofErr w:type="spellStart"/>
            <w:r w:rsidRPr="00C87670">
              <w:rPr>
                <w:rFonts w:cs="Arial"/>
                <w:b/>
                <w:bCs/>
                <w:szCs w:val="24"/>
              </w:rPr>
              <w:t>Tissu</w:t>
            </w:r>
            <w:proofErr w:type="spellEnd"/>
          </w:p>
        </w:tc>
        <w:tc>
          <w:tcPr>
            <w:tcW w:w="5381" w:type="dxa"/>
            <w:hideMark/>
          </w:tcPr>
          <w:p w14:paraId="22E1EF35" w14:textId="77777777" w:rsidR="004F59EA" w:rsidRPr="00C87670" w:rsidRDefault="004F59EA" w:rsidP="00536AC1">
            <w:pPr>
              <w:jc w:val="both"/>
              <w:rPr>
                <w:rFonts w:cs="Arial"/>
                <w:b/>
                <w:bCs/>
                <w:szCs w:val="24"/>
              </w:rPr>
            </w:pPr>
            <w:r w:rsidRPr="00C87670">
              <w:rPr>
                <w:rFonts w:cs="Arial"/>
                <w:b/>
                <w:bCs/>
                <w:szCs w:val="24"/>
              </w:rPr>
              <w:t xml:space="preserve">Description des </w:t>
            </w:r>
            <w:proofErr w:type="spellStart"/>
            <w:r w:rsidRPr="00C87670">
              <w:rPr>
                <w:rFonts w:cs="Arial"/>
                <w:b/>
                <w:bCs/>
                <w:szCs w:val="24"/>
              </w:rPr>
              <w:t>différences</w:t>
            </w:r>
            <w:proofErr w:type="spellEnd"/>
          </w:p>
        </w:tc>
      </w:tr>
      <w:tr w:rsidR="004F59EA" w:rsidRPr="00360BC6" w14:paraId="37AAAE8F" w14:textId="77777777" w:rsidTr="00536AC1">
        <w:tc>
          <w:tcPr>
            <w:tcW w:w="1555" w:type="dxa"/>
            <w:hideMark/>
          </w:tcPr>
          <w:p w14:paraId="08A09B84" w14:textId="7E299623" w:rsidR="004F59EA" w:rsidRPr="00C87670" w:rsidRDefault="009D6F0F" w:rsidP="00536AC1">
            <w:pPr>
              <w:jc w:val="both"/>
              <w:rPr>
                <w:rFonts w:cs="Arial"/>
                <w:szCs w:val="24"/>
              </w:rPr>
            </w:pPr>
            <w:hyperlink r:id="rId28" w:history="1">
              <w:r w:rsidR="004F59EA" w:rsidRPr="00C87670">
                <w:rPr>
                  <w:rStyle w:val="Lienhypertexte"/>
                  <w:rFonts w:cs="Arial"/>
                  <w:szCs w:val="24"/>
                </w:rPr>
                <w:t>Mackay</w:t>
              </w:r>
              <w:r w:rsidR="004F59EA">
                <w:rPr>
                  <w:rStyle w:val="Lienhypertexte"/>
                  <w:rFonts w:cs="Arial"/>
                  <w:szCs w:val="24"/>
                </w:rPr>
                <w:t xml:space="preserve"> </w:t>
              </w:r>
              <w:proofErr w:type="spellStart"/>
              <w:r w:rsidR="004F59EA" w:rsidRPr="00C87670">
                <w:rPr>
                  <w:rStyle w:val="Lienhypertexte"/>
                  <w:rFonts w:cs="Arial"/>
                  <w:szCs w:val="24"/>
                </w:rPr>
                <w:t>NatImmunol</w:t>
              </w:r>
              <w:proofErr w:type="spellEnd"/>
              <w:r w:rsidR="004F59EA">
                <w:rPr>
                  <w:rStyle w:val="Lienhypertexte"/>
                  <w:rFonts w:cs="Arial"/>
                  <w:szCs w:val="24"/>
                </w:rPr>
                <w:t xml:space="preserve"> </w:t>
              </w:r>
              <w:r w:rsidR="004F59EA" w:rsidRPr="00C87670">
                <w:rPr>
                  <w:rStyle w:val="Lienhypertexte"/>
                  <w:rFonts w:cs="Arial"/>
                  <w:szCs w:val="24"/>
                </w:rPr>
                <w:t>2013</w:t>
              </w:r>
            </w:hyperlink>
          </w:p>
        </w:tc>
        <w:tc>
          <w:tcPr>
            <w:tcW w:w="2126" w:type="dxa"/>
            <w:hideMark/>
          </w:tcPr>
          <w:p w14:paraId="147AD320" w14:textId="77777777" w:rsidR="004F59EA" w:rsidRPr="00C87670" w:rsidRDefault="004F59EA" w:rsidP="00536AC1">
            <w:pPr>
              <w:jc w:val="both"/>
              <w:rPr>
                <w:rFonts w:cs="Arial"/>
                <w:szCs w:val="24"/>
              </w:rPr>
            </w:pPr>
            <w:proofErr w:type="spellStart"/>
            <w:r w:rsidRPr="00C87670">
              <w:rPr>
                <w:rFonts w:cs="Arial"/>
                <w:szCs w:val="24"/>
              </w:rPr>
              <w:t>Peau</w:t>
            </w:r>
            <w:proofErr w:type="spellEnd"/>
            <w:r w:rsidRPr="00C87670">
              <w:rPr>
                <w:rFonts w:cs="Arial"/>
                <w:szCs w:val="24"/>
              </w:rPr>
              <w:t xml:space="preserve"> vs </w:t>
            </w:r>
            <w:proofErr w:type="spellStart"/>
            <w:r w:rsidRPr="00C87670">
              <w:rPr>
                <w:rFonts w:cs="Arial"/>
                <w:szCs w:val="24"/>
              </w:rPr>
              <w:t>intestins</w:t>
            </w:r>
            <w:proofErr w:type="spellEnd"/>
          </w:p>
        </w:tc>
        <w:tc>
          <w:tcPr>
            <w:tcW w:w="5381" w:type="dxa"/>
            <w:hideMark/>
          </w:tcPr>
          <w:p w14:paraId="470220A2" w14:textId="77777777" w:rsidR="004F59EA" w:rsidRPr="00C87670" w:rsidRDefault="004F59EA" w:rsidP="00536AC1">
            <w:pPr>
              <w:jc w:val="both"/>
              <w:rPr>
                <w:rFonts w:cs="Arial"/>
                <w:szCs w:val="24"/>
                <w:lang w:val="fr-FR"/>
              </w:rPr>
            </w:pPr>
            <w:r w:rsidRPr="00C87670">
              <w:rPr>
                <w:rFonts w:cs="Arial"/>
                <w:szCs w:val="24"/>
                <w:lang w:val="fr-FR"/>
              </w:rPr>
              <w:t>Les TRM de la peau sont recrutés par CCR8, tandis que ceux des intestins sont recrutés par CCR9</w:t>
            </w:r>
          </w:p>
        </w:tc>
      </w:tr>
      <w:tr w:rsidR="004F59EA" w:rsidRPr="00360BC6" w14:paraId="08D73EE9" w14:textId="77777777" w:rsidTr="00536AC1">
        <w:tc>
          <w:tcPr>
            <w:tcW w:w="1555" w:type="dxa"/>
            <w:hideMark/>
          </w:tcPr>
          <w:p w14:paraId="29F77745" w14:textId="46BE0A67" w:rsidR="004F59EA" w:rsidRPr="00C87670" w:rsidRDefault="009D6F0F" w:rsidP="00536AC1">
            <w:pPr>
              <w:jc w:val="both"/>
              <w:rPr>
                <w:rFonts w:cs="Arial"/>
                <w:szCs w:val="24"/>
              </w:rPr>
            </w:pPr>
            <w:hyperlink r:id="rId29" w:history="1">
              <w:proofErr w:type="spellStart"/>
              <w:r w:rsidR="004F59EA" w:rsidRPr="00C87670">
                <w:rPr>
                  <w:rStyle w:val="Lienhypertexte"/>
                  <w:rFonts w:cs="Arial"/>
                  <w:szCs w:val="24"/>
                </w:rPr>
                <w:t>Crowl</w:t>
              </w:r>
              <w:proofErr w:type="spellEnd"/>
              <w:r w:rsidR="004F59EA">
                <w:rPr>
                  <w:rStyle w:val="Lienhypertexte"/>
                  <w:rFonts w:cs="Arial"/>
                  <w:szCs w:val="24"/>
                </w:rPr>
                <w:t xml:space="preserve"> </w:t>
              </w:r>
              <w:proofErr w:type="spellStart"/>
              <w:r w:rsidR="004F59EA" w:rsidRPr="00C87670">
                <w:rPr>
                  <w:rStyle w:val="Lienhypertexte"/>
                  <w:rFonts w:cs="Arial"/>
                  <w:szCs w:val="24"/>
                </w:rPr>
                <w:t>NatImmunol</w:t>
              </w:r>
              <w:proofErr w:type="spellEnd"/>
              <w:r w:rsidR="004F59EA">
                <w:rPr>
                  <w:rStyle w:val="Lienhypertexte"/>
                  <w:rFonts w:cs="Arial"/>
                  <w:szCs w:val="24"/>
                </w:rPr>
                <w:t xml:space="preserve"> </w:t>
              </w:r>
              <w:r w:rsidR="004F59EA" w:rsidRPr="00C87670">
                <w:rPr>
                  <w:rStyle w:val="Lienhypertexte"/>
                  <w:rFonts w:cs="Arial"/>
                  <w:szCs w:val="24"/>
                </w:rPr>
                <w:t>2022</w:t>
              </w:r>
            </w:hyperlink>
          </w:p>
        </w:tc>
        <w:tc>
          <w:tcPr>
            <w:tcW w:w="2126" w:type="dxa"/>
            <w:hideMark/>
          </w:tcPr>
          <w:p w14:paraId="15A76B4F" w14:textId="77777777" w:rsidR="004F59EA" w:rsidRPr="00C87670" w:rsidRDefault="004F59EA" w:rsidP="00536AC1">
            <w:pPr>
              <w:jc w:val="both"/>
              <w:rPr>
                <w:rFonts w:cs="Arial"/>
                <w:szCs w:val="24"/>
              </w:rPr>
            </w:pPr>
            <w:proofErr w:type="spellStart"/>
            <w:r w:rsidRPr="00C87670">
              <w:rPr>
                <w:rFonts w:cs="Arial"/>
                <w:szCs w:val="24"/>
              </w:rPr>
              <w:t>Intestins</w:t>
            </w:r>
            <w:proofErr w:type="spellEnd"/>
            <w:r w:rsidRPr="00C87670">
              <w:rPr>
                <w:rFonts w:cs="Arial"/>
                <w:szCs w:val="24"/>
              </w:rPr>
              <w:t xml:space="preserve"> vs </w:t>
            </w:r>
            <w:proofErr w:type="spellStart"/>
            <w:r w:rsidRPr="00C87670">
              <w:rPr>
                <w:rFonts w:cs="Arial"/>
                <w:szCs w:val="24"/>
              </w:rPr>
              <w:t>tissu</w:t>
            </w:r>
            <w:proofErr w:type="spellEnd"/>
            <w:r w:rsidRPr="00C87670">
              <w:rPr>
                <w:rFonts w:cs="Arial"/>
                <w:szCs w:val="24"/>
              </w:rPr>
              <w:t xml:space="preserve"> </w:t>
            </w:r>
            <w:proofErr w:type="spellStart"/>
            <w:r w:rsidRPr="00C87670">
              <w:rPr>
                <w:rFonts w:cs="Arial"/>
                <w:szCs w:val="24"/>
              </w:rPr>
              <w:t>adipeux</w:t>
            </w:r>
            <w:proofErr w:type="spellEnd"/>
          </w:p>
        </w:tc>
        <w:tc>
          <w:tcPr>
            <w:tcW w:w="5381" w:type="dxa"/>
            <w:hideMark/>
          </w:tcPr>
          <w:p w14:paraId="52CC75FD" w14:textId="77777777" w:rsidR="004F59EA" w:rsidRPr="00C87670" w:rsidRDefault="004F59EA" w:rsidP="00536AC1">
            <w:pPr>
              <w:jc w:val="both"/>
              <w:rPr>
                <w:rFonts w:cs="Arial"/>
                <w:szCs w:val="24"/>
                <w:lang w:val="fr-FR"/>
              </w:rPr>
            </w:pPr>
            <w:r w:rsidRPr="00C87670">
              <w:rPr>
                <w:rFonts w:cs="Arial"/>
                <w:szCs w:val="24"/>
                <w:lang w:val="fr-FR"/>
              </w:rPr>
              <w:t>Les TRM des intestins sont recrutés par CCR9, tandis que ceux du tissu adipeux sont recrutés par CXCR4</w:t>
            </w:r>
          </w:p>
        </w:tc>
      </w:tr>
      <w:tr w:rsidR="004F59EA" w:rsidRPr="00360BC6" w14:paraId="67BB10AA" w14:textId="77777777" w:rsidTr="00536AC1">
        <w:tc>
          <w:tcPr>
            <w:tcW w:w="1555" w:type="dxa"/>
            <w:hideMark/>
          </w:tcPr>
          <w:p w14:paraId="44951582" w14:textId="55281D73" w:rsidR="004F59EA" w:rsidRPr="00C87670" w:rsidRDefault="009D6F0F" w:rsidP="00536AC1">
            <w:pPr>
              <w:jc w:val="both"/>
              <w:rPr>
                <w:rFonts w:cs="Arial"/>
                <w:szCs w:val="24"/>
              </w:rPr>
            </w:pPr>
            <w:hyperlink r:id="rId30" w:history="1">
              <w:r w:rsidR="004F59EA" w:rsidRPr="00C87670">
                <w:rPr>
                  <w:rStyle w:val="Lienhypertexte"/>
                  <w:rFonts w:cs="Arial"/>
                  <w:szCs w:val="24"/>
                </w:rPr>
                <w:t>Christo</w:t>
              </w:r>
              <w:r w:rsidR="004F59EA">
                <w:rPr>
                  <w:rStyle w:val="Lienhypertexte"/>
                  <w:rFonts w:cs="Arial"/>
                  <w:szCs w:val="24"/>
                </w:rPr>
                <w:t xml:space="preserve"> </w:t>
              </w:r>
              <w:proofErr w:type="spellStart"/>
              <w:r w:rsidR="004F59EA" w:rsidRPr="00C87670">
                <w:rPr>
                  <w:rStyle w:val="Lienhypertexte"/>
                  <w:rFonts w:cs="Arial"/>
                  <w:szCs w:val="24"/>
                </w:rPr>
                <w:t>NatImmunol</w:t>
              </w:r>
              <w:proofErr w:type="spellEnd"/>
              <w:r w:rsidR="004F59EA">
                <w:rPr>
                  <w:rStyle w:val="Lienhypertexte"/>
                  <w:rFonts w:cs="Arial"/>
                  <w:szCs w:val="24"/>
                </w:rPr>
                <w:t xml:space="preserve"> </w:t>
              </w:r>
              <w:r w:rsidR="004F59EA" w:rsidRPr="00C87670">
                <w:rPr>
                  <w:rStyle w:val="Lienhypertexte"/>
                  <w:rFonts w:cs="Arial"/>
                  <w:szCs w:val="24"/>
                </w:rPr>
                <w:t>2021</w:t>
              </w:r>
            </w:hyperlink>
          </w:p>
        </w:tc>
        <w:tc>
          <w:tcPr>
            <w:tcW w:w="2126" w:type="dxa"/>
            <w:hideMark/>
          </w:tcPr>
          <w:p w14:paraId="26670427" w14:textId="77777777" w:rsidR="004F59EA" w:rsidRPr="00C87670" w:rsidRDefault="004F59EA" w:rsidP="00536AC1">
            <w:pPr>
              <w:jc w:val="both"/>
              <w:rPr>
                <w:rFonts w:cs="Arial"/>
                <w:szCs w:val="24"/>
                <w:lang w:val="fr-FR"/>
              </w:rPr>
            </w:pPr>
            <w:r w:rsidRPr="00C87670">
              <w:rPr>
                <w:rFonts w:cs="Arial"/>
                <w:szCs w:val="24"/>
                <w:lang w:val="fr-FR"/>
              </w:rPr>
              <w:t>Peau vs foie vs glandes salivaires</w:t>
            </w:r>
          </w:p>
        </w:tc>
        <w:tc>
          <w:tcPr>
            <w:tcW w:w="5381" w:type="dxa"/>
            <w:hideMark/>
          </w:tcPr>
          <w:p w14:paraId="59172388" w14:textId="77777777" w:rsidR="004F59EA" w:rsidRPr="00C87670" w:rsidRDefault="004F59EA" w:rsidP="00536AC1">
            <w:pPr>
              <w:jc w:val="both"/>
              <w:rPr>
                <w:rFonts w:cs="Arial"/>
                <w:szCs w:val="24"/>
                <w:lang w:val="fr-FR"/>
              </w:rPr>
            </w:pPr>
            <w:r w:rsidRPr="00C87670">
              <w:rPr>
                <w:rFonts w:cs="Arial"/>
                <w:szCs w:val="24"/>
                <w:lang w:val="fr-FR"/>
              </w:rPr>
              <w:t xml:space="preserve">Contrairement aux TRM de la peau, les TRM du foie n'expriment pas CD103 et ne dépendent pas du </w:t>
            </w:r>
            <w:proofErr w:type="spellStart"/>
            <w:r w:rsidRPr="00C87670">
              <w:rPr>
                <w:rFonts w:cs="Arial"/>
                <w:szCs w:val="24"/>
                <w:lang w:val="fr-FR"/>
              </w:rPr>
              <w:t>TGFb</w:t>
            </w:r>
            <w:proofErr w:type="spellEnd"/>
            <w:r w:rsidRPr="00C87670">
              <w:rPr>
                <w:rFonts w:cs="Arial"/>
                <w:szCs w:val="24"/>
                <w:lang w:val="fr-FR"/>
              </w:rPr>
              <w:t xml:space="preserve">. De plus, les TRM de la peau produisent moins de cytokines mais survivent plus longtemps avec une plus faible prolifération homéostatique. Alors que les TRM du foie sont capables de reconstituer des TRM dans la peau, les TRM de la peau semblent être à un stade plus différencié et ne peuvent pas reconstituer les </w:t>
            </w:r>
            <w:r w:rsidRPr="00C87670">
              <w:rPr>
                <w:rFonts w:cs="Arial"/>
                <w:szCs w:val="24"/>
                <w:lang w:val="fr-FR"/>
              </w:rPr>
              <w:lastRenderedPageBreak/>
              <w:t xml:space="preserve">TRM du foie. La répression d'EOMES et de TBET est nécessaire aux TRM de la peau qui sont déplétés en cas de surexpression, mais ceux-ci n'affectent pas les TRM du foie. </w:t>
            </w:r>
            <w:r w:rsidRPr="00C87670">
              <w:rPr>
                <w:rFonts w:cs="Arial"/>
                <w:szCs w:val="24"/>
                <w:lang w:val="fr-FR"/>
              </w:rPr>
              <w:br/>
            </w:r>
            <w:r w:rsidRPr="00C87670">
              <w:rPr>
                <w:rFonts w:cs="Arial"/>
                <w:szCs w:val="24"/>
                <w:lang w:val="fr-FR"/>
              </w:rPr>
              <w:br/>
              <w:t>Les TRM des glandes salivaires comportent une population CD103+ intraépithéliale possédant les caractéristiques des TRM de la peau, et une population CD103- ressemblant plutôt aux TRM du foie.</w:t>
            </w:r>
          </w:p>
        </w:tc>
      </w:tr>
      <w:tr w:rsidR="004F59EA" w:rsidRPr="00360BC6" w14:paraId="59E0FCF1" w14:textId="77777777" w:rsidTr="00536AC1">
        <w:tc>
          <w:tcPr>
            <w:tcW w:w="1555" w:type="dxa"/>
            <w:hideMark/>
          </w:tcPr>
          <w:p w14:paraId="0E7B380E" w14:textId="0B713A16" w:rsidR="004F59EA" w:rsidRPr="00C87670" w:rsidRDefault="009D6F0F" w:rsidP="00536AC1">
            <w:pPr>
              <w:jc w:val="both"/>
              <w:rPr>
                <w:rFonts w:cs="Arial"/>
                <w:szCs w:val="24"/>
              </w:rPr>
            </w:pPr>
            <w:hyperlink r:id="rId31" w:history="1">
              <w:r w:rsidR="004F59EA" w:rsidRPr="00C87670">
                <w:rPr>
                  <w:rStyle w:val="Lienhypertexte"/>
                  <w:rFonts w:cs="Arial"/>
                  <w:szCs w:val="24"/>
                </w:rPr>
                <w:t>Mathew</w:t>
              </w:r>
              <w:r w:rsidR="004F59EA">
                <w:rPr>
                  <w:rStyle w:val="Lienhypertexte"/>
                  <w:rFonts w:cs="Arial"/>
                  <w:szCs w:val="24"/>
                </w:rPr>
                <w:t xml:space="preserve"> </w:t>
              </w:r>
              <w:proofErr w:type="spellStart"/>
              <w:r w:rsidR="004F59EA" w:rsidRPr="00C87670">
                <w:rPr>
                  <w:rStyle w:val="Lienhypertexte"/>
                  <w:rFonts w:cs="Arial"/>
                  <w:szCs w:val="24"/>
                </w:rPr>
                <w:t>JExpMed</w:t>
              </w:r>
              <w:proofErr w:type="spellEnd"/>
              <w:r w:rsidR="004F59EA">
                <w:rPr>
                  <w:rStyle w:val="Lienhypertexte"/>
                  <w:rFonts w:cs="Arial"/>
                  <w:szCs w:val="24"/>
                </w:rPr>
                <w:t xml:space="preserve"> </w:t>
              </w:r>
              <w:r w:rsidR="004F59EA" w:rsidRPr="00C87670">
                <w:rPr>
                  <w:rStyle w:val="Lienhypertexte"/>
                  <w:rFonts w:cs="Arial"/>
                  <w:szCs w:val="24"/>
                </w:rPr>
                <w:t>2026</w:t>
              </w:r>
            </w:hyperlink>
          </w:p>
        </w:tc>
        <w:tc>
          <w:tcPr>
            <w:tcW w:w="2126" w:type="dxa"/>
            <w:hideMark/>
          </w:tcPr>
          <w:p w14:paraId="282232F3" w14:textId="77777777" w:rsidR="004F59EA" w:rsidRPr="00C87670" w:rsidRDefault="004F59EA" w:rsidP="00536AC1">
            <w:pPr>
              <w:jc w:val="both"/>
              <w:rPr>
                <w:rFonts w:cs="Arial"/>
                <w:szCs w:val="24"/>
              </w:rPr>
            </w:pPr>
            <w:proofErr w:type="spellStart"/>
            <w:r w:rsidRPr="00C87670">
              <w:rPr>
                <w:rFonts w:cs="Arial"/>
                <w:szCs w:val="24"/>
              </w:rPr>
              <w:t>Tissus</w:t>
            </w:r>
            <w:proofErr w:type="spellEnd"/>
            <w:r w:rsidRPr="00C87670">
              <w:rPr>
                <w:rFonts w:cs="Arial"/>
                <w:szCs w:val="24"/>
              </w:rPr>
              <w:t xml:space="preserve"> </w:t>
            </w:r>
            <w:proofErr w:type="spellStart"/>
            <w:r w:rsidRPr="00C87670">
              <w:rPr>
                <w:rFonts w:cs="Arial"/>
                <w:szCs w:val="24"/>
              </w:rPr>
              <w:t>nasaux</w:t>
            </w:r>
            <w:proofErr w:type="spellEnd"/>
            <w:r w:rsidRPr="00C87670">
              <w:rPr>
                <w:rFonts w:cs="Arial"/>
                <w:szCs w:val="24"/>
              </w:rPr>
              <w:t xml:space="preserve"> vs </w:t>
            </w:r>
            <w:proofErr w:type="spellStart"/>
            <w:r w:rsidRPr="00C87670">
              <w:rPr>
                <w:rFonts w:cs="Arial"/>
                <w:szCs w:val="24"/>
              </w:rPr>
              <w:t>poumons</w:t>
            </w:r>
            <w:proofErr w:type="spellEnd"/>
          </w:p>
        </w:tc>
        <w:tc>
          <w:tcPr>
            <w:tcW w:w="5381" w:type="dxa"/>
            <w:hideMark/>
          </w:tcPr>
          <w:p w14:paraId="43096127" w14:textId="77777777" w:rsidR="004F59EA" w:rsidRPr="00C87670" w:rsidRDefault="004F59EA" w:rsidP="00536AC1">
            <w:pPr>
              <w:jc w:val="both"/>
              <w:rPr>
                <w:rFonts w:cs="Arial"/>
                <w:szCs w:val="24"/>
                <w:lang w:val="fr-FR"/>
              </w:rPr>
            </w:pPr>
            <w:r w:rsidRPr="00C87670">
              <w:rPr>
                <w:rFonts w:cs="Arial"/>
                <w:szCs w:val="24"/>
                <w:lang w:val="fr-FR"/>
              </w:rPr>
              <w:t>Dans les tissus nasaux, les TRM expriment plus d'ICOS et de CXCR6 mais sécrète moins de cytokines (</w:t>
            </w:r>
            <w:proofErr w:type="spellStart"/>
            <w:r w:rsidRPr="00C87670">
              <w:rPr>
                <w:rFonts w:cs="Arial"/>
                <w:szCs w:val="24"/>
                <w:lang w:val="fr-FR"/>
              </w:rPr>
              <w:t>IFNg</w:t>
            </w:r>
            <w:proofErr w:type="spellEnd"/>
            <w:r w:rsidRPr="00C87670">
              <w:rPr>
                <w:rFonts w:cs="Arial"/>
                <w:szCs w:val="24"/>
                <w:lang w:val="fr-FR"/>
              </w:rPr>
              <w:t xml:space="preserve"> </w:t>
            </w:r>
            <w:proofErr w:type="spellStart"/>
            <w:r w:rsidRPr="00C87670">
              <w:rPr>
                <w:rFonts w:cs="Arial"/>
                <w:szCs w:val="24"/>
                <w:lang w:val="fr-FR"/>
              </w:rPr>
              <w:t>TNFa</w:t>
            </w:r>
            <w:proofErr w:type="spellEnd"/>
            <w:r w:rsidRPr="00C87670">
              <w:rPr>
                <w:rFonts w:cs="Arial"/>
                <w:szCs w:val="24"/>
                <w:lang w:val="fr-FR"/>
              </w:rPr>
              <w:t xml:space="preserve"> IL2) que les TRM des poumons.</w:t>
            </w:r>
          </w:p>
        </w:tc>
      </w:tr>
      <w:tr w:rsidR="004F59EA" w:rsidRPr="00360BC6" w14:paraId="633DB81D" w14:textId="77777777" w:rsidTr="00536AC1">
        <w:tc>
          <w:tcPr>
            <w:tcW w:w="1555" w:type="dxa"/>
            <w:hideMark/>
          </w:tcPr>
          <w:p w14:paraId="27549958" w14:textId="46D112C9" w:rsidR="004F59EA" w:rsidRPr="00C87670" w:rsidRDefault="009D6F0F" w:rsidP="00536AC1">
            <w:pPr>
              <w:jc w:val="both"/>
              <w:rPr>
                <w:rFonts w:cs="Arial"/>
                <w:szCs w:val="24"/>
              </w:rPr>
            </w:pPr>
            <w:hyperlink r:id="rId32" w:history="1">
              <w:proofErr w:type="spellStart"/>
              <w:r w:rsidR="004F59EA" w:rsidRPr="00C87670">
                <w:rPr>
                  <w:rStyle w:val="Lienhypertexte"/>
                  <w:rFonts w:cs="Arial"/>
                  <w:szCs w:val="24"/>
                </w:rPr>
                <w:t>Crowl</w:t>
              </w:r>
              <w:proofErr w:type="spellEnd"/>
              <w:r w:rsidR="004F59EA">
                <w:rPr>
                  <w:rStyle w:val="Lienhypertexte"/>
                  <w:rFonts w:cs="Arial"/>
                  <w:szCs w:val="24"/>
                </w:rPr>
                <w:t xml:space="preserve"> </w:t>
              </w:r>
              <w:proofErr w:type="spellStart"/>
              <w:r w:rsidR="004F59EA" w:rsidRPr="00C87670">
                <w:rPr>
                  <w:rStyle w:val="Lienhypertexte"/>
                  <w:rFonts w:cs="Arial"/>
                  <w:szCs w:val="24"/>
                </w:rPr>
                <w:t>NatImmunol</w:t>
              </w:r>
              <w:proofErr w:type="spellEnd"/>
              <w:r w:rsidR="004F59EA">
                <w:rPr>
                  <w:rStyle w:val="Lienhypertexte"/>
                  <w:rFonts w:cs="Arial"/>
                  <w:szCs w:val="24"/>
                </w:rPr>
                <w:t xml:space="preserve"> </w:t>
              </w:r>
              <w:r w:rsidR="004F59EA" w:rsidRPr="00C87670">
                <w:rPr>
                  <w:rStyle w:val="Lienhypertexte"/>
                  <w:rFonts w:cs="Arial"/>
                  <w:szCs w:val="24"/>
                </w:rPr>
                <w:t>2022</w:t>
              </w:r>
            </w:hyperlink>
          </w:p>
        </w:tc>
        <w:tc>
          <w:tcPr>
            <w:tcW w:w="2126" w:type="dxa"/>
            <w:hideMark/>
          </w:tcPr>
          <w:p w14:paraId="738B9F1B" w14:textId="77777777" w:rsidR="004F59EA" w:rsidRPr="00C87670" w:rsidRDefault="004F59EA" w:rsidP="00536AC1">
            <w:pPr>
              <w:jc w:val="both"/>
              <w:rPr>
                <w:rFonts w:cs="Arial"/>
                <w:szCs w:val="24"/>
              </w:rPr>
            </w:pPr>
            <w:r w:rsidRPr="00C87670">
              <w:rPr>
                <w:rFonts w:cs="Arial"/>
                <w:szCs w:val="24"/>
              </w:rPr>
              <w:t>IEL</w:t>
            </w:r>
          </w:p>
        </w:tc>
        <w:tc>
          <w:tcPr>
            <w:tcW w:w="5381" w:type="dxa"/>
            <w:hideMark/>
          </w:tcPr>
          <w:p w14:paraId="4E63BC5A" w14:textId="77777777" w:rsidR="004F59EA" w:rsidRPr="00C87670" w:rsidRDefault="004F59EA" w:rsidP="00536AC1">
            <w:pPr>
              <w:jc w:val="both"/>
              <w:rPr>
                <w:rFonts w:cs="Arial"/>
                <w:szCs w:val="24"/>
                <w:lang w:val="fr-FR"/>
              </w:rPr>
            </w:pPr>
            <w:r w:rsidRPr="00C87670">
              <w:rPr>
                <w:rFonts w:cs="Arial"/>
                <w:szCs w:val="24"/>
                <w:lang w:val="fr-FR"/>
              </w:rPr>
              <w:t>Par rapport aux autres tissus testé dans cette étude, les TRM de l'intestins ont un phénotype plus différencié, expriment CCR9, n'exprime pas CD122 mais exprime CD127 et dépend d'AHR et d'HIC1.</w:t>
            </w:r>
          </w:p>
        </w:tc>
      </w:tr>
      <w:tr w:rsidR="004F59EA" w:rsidRPr="00360BC6" w14:paraId="549D69D1" w14:textId="77777777" w:rsidTr="00536AC1">
        <w:tc>
          <w:tcPr>
            <w:tcW w:w="1555" w:type="dxa"/>
            <w:hideMark/>
          </w:tcPr>
          <w:p w14:paraId="51CD0E32" w14:textId="13E4AFAE" w:rsidR="004F59EA" w:rsidRPr="00C87670" w:rsidRDefault="009D6F0F" w:rsidP="00536AC1">
            <w:pPr>
              <w:jc w:val="both"/>
              <w:rPr>
                <w:rFonts w:cs="Arial"/>
                <w:szCs w:val="24"/>
              </w:rPr>
            </w:pPr>
            <w:hyperlink r:id="rId33" w:history="1">
              <w:proofErr w:type="spellStart"/>
              <w:r w:rsidR="004F59EA" w:rsidRPr="00C87670">
                <w:rPr>
                  <w:rStyle w:val="Lienhypertexte"/>
                  <w:rFonts w:cs="Arial"/>
                  <w:szCs w:val="24"/>
                </w:rPr>
                <w:t>Crowl</w:t>
              </w:r>
              <w:proofErr w:type="spellEnd"/>
              <w:r w:rsidR="004F59EA">
                <w:rPr>
                  <w:rStyle w:val="Lienhypertexte"/>
                  <w:rFonts w:cs="Arial"/>
                  <w:szCs w:val="24"/>
                </w:rPr>
                <w:t xml:space="preserve"> </w:t>
              </w:r>
              <w:proofErr w:type="spellStart"/>
              <w:r w:rsidR="004F59EA" w:rsidRPr="00C87670">
                <w:rPr>
                  <w:rStyle w:val="Lienhypertexte"/>
                  <w:rFonts w:cs="Arial"/>
                  <w:szCs w:val="24"/>
                </w:rPr>
                <w:t>NatImmunol</w:t>
              </w:r>
              <w:proofErr w:type="spellEnd"/>
              <w:r w:rsidR="004F59EA">
                <w:rPr>
                  <w:rStyle w:val="Lienhypertexte"/>
                  <w:rFonts w:cs="Arial"/>
                  <w:szCs w:val="24"/>
                </w:rPr>
                <w:t xml:space="preserve"> </w:t>
              </w:r>
              <w:r w:rsidR="004F59EA" w:rsidRPr="00C87670">
                <w:rPr>
                  <w:rStyle w:val="Lienhypertexte"/>
                  <w:rFonts w:cs="Arial"/>
                  <w:szCs w:val="24"/>
                </w:rPr>
                <w:t>2022</w:t>
              </w:r>
            </w:hyperlink>
          </w:p>
        </w:tc>
        <w:tc>
          <w:tcPr>
            <w:tcW w:w="2126" w:type="dxa"/>
            <w:hideMark/>
          </w:tcPr>
          <w:p w14:paraId="42A66FF4" w14:textId="77777777" w:rsidR="004F59EA" w:rsidRPr="00C87670" w:rsidRDefault="004F59EA" w:rsidP="00536AC1">
            <w:pPr>
              <w:jc w:val="both"/>
              <w:rPr>
                <w:rFonts w:cs="Arial"/>
                <w:szCs w:val="24"/>
                <w:lang w:val="fr-FR"/>
              </w:rPr>
            </w:pPr>
            <w:r w:rsidRPr="00C87670">
              <w:rPr>
                <w:rFonts w:cs="Arial"/>
                <w:szCs w:val="24"/>
                <w:lang w:val="fr-FR"/>
              </w:rPr>
              <w:t>IEL vs rein vs SG</w:t>
            </w:r>
          </w:p>
        </w:tc>
        <w:tc>
          <w:tcPr>
            <w:tcW w:w="5381" w:type="dxa"/>
            <w:hideMark/>
          </w:tcPr>
          <w:p w14:paraId="0621AAAD" w14:textId="77777777" w:rsidR="004F59EA" w:rsidRPr="00C87670" w:rsidRDefault="004F59EA" w:rsidP="00536AC1">
            <w:pPr>
              <w:jc w:val="both"/>
              <w:rPr>
                <w:rFonts w:cs="Arial"/>
                <w:szCs w:val="24"/>
                <w:lang w:val="fr-FR"/>
              </w:rPr>
            </w:pPr>
            <w:r w:rsidRPr="00C87670">
              <w:rPr>
                <w:rFonts w:cs="Arial"/>
                <w:szCs w:val="24"/>
                <w:lang w:val="fr-FR"/>
              </w:rPr>
              <w:t>Dans IEL, le rein et SG, les TRM sont hétérogènes selon l'expression de TCF1, IL18R1 et Ly6c2, mais aussi ODC1, RGS1 et DUSP2.</w:t>
            </w:r>
          </w:p>
        </w:tc>
      </w:tr>
      <w:tr w:rsidR="004F59EA" w:rsidRPr="00360BC6" w14:paraId="5A151A5C" w14:textId="77777777" w:rsidTr="00536AC1">
        <w:tc>
          <w:tcPr>
            <w:tcW w:w="1555" w:type="dxa"/>
            <w:hideMark/>
          </w:tcPr>
          <w:p w14:paraId="35F14EE4" w14:textId="034377B7" w:rsidR="004F59EA" w:rsidRPr="00C87670" w:rsidRDefault="009D6F0F" w:rsidP="00536AC1">
            <w:pPr>
              <w:jc w:val="both"/>
              <w:rPr>
                <w:rFonts w:cs="Arial"/>
                <w:szCs w:val="24"/>
              </w:rPr>
            </w:pPr>
            <w:hyperlink r:id="rId34" w:history="1">
              <w:r w:rsidR="004F59EA" w:rsidRPr="00C87670">
                <w:rPr>
                  <w:rStyle w:val="Lienhypertexte"/>
                  <w:rFonts w:cs="Arial"/>
                  <w:szCs w:val="24"/>
                </w:rPr>
                <w:t>Mackay</w:t>
              </w:r>
              <w:r w:rsidR="004F59EA">
                <w:rPr>
                  <w:rStyle w:val="Lienhypertexte"/>
                  <w:rFonts w:cs="Arial"/>
                  <w:szCs w:val="24"/>
                </w:rPr>
                <w:t xml:space="preserve"> </w:t>
              </w:r>
              <w:r w:rsidR="004F59EA" w:rsidRPr="00C87670">
                <w:rPr>
                  <w:rStyle w:val="Lienhypertexte"/>
                  <w:rFonts w:cs="Arial"/>
                  <w:szCs w:val="24"/>
                </w:rPr>
                <w:t>Immunity</w:t>
              </w:r>
              <w:r w:rsidR="004F59EA">
                <w:rPr>
                  <w:rStyle w:val="Lienhypertexte"/>
                  <w:rFonts w:cs="Arial"/>
                  <w:szCs w:val="24"/>
                </w:rPr>
                <w:t xml:space="preserve"> </w:t>
              </w:r>
              <w:r w:rsidR="004F59EA" w:rsidRPr="00C87670">
                <w:rPr>
                  <w:rStyle w:val="Lienhypertexte"/>
                  <w:rFonts w:cs="Arial"/>
                  <w:szCs w:val="24"/>
                </w:rPr>
                <w:t>2015</w:t>
              </w:r>
            </w:hyperlink>
          </w:p>
        </w:tc>
        <w:tc>
          <w:tcPr>
            <w:tcW w:w="2126" w:type="dxa"/>
            <w:hideMark/>
          </w:tcPr>
          <w:p w14:paraId="056C641D" w14:textId="77777777" w:rsidR="004F59EA" w:rsidRPr="00C87670" w:rsidRDefault="004F59EA" w:rsidP="00536AC1">
            <w:pPr>
              <w:jc w:val="both"/>
              <w:rPr>
                <w:rFonts w:cs="Arial"/>
                <w:szCs w:val="24"/>
              </w:rPr>
            </w:pPr>
            <w:proofErr w:type="spellStart"/>
            <w:r w:rsidRPr="00C87670">
              <w:rPr>
                <w:rFonts w:cs="Arial"/>
                <w:szCs w:val="24"/>
              </w:rPr>
              <w:t>Peau</w:t>
            </w:r>
            <w:proofErr w:type="spellEnd"/>
            <w:r w:rsidRPr="00C87670">
              <w:rPr>
                <w:rFonts w:cs="Arial"/>
                <w:szCs w:val="24"/>
              </w:rPr>
              <w:t xml:space="preserve"> vs </w:t>
            </w:r>
            <w:proofErr w:type="spellStart"/>
            <w:r w:rsidRPr="00C87670">
              <w:rPr>
                <w:rFonts w:cs="Arial"/>
                <w:szCs w:val="24"/>
              </w:rPr>
              <w:t>poumons</w:t>
            </w:r>
            <w:proofErr w:type="spellEnd"/>
          </w:p>
        </w:tc>
        <w:tc>
          <w:tcPr>
            <w:tcW w:w="5381" w:type="dxa"/>
            <w:hideMark/>
          </w:tcPr>
          <w:p w14:paraId="2A495380" w14:textId="77777777" w:rsidR="004F59EA" w:rsidRPr="00C87670" w:rsidRDefault="004F59EA" w:rsidP="00536AC1">
            <w:pPr>
              <w:jc w:val="both"/>
              <w:rPr>
                <w:rFonts w:cs="Arial"/>
                <w:szCs w:val="24"/>
                <w:lang w:val="fr-FR"/>
              </w:rPr>
            </w:pPr>
            <w:r w:rsidRPr="00C87670">
              <w:rPr>
                <w:rFonts w:cs="Arial"/>
                <w:szCs w:val="24"/>
                <w:lang w:val="fr-FR"/>
              </w:rPr>
              <w:t>Alors que les TRM de la peau dépendent de l'IL15, les TRM des poumons sont hétérogènes et seule la population CD103+ mais pas la population CD103- dépend de l'IL15</w:t>
            </w:r>
          </w:p>
        </w:tc>
      </w:tr>
      <w:tr w:rsidR="004F59EA" w:rsidRPr="00360BC6" w14:paraId="30234647" w14:textId="77777777" w:rsidTr="00536AC1">
        <w:tc>
          <w:tcPr>
            <w:tcW w:w="1555" w:type="dxa"/>
            <w:hideMark/>
          </w:tcPr>
          <w:p w14:paraId="76A1127C" w14:textId="7B45FBA6" w:rsidR="004F59EA" w:rsidRPr="00C87670" w:rsidRDefault="009D6F0F" w:rsidP="00536AC1">
            <w:pPr>
              <w:jc w:val="both"/>
              <w:rPr>
                <w:rFonts w:cs="Arial"/>
                <w:szCs w:val="24"/>
              </w:rPr>
            </w:pPr>
            <w:hyperlink r:id="rId35" w:history="1">
              <w:r w:rsidR="004F59EA" w:rsidRPr="00C87670">
                <w:rPr>
                  <w:rStyle w:val="Lienhypertexte"/>
                  <w:rFonts w:cs="Arial"/>
                  <w:szCs w:val="24"/>
                </w:rPr>
                <w:t>Obers</w:t>
              </w:r>
              <w:r w:rsidR="004F59EA">
                <w:rPr>
                  <w:rStyle w:val="Lienhypertexte"/>
                  <w:rFonts w:cs="Arial"/>
                  <w:szCs w:val="24"/>
                </w:rPr>
                <w:t xml:space="preserve"> </w:t>
              </w:r>
              <w:r w:rsidR="004F59EA" w:rsidRPr="00C87670">
                <w:rPr>
                  <w:rStyle w:val="Lienhypertexte"/>
                  <w:rFonts w:cs="Arial"/>
                  <w:szCs w:val="24"/>
                </w:rPr>
                <w:t>Immunity</w:t>
              </w:r>
              <w:r w:rsidR="004F59EA">
                <w:rPr>
                  <w:rStyle w:val="Lienhypertexte"/>
                  <w:rFonts w:cs="Arial"/>
                  <w:szCs w:val="24"/>
                </w:rPr>
                <w:t xml:space="preserve"> </w:t>
              </w:r>
              <w:r w:rsidR="004F59EA" w:rsidRPr="00C87670">
                <w:rPr>
                  <w:rStyle w:val="Lienhypertexte"/>
                  <w:rFonts w:cs="Arial"/>
                  <w:szCs w:val="24"/>
                </w:rPr>
                <w:t>2024</w:t>
              </w:r>
            </w:hyperlink>
          </w:p>
        </w:tc>
        <w:tc>
          <w:tcPr>
            <w:tcW w:w="2126" w:type="dxa"/>
            <w:hideMark/>
          </w:tcPr>
          <w:p w14:paraId="1C4F21CD" w14:textId="77777777" w:rsidR="004F59EA" w:rsidRPr="00C87670" w:rsidRDefault="004F59EA" w:rsidP="00536AC1">
            <w:pPr>
              <w:jc w:val="both"/>
              <w:rPr>
                <w:rFonts w:cs="Arial"/>
                <w:szCs w:val="24"/>
                <w:lang w:val="fr-FR"/>
              </w:rPr>
            </w:pPr>
            <w:r w:rsidRPr="00C87670">
              <w:rPr>
                <w:rFonts w:cs="Arial"/>
                <w:szCs w:val="24"/>
                <w:lang w:val="fr-FR"/>
              </w:rPr>
              <w:t>Peau vs fois vs intestins</w:t>
            </w:r>
          </w:p>
        </w:tc>
        <w:tc>
          <w:tcPr>
            <w:tcW w:w="5381" w:type="dxa"/>
            <w:hideMark/>
          </w:tcPr>
          <w:p w14:paraId="22D0679A" w14:textId="77777777" w:rsidR="004F59EA" w:rsidRPr="00C87670" w:rsidRDefault="004F59EA" w:rsidP="00536AC1">
            <w:pPr>
              <w:jc w:val="both"/>
              <w:rPr>
                <w:rFonts w:cs="Arial"/>
                <w:szCs w:val="24"/>
                <w:lang w:val="fr-FR"/>
              </w:rPr>
            </w:pPr>
            <w:r w:rsidRPr="00C87670">
              <w:rPr>
                <w:rFonts w:cs="Arial"/>
                <w:szCs w:val="24"/>
                <w:lang w:val="fr-FR"/>
              </w:rPr>
              <w:t xml:space="preserve">Les TRM de la peau dépendent du </w:t>
            </w:r>
            <w:proofErr w:type="spellStart"/>
            <w:r w:rsidRPr="00C87670">
              <w:rPr>
                <w:rFonts w:cs="Arial"/>
                <w:szCs w:val="24"/>
                <w:lang w:val="fr-FR"/>
              </w:rPr>
              <w:t>TGFb</w:t>
            </w:r>
            <w:proofErr w:type="spellEnd"/>
            <w:r w:rsidRPr="00C87670">
              <w:rPr>
                <w:rFonts w:cs="Arial"/>
                <w:szCs w:val="24"/>
                <w:lang w:val="fr-FR"/>
              </w:rPr>
              <w:t xml:space="preserve"> et l'RA empêche leur formation. À l'inverse, les TRM du foie dépendent du RA et le </w:t>
            </w:r>
            <w:proofErr w:type="spellStart"/>
            <w:r w:rsidRPr="00C87670">
              <w:rPr>
                <w:rFonts w:cs="Arial"/>
                <w:szCs w:val="24"/>
                <w:lang w:val="fr-FR"/>
              </w:rPr>
              <w:t>TGFb</w:t>
            </w:r>
            <w:proofErr w:type="spellEnd"/>
            <w:r w:rsidRPr="00C87670">
              <w:rPr>
                <w:rFonts w:cs="Arial"/>
                <w:szCs w:val="24"/>
                <w:lang w:val="fr-FR"/>
              </w:rPr>
              <w:t xml:space="preserve"> empêche leur formation.</w:t>
            </w:r>
            <w:r w:rsidRPr="00C87670">
              <w:rPr>
                <w:rFonts w:cs="Arial"/>
                <w:szCs w:val="24"/>
                <w:lang w:val="fr-FR"/>
              </w:rPr>
              <w:br/>
              <w:t xml:space="preserve">Les TRM des intestins constituent une population intermédiaire dont le </w:t>
            </w:r>
            <w:proofErr w:type="spellStart"/>
            <w:r w:rsidRPr="00C87670">
              <w:rPr>
                <w:rFonts w:cs="Arial"/>
                <w:szCs w:val="24"/>
                <w:lang w:val="fr-FR"/>
              </w:rPr>
              <w:t>TGFb</w:t>
            </w:r>
            <w:proofErr w:type="spellEnd"/>
            <w:r w:rsidRPr="00C87670">
              <w:rPr>
                <w:rFonts w:cs="Arial"/>
                <w:szCs w:val="24"/>
                <w:lang w:val="fr-FR"/>
              </w:rPr>
              <w:t xml:space="preserve"> et l'RA ont un effet synergique.</w:t>
            </w:r>
          </w:p>
        </w:tc>
      </w:tr>
      <w:tr w:rsidR="004F59EA" w:rsidRPr="00360BC6" w14:paraId="1658DDBB" w14:textId="77777777" w:rsidTr="00536AC1">
        <w:tc>
          <w:tcPr>
            <w:tcW w:w="1555" w:type="dxa"/>
            <w:hideMark/>
          </w:tcPr>
          <w:p w14:paraId="544BE8A2" w14:textId="4E218FCA" w:rsidR="004F59EA" w:rsidRPr="00C87670" w:rsidRDefault="009D6F0F" w:rsidP="00536AC1">
            <w:pPr>
              <w:jc w:val="both"/>
              <w:rPr>
                <w:rFonts w:cs="Arial"/>
                <w:szCs w:val="24"/>
              </w:rPr>
            </w:pPr>
            <w:hyperlink r:id="rId36" w:history="1">
              <w:proofErr w:type="spellStart"/>
              <w:r w:rsidR="004F59EA" w:rsidRPr="00C87670">
                <w:rPr>
                  <w:rStyle w:val="Lienhypertexte"/>
                  <w:rFonts w:cs="Arial"/>
                  <w:szCs w:val="24"/>
                </w:rPr>
                <w:t>Buquicchio</w:t>
              </w:r>
              <w:proofErr w:type="spellEnd"/>
              <w:r w:rsidR="004F59EA">
                <w:rPr>
                  <w:rStyle w:val="Lienhypertexte"/>
                  <w:rFonts w:cs="Arial"/>
                  <w:szCs w:val="24"/>
                </w:rPr>
                <w:t xml:space="preserve"> </w:t>
              </w:r>
              <w:r w:rsidR="004F59EA" w:rsidRPr="00C87670">
                <w:rPr>
                  <w:rStyle w:val="Lienhypertexte"/>
                  <w:rFonts w:cs="Arial"/>
                  <w:szCs w:val="24"/>
                </w:rPr>
                <w:t>Immunity</w:t>
              </w:r>
              <w:r w:rsidR="004F59EA">
                <w:rPr>
                  <w:rStyle w:val="Lienhypertexte"/>
                  <w:rFonts w:cs="Arial"/>
                  <w:szCs w:val="24"/>
                </w:rPr>
                <w:t xml:space="preserve"> </w:t>
              </w:r>
              <w:r w:rsidR="004F59EA" w:rsidRPr="00C87670">
                <w:rPr>
                  <w:rStyle w:val="Lienhypertexte"/>
                  <w:rFonts w:cs="Arial"/>
                  <w:szCs w:val="24"/>
                </w:rPr>
                <w:t>2024b</w:t>
              </w:r>
            </w:hyperlink>
          </w:p>
        </w:tc>
        <w:tc>
          <w:tcPr>
            <w:tcW w:w="2126" w:type="dxa"/>
            <w:hideMark/>
          </w:tcPr>
          <w:p w14:paraId="7F287CB1" w14:textId="77777777" w:rsidR="004F59EA" w:rsidRPr="00C87670" w:rsidRDefault="004F59EA" w:rsidP="00536AC1">
            <w:pPr>
              <w:jc w:val="both"/>
              <w:rPr>
                <w:rFonts w:cs="Arial"/>
                <w:szCs w:val="24"/>
                <w:lang w:val="fr-FR"/>
              </w:rPr>
            </w:pPr>
            <w:r w:rsidRPr="00C87670">
              <w:rPr>
                <w:rFonts w:cs="Arial"/>
                <w:szCs w:val="24"/>
                <w:lang w:val="fr-FR"/>
              </w:rPr>
              <w:t>Peau vs intestins vs foie</w:t>
            </w:r>
          </w:p>
        </w:tc>
        <w:tc>
          <w:tcPr>
            <w:tcW w:w="5381" w:type="dxa"/>
            <w:hideMark/>
          </w:tcPr>
          <w:p w14:paraId="4F449D71" w14:textId="77777777" w:rsidR="004F59EA" w:rsidRPr="00C87670" w:rsidRDefault="004F59EA" w:rsidP="00536AC1">
            <w:pPr>
              <w:jc w:val="both"/>
              <w:rPr>
                <w:rFonts w:cs="Arial"/>
                <w:szCs w:val="24"/>
                <w:lang w:val="fr-FR"/>
              </w:rPr>
            </w:pPr>
            <w:r w:rsidRPr="00C87670">
              <w:rPr>
                <w:rFonts w:cs="Arial"/>
                <w:szCs w:val="24"/>
                <w:lang w:val="fr-FR"/>
              </w:rPr>
              <w:t xml:space="preserve">Les TRM de la peau et des intestins ont une signature transcriptomique et épigénétique correspondant au </w:t>
            </w:r>
            <w:proofErr w:type="spellStart"/>
            <w:r w:rsidRPr="00C87670">
              <w:rPr>
                <w:rFonts w:cs="Arial"/>
                <w:szCs w:val="24"/>
                <w:lang w:val="fr-FR"/>
              </w:rPr>
              <w:t>TGFb</w:t>
            </w:r>
            <w:proofErr w:type="spellEnd"/>
            <w:r w:rsidRPr="00C87670">
              <w:rPr>
                <w:rFonts w:cs="Arial"/>
                <w:szCs w:val="24"/>
                <w:lang w:val="fr-FR"/>
              </w:rPr>
              <w:t>, alors que les TRM du foie ont plutôt une signature IFN</w:t>
            </w:r>
          </w:p>
        </w:tc>
      </w:tr>
      <w:tr w:rsidR="004F59EA" w:rsidRPr="00360BC6" w14:paraId="410F5224" w14:textId="77777777" w:rsidTr="00536AC1">
        <w:tc>
          <w:tcPr>
            <w:tcW w:w="1555" w:type="dxa"/>
            <w:hideMark/>
          </w:tcPr>
          <w:p w14:paraId="6A3F1510" w14:textId="64FAB372" w:rsidR="004F59EA" w:rsidRPr="00C87670" w:rsidRDefault="009D6F0F" w:rsidP="00536AC1">
            <w:pPr>
              <w:jc w:val="both"/>
              <w:rPr>
                <w:rFonts w:cs="Arial"/>
                <w:szCs w:val="24"/>
              </w:rPr>
            </w:pPr>
            <w:hyperlink r:id="rId37" w:history="1">
              <w:proofErr w:type="spellStart"/>
              <w:r w:rsidR="004F59EA" w:rsidRPr="00C87670">
                <w:rPr>
                  <w:rStyle w:val="Lienhypertexte"/>
                  <w:rFonts w:cs="Arial"/>
                  <w:szCs w:val="24"/>
                </w:rPr>
                <w:t>Buquicchio</w:t>
              </w:r>
              <w:proofErr w:type="spellEnd"/>
              <w:r w:rsidR="004F59EA">
                <w:rPr>
                  <w:rStyle w:val="Lienhypertexte"/>
                  <w:rFonts w:cs="Arial"/>
                  <w:szCs w:val="24"/>
                </w:rPr>
                <w:t xml:space="preserve"> </w:t>
              </w:r>
              <w:r w:rsidR="004F59EA" w:rsidRPr="00C87670">
                <w:rPr>
                  <w:rStyle w:val="Lienhypertexte"/>
                  <w:rFonts w:cs="Arial"/>
                  <w:szCs w:val="24"/>
                </w:rPr>
                <w:t>Immunity</w:t>
              </w:r>
              <w:r w:rsidR="004F59EA">
                <w:rPr>
                  <w:rStyle w:val="Lienhypertexte"/>
                  <w:rFonts w:cs="Arial"/>
                  <w:szCs w:val="24"/>
                </w:rPr>
                <w:t xml:space="preserve"> </w:t>
              </w:r>
              <w:r w:rsidR="004F59EA" w:rsidRPr="00C87670">
                <w:rPr>
                  <w:rStyle w:val="Lienhypertexte"/>
                  <w:rFonts w:cs="Arial"/>
                  <w:szCs w:val="24"/>
                </w:rPr>
                <w:t>2024b</w:t>
              </w:r>
            </w:hyperlink>
          </w:p>
        </w:tc>
        <w:tc>
          <w:tcPr>
            <w:tcW w:w="2126" w:type="dxa"/>
            <w:hideMark/>
          </w:tcPr>
          <w:p w14:paraId="1118079E" w14:textId="77777777" w:rsidR="004F59EA" w:rsidRPr="00C87670" w:rsidRDefault="004F59EA" w:rsidP="00536AC1">
            <w:pPr>
              <w:jc w:val="both"/>
              <w:rPr>
                <w:rFonts w:cs="Arial"/>
                <w:szCs w:val="24"/>
              </w:rPr>
            </w:pPr>
            <w:r w:rsidRPr="00C87670">
              <w:rPr>
                <w:rFonts w:cs="Arial"/>
                <w:szCs w:val="24"/>
              </w:rPr>
              <w:t>Peau</w:t>
            </w:r>
          </w:p>
        </w:tc>
        <w:tc>
          <w:tcPr>
            <w:tcW w:w="5381" w:type="dxa"/>
            <w:hideMark/>
          </w:tcPr>
          <w:p w14:paraId="61E8F517" w14:textId="77777777" w:rsidR="004F59EA" w:rsidRPr="00C87670" w:rsidRDefault="004F59EA" w:rsidP="00536AC1">
            <w:pPr>
              <w:jc w:val="both"/>
              <w:rPr>
                <w:rFonts w:cs="Arial"/>
                <w:szCs w:val="24"/>
                <w:lang w:val="fr-FR"/>
              </w:rPr>
            </w:pPr>
            <w:r w:rsidRPr="00C87670">
              <w:rPr>
                <w:rFonts w:cs="Arial"/>
                <w:szCs w:val="24"/>
                <w:lang w:val="fr-FR"/>
              </w:rPr>
              <w:t>Par rapport aux autres tissus testés dans cette étude, les TRM de la peau sont les seuls à avoir une signature épigénétique des facteurs de transcription de la famille AP-1 (FOS, FOSB, FOSL1, JUN) et de BACH2.</w:t>
            </w:r>
          </w:p>
        </w:tc>
      </w:tr>
      <w:tr w:rsidR="004F59EA" w:rsidRPr="00360BC6" w14:paraId="0A98F8E0" w14:textId="77777777" w:rsidTr="00536AC1">
        <w:tc>
          <w:tcPr>
            <w:tcW w:w="1555" w:type="dxa"/>
            <w:hideMark/>
          </w:tcPr>
          <w:p w14:paraId="03CF004E" w14:textId="6B7E0B20" w:rsidR="004F59EA" w:rsidRPr="00C87670" w:rsidRDefault="009D6F0F" w:rsidP="00536AC1">
            <w:pPr>
              <w:jc w:val="both"/>
              <w:rPr>
                <w:rFonts w:cs="Arial"/>
                <w:szCs w:val="24"/>
              </w:rPr>
            </w:pPr>
            <w:hyperlink r:id="rId38" w:history="1">
              <w:r w:rsidR="004F59EA" w:rsidRPr="00C87670">
                <w:rPr>
                  <w:rStyle w:val="Lienhypertexte"/>
                  <w:rFonts w:cs="Arial"/>
                  <w:szCs w:val="24"/>
                </w:rPr>
                <w:t>Schenkel</w:t>
              </w:r>
              <w:r w:rsidR="004F59EA">
                <w:rPr>
                  <w:rStyle w:val="Lienhypertexte"/>
                  <w:rFonts w:cs="Arial"/>
                  <w:szCs w:val="24"/>
                </w:rPr>
                <w:t xml:space="preserve"> </w:t>
              </w:r>
              <w:r w:rsidR="004F59EA" w:rsidRPr="00C87670">
                <w:rPr>
                  <w:rStyle w:val="Lienhypertexte"/>
                  <w:rFonts w:cs="Arial"/>
                  <w:szCs w:val="24"/>
                </w:rPr>
                <w:t>Science</w:t>
              </w:r>
              <w:r w:rsidR="004F59EA">
                <w:rPr>
                  <w:rStyle w:val="Lienhypertexte"/>
                  <w:rFonts w:cs="Arial"/>
                  <w:szCs w:val="24"/>
                </w:rPr>
                <w:t xml:space="preserve"> </w:t>
              </w:r>
              <w:r w:rsidR="004F59EA" w:rsidRPr="00C87670">
                <w:rPr>
                  <w:rStyle w:val="Lienhypertexte"/>
                  <w:rFonts w:cs="Arial"/>
                  <w:szCs w:val="24"/>
                </w:rPr>
                <w:t>2014</w:t>
              </w:r>
            </w:hyperlink>
          </w:p>
        </w:tc>
        <w:tc>
          <w:tcPr>
            <w:tcW w:w="2126" w:type="dxa"/>
            <w:hideMark/>
          </w:tcPr>
          <w:p w14:paraId="374B5FEB" w14:textId="77777777" w:rsidR="004F59EA" w:rsidRPr="00C87670" w:rsidRDefault="004F59EA" w:rsidP="00536AC1">
            <w:pPr>
              <w:jc w:val="both"/>
              <w:rPr>
                <w:rFonts w:cs="Arial"/>
                <w:szCs w:val="24"/>
                <w:lang w:val="fr-FR"/>
              </w:rPr>
            </w:pPr>
            <w:r w:rsidRPr="00C87670">
              <w:rPr>
                <w:rFonts w:cs="Arial"/>
                <w:szCs w:val="24"/>
                <w:lang w:val="fr-FR"/>
              </w:rPr>
              <w:t>Rate, ganglion lymphatique, glande salivaire, rein, intestin, FRT, pancréas, thymus</w:t>
            </w:r>
          </w:p>
        </w:tc>
        <w:tc>
          <w:tcPr>
            <w:tcW w:w="5381" w:type="dxa"/>
            <w:hideMark/>
          </w:tcPr>
          <w:p w14:paraId="61AB7AF5" w14:textId="77777777" w:rsidR="004F59EA" w:rsidRPr="00C87670" w:rsidRDefault="004F59EA" w:rsidP="00536AC1">
            <w:pPr>
              <w:jc w:val="both"/>
              <w:rPr>
                <w:rFonts w:cs="Arial"/>
                <w:szCs w:val="24"/>
                <w:lang w:val="fr-FR"/>
              </w:rPr>
            </w:pPr>
            <w:r w:rsidRPr="00C87670">
              <w:rPr>
                <w:rFonts w:cs="Arial"/>
                <w:szCs w:val="24"/>
                <w:lang w:val="fr-FR"/>
              </w:rPr>
              <w:t>Les TRM de certains tissus nécessitent l'IL15 pour leur survie : rate, ganglion lymphatique, glande salivaire et rein.</w:t>
            </w:r>
            <w:r w:rsidRPr="00C87670">
              <w:rPr>
                <w:rFonts w:cs="Arial"/>
                <w:szCs w:val="24"/>
                <w:lang w:val="fr-FR"/>
              </w:rPr>
              <w:br/>
              <w:t>Les TRM de certains tissus nécessitent l'IL-15 pour la prolifération homéostatique : rate, ganglion lymphatique, glande salivaire, rein et thymus</w:t>
            </w:r>
          </w:p>
        </w:tc>
      </w:tr>
      <w:tr w:rsidR="004F59EA" w:rsidRPr="00360BC6" w14:paraId="6E21BF86" w14:textId="77777777" w:rsidTr="00536AC1">
        <w:tc>
          <w:tcPr>
            <w:tcW w:w="1555" w:type="dxa"/>
            <w:hideMark/>
          </w:tcPr>
          <w:p w14:paraId="2990641F" w14:textId="01AC9EA6" w:rsidR="004F59EA" w:rsidRPr="00C87670" w:rsidRDefault="009D6F0F" w:rsidP="00536AC1">
            <w:pPr>
              <w:jc w:val="both"/>
              <w:rPr>
                <w:rFonts w:cs="Arial"/>
                <w:szCs w:val="24"/>
              </w:rPr>
            </w:pPr>
            <w:hyperlink r:id="rId39" w:history="1">
              <w:r w:rsidR="004F59EA" w:rsidRPr="00C87670">
                <w:rPr>
                  <w:rStyle w:val="Lienhypertexte"/>
                  <w:rFonts w:cs="Arial"/>
                  <w:szCs w:val="24"/>
                </w:rPr>
                <w:t>Park</w:t>
              </w:r>
              <w:r w:rsidR="004F59EA">
                <w:rPr>
                  <w:rStyle w:val="Lienhypertexte"/>
                  <w:rFonts w:cs="Arial"/>
                  <w:szCs w:val="24"/>
                </w:rPr>
                <w:t xml:space="preserve"> </w:t>
              </w:r>
              <w:proofErr w:type="spellStart"/>
              <w:r w:rsidR="004F59EA" w:rsidRPr="00C87670">
                <w:rPr>
                  <w:rStyle w:val="Lienhypertexte"/>
                  <w:rFonts w:cs="Arial"/>
                  <w:szCs w:val="24"/>
                </w:rPr>
                <w:t>NatImmunol</w:t>
              </w:r>
              <w:proofErr w:type="spellEnd"/>
              <w:r w:rsidR="004F59EA">
                <w:rPr>
                  <w:rStyle w:val="Lienhypertexte"/>
                  <w:rFonts w:cs="Arial"/>
                  <w:szCs w:val="24"/>
                </w:rPr>
                <w:t xml:space="preserve"> </w:t>
              </w:r>
              <w:r w:rsidR="004F59EA" w:rsidRPr="00C87670">
                <w:rPr>
                  <w:rStyle w:val="Lienhypertexte"/>
                  <w:rFonts w:cs="Arial"/>
                  <w:szCs w:val="24"/>
                </w:rPr>
                <w:t>2026</w:t>
              </w:r>
            </w:hyperlink>
          </w:p>
        </w:tc>
        <w:tc>
          <w:tcPr>
            <w:tcW w:w="2126" w:type="dxa"/>
            <w:hideMark/>
          </w:tcPr>
          <w:p w14:paraId="235DBC53" w14:textId="77777777" w:rsidR="004F59EA" w:rsidRPr="00C87670" w:rsidRDefault="004F59EA" w:rsidP="00536AC1">
            <w:pPr>
              <w:jc w:val="both"/>
              <w:rPr>
                <w:rFonts w:cs="Arial"/>
                <w:szCs w:val="24"/>
                <w:lang w:val="fr-FR"/>
              </w:rPr>
            </w:pPr>
            <w:r w:rsidRPr="00C87670">
              <w:rPr>
                <w:rFonts w:cs="Arial"/>
                <w:szCs w:val="24"/>
                <w:lang w:val="fr-FR"/>
              </w:rPr>
              <w:t>Rate et foie vs intestin et glande salivaire</w:t>
            </w:r>
          </w:p>
        </w:tc>
        <w:tc>
          <w:tcPr>
            <w:tcW w:w="5381" w:type="dxa"/>
            <w:hideMark/>
          </w:tcPr>
          <w:p w14:paraId="5E0E856E" w14:textId="77777777" w:rsidR="004F59EA" w:rsidRPr="00C87670" w:rsidRDefault="004F59EA" w:rsidP="00536AC1">
            <w:pPr>
              <w:jc w:val="both"/>
              <w:rPr>
                <w:rFonts w:cs="Arial"/>
                <w:szCs w:val="24"/>
                <w:lang w:val="fr-FR"/>
              </w:rPr>
            </w:pPr>
            <w:r w:rsidRPr="00C87670">
              <w:rPr>
                <w:rFonts w:cs="Arial"/>
                <w:szCs w:val="24"/>
                <w:lang w:val="fr-FR"/>
              </w:rPr>
              <w:t>Les TRM de l'intestin et des glandes salivaires, mais pas ceux de la rate et du foie expriment CD103.</w:t>
            </w:r>
          </w:p>
        </w:tc>
      </w:tr>
      <w:tr w:rsidR="004F59EA" w:rsidRPr="00360BC6" w14:paraId="175F96D5" w14:textId="77777777" w:rsidTr="00536AC1">
        <w:tc>
          <w:tcPr>
            <w:tcW w:w="1555" w:type="dxa"/>
            <w:hideMark/>
          </w:tcPr>
          <w:p w14:paraId="1FBD6D78" w14:textId="78C64BA0" w:rsidR="004F59EA" w:rsidRPr="00C87670" w:rsidRDefault="009D6F0F" w:rsidP="00536AC1">
            <w:pPr>
              <w:jc w:val="both"/>
              <w:rPr>
                <w:rFonts w:cs="Arial"/>
                <w:szCs w:val="24"/>
              </w:rPr>
            </w:pPr>
            <w:hyperlink r:id="rId40" w:history="1">
              <w:r w:rsidR="004F59EA" w:rsidRPr="00C87670">
                <w:rPr>
                  <w:rStyle w:val="Lienhypertexte"/>
                  <w:rFonts w:cs="Arial"/>
                  <w:szCs w:val="24"/>
                </w:rPr>
                <w:t>Urban</w:t>
              </w:r>
              <w:r w:rsidR="004F59EA">
                <w:rPr>
                  <w:rStyle w:val="Lienhypertexte"/>
                  <w:rFonts w:cs="Arial"/>
                  <w:szCs w:val="24"/>
                </w:rPr>
                <w:t xml:space="preserve"> </w:t>
              </w:r>
              <w:proofErr w:type="spellStart"/>
              <w:r w:rsidR="004F59EA" w:rsidRPr="00C87670">
                <w:rPr>
                  <w:rStyle w:val="Lienhypertexte"/>
                  <w:rFonts w:cs="Arial"/>
                  <w:szCs w:val="24"/>
                </w:rPr>
                <w:t>NatImmunol</w:t>
              </w:r>
              <w:proofErr w:type="spellEnd"/>
              <w:r w:rsidR="004F59EA">
                <w:rPr>
                  <w:rStyle w:val="Lienhypertexte"/>
                  <w:rFonts w:cs="Arial"/>
                  <w:szCs w:val="24"/>
                </w:rPr>
                <w:t xml:space="preserve"> </w:t>
              </w:r>
              <w:r w:rsidR="004F59EA" w:rsidRPr="00C87670">
                <w:rPr>
                  <w:rStyle w:val="Lienhypertexte"/>
                  <w:rFonts w:cs="Arial"/>
                  <w:szCs w:val="24"/>
                </w:rPr>
                <w:t>2020</w:t>
              </w:r>
            </w:hyperlink>
          </w:p>
        </w:tc>
        <w:tc>
          <w:tcPr>
            <w:tcW w:w="2126" w:type="dxa"/>
            <w:hideMark/>
          </w:tcPr>
          <w:p w14:paraId="411D5CC0" w14:textId="77777777" w:rsidR="004F59EA" w:rsidRPr="00C87670" w:rsidRDefault="004F59EA" w:rsidP="00536AC1">
            <w:pPr>
              <w:jc w:val="both"/>
              <w:rPr>
                <w:rFonts w:cs="Arial"/>
                <w:szCs w:val="24"/>
              </w:rPr>
            </w:pPr>
            <w:proofErr w:type="spellStart"/>
            <w:r w:rsidRPr="00C87670">
              <w:rPr>
                <w:rFonts w:cs="Arial"/>
                <w:szCs w:val="24"/>
              </w:rPr>
              <w:t>Cerveau</w:t>
            </w:r>
            <w:proofErr w:type="spellEnd"/>
          </w:p>
        </w:tc>
        <w:tc>
          <w:tcPr>
            <w:tcW w:w="5381" w:type="dxa"/>
            <w:hideMark/>
          </w:tcPr>
          <w:p w14:paraId="1E7C0885" w14:textId="77777777" w:rsidR="004F59EA" w:rsidRPr="00C87670" w:rsidRDefault="004F59EA" w:rsidP="00536AC1">
            <w:pPr>
              <w:jc w:val="both"/>
              <w:rPr>
                <w:rFonts w:cs="Arial"/>
                <w:szCs w:val="24"/>
                <w:lang w:val="fr-FR"/>
              </w:rPr>
            </w:pPr>
            <w:r w:rsidRPr="00C87670">
              <w:rPr>
                <w:rFonts w:cs="Arial"/>
                <w:szCs w:val="24"/>
                <w:lang w:val="fr-FR"/>
              </w:rPr>
              <w:t>Les TRM du cerveau partagent des caractéristiques avec les TRM des autres tissus, mais restent largement différents.</w:t>
            </w:r>
            <w:r w:rsidRPr="00C87670">
              <w:rPr>
                <w:rFonts w:cs="Arial"/>
                <w:szCs w:val="24"/>
                <w:lang w:val="fr-FR"/>
              </w:rPr>
              <w:br/>
              <w:t>Les TRM du cerveau ne dépendent pas de CD103, et le KO de CD103 n'affecte ni la formation, ni le nombre de TRM.</w:t>
            </w:r>
          </w:p>
        </w:tc>
      </w:tr>
      <w:tr w:rsidR="004F59EA" w:rsidRPr="00360BC6" w14:paraId="4DF6DCC8" w14:textId="77777777" w:rsidTr="00536AC1">
        <w:tc>
          <w:tcPr>
            <w:tcW w:w="1555" w:type="dxa"/>
            <w:hideMark/>
          </w:tcPr>
          <w:p w14:paraId="492A2BEA" w14:textId="2EA564EA" w:rsidR="004F59EA" w:rsidRPr="00C87670" w:rsidRDefault="009D6F0F" w:rsidP="00536AC1">
            <w:pPr>
              <w:jc w:val="both"/>
              <w:rPr>
                <w:rFonts w:cs="Arial"/>
                <w:szCs w:val="24"/>
              </w:rPr>
            </w:pPr>
            <w:hyperlink r:id="rId41" w:history="1">
              <w:r w:rsidR="004F59EA" w:rsidRPr="00C87670">
                <w:rPr>
                  <w:rStyle w:val="Lienhypertexte"/>
                  <w:rFonts w:cs="Arial"/>
                  <w:szCs w:val="24"/>
                </w:rPr>
                <w:t>Poon</w:t>
              </w:r>
              <w:r w:rsidR="004F59EA">
                <w:rPr>
                  <w:rStyle w:val="Lienhypertexte"/>
                  <w:rFonts w:cs="Arial"/>
                  <w:szCs w:val="24"/>
                </w:rPr>
                <w:t xml:space="preserve"> </w:t>
              </w:r>
              <w:proofErr w:type="spellStart"/>
              <w:r w:rsidR="004F59EA" w:rsidRPr="00C87670">
                <w:rPr>
                  <w:rStyle w:val="Lienhypertexte"/>
                  <w:rFonts w:cs="Arial"/>
                  <w:szCs w:val="24"/>
                </w:rPr>
                <w:t>NatImmunol</w:t>
              </w:r>
              <w:proofErr w:type="spellEnd"/>
              <w:r w:rsidR="004F59EA">
                <w:rPr>
                  <w:rStyle w:val="Lienhypertexte"/>
                  <w:rFonts w:cs="Arial"/>
                  <w:szCs w:val="24"/>
                </w:rPr>
                <w:t xml:space="preserve"> </w:t>
              </w:r>
              <w:r w:rsidR="004F59EA" w:rsidRPr="00C87670">
                <w:rPr>
                  <w:rStyle w:val="Lienhypertexte"/>
                  <w:rFonts w:cs="Arial"/>
                  <w:szCs w:val="24"/>
                </w:rPr>
                <w:t>2023</w:t>
              </w:r>
            </w:hyperlink>
          </w:p>
        </w:tc>
        <w:tc>
          <w:tcPr>
            <w:tcW w:w="2126" w:type="dxa"/>
            <w:hideMark/>
          </w:tcPr>
          <w:p w14:paraId="71E3953C" w14:textId="77777777" w:rsidR="004F59EA" w:rsidRPr="00C87670" w:rsidRDefault="004F59EA" w:rsidP="00536AC1">
            <w:pPr>
              <w:jc w:val="both"/>
              <w:rPr>
                <w:rFonts w:cs="Arial"/>
                <w:szCs w:val="24"/>
                <w:lang w:val="fr-FR"/>
              </w:rPr>
            </w:pPr>
            <w:r w:rsidRPr="00C87670">
              <w:rPr>
                <w:rFonts w:cs="Arial"/>
                <w:szCs w:val="24"/>
                <w:lang w:val="fr-FR"/>
              </w:rPr>
              <w:t>Intestins vs peau vs poumons</w:t>
            </w:r>
          </w:p>
        </w:tc>
        <w:tc>
          <w:tcPr>
            <w:tcW w:w="5381" w:type="dxa"/>
            <w:hideMark/>
          </w:tcPr>
          <w:p w14:paraId="42E107D9" w14:textId="77777777" w:rsidR="004F59EA" w:rsidRPr="00C87670" w:rsidRDefault="004F59EA" w:rsidP="00536AC1">
            <w:pPr>
              <w:jc w:val="both"/>
              <w:rPr>
                <w:rFonts w:cs="Arial"/>
                <w:szCs w:val="24"/>
                <w:lang w:val="fr-FR"/>
              </w:rPr>
            </w:pPr>
            <w:r w:rsidRPr="00C87670">
              <w:rPr>
                <w:rFonts w:cs="Arial"/>
                <w:szCs w:val="24"/>
                <w:lang w:val="fr-FR"/>
              </w:rPr>
              <w:t>Les TRM retrouvés dans ces tissus présentent des profils transcriptomiques particuliers. L'expression de certains gènes est partagée, d'autres sont uniques à chaque tissu.</w:t>
            </w:r>
          </w:p>
        </w:tc>
      </w:tr>
      <w:tr w:rsidR="004F59EA" w:rsidRPr="00360BC6" w14:paraId="565C94A7" w14:textId="77777777" w:rsidTr="00536AC1">
        <w:tc>
          <w:tcPr>
            <w:tcW w:w="1555" w:type="dxa"/>
            <w:hideMark/>
          </w:tcPr>
          <w:p w14:paraId="1280D367" w14:textId="5290BBB8" w:rsidR="004F59EA" w:rsidRPr="00C87670" w:rsidRDefault="009D6F0F" w:rsidP="00536AC1">
            <w:pPr>
              <w:jc w:val="both"/>
              <w:rPr>
                <w:rFonts w:cs="Arial"/>
                <w:szCs w:val="24"/>
              </w:rPr>
            </w:pPr>
            <w:hyperlink r:id="rId42" w:history="1">
              <w:r w:rsidR="004F59EA" w:rsidRPr="00C87670">
                <w:rPr>
                  <w:rStyle w:val="Lienhypertexte"/>
                  <w:rFonts w:cs="Arial"/>
                  <w:szCs w:val="24"/>
                </w:rPr>
                <w:t>Lam</w:t>
              </w:r>
              <w:r w:rsidR="004F59EA">
                <w:rPr>
                  <w:rStyle w:val="Lienhypertexte"/>
                  <w:rFonts w:cs="Arial"/>
                  <w:szCs w:val="24"/>
                </w:rPr>
                <w:t xml:space="preserve"> </w:t>
              </w:r>
              <w:r w:rsidR="004F59EA" w:rsidRPr="00C87670">
                <w:rPr>
                  <w:rStyle w:val="Lienhypertexte"/>
                  <w:rFonts w:cs="Arial"/>
                  <w:szCs w:val="24"/>
                </w:rPr>
                <w:t>Immunity</w:t>
              </w:r>
              <w:r w:rsidR="004F59EA">
                <w:rPr>
                  <w:rStyle w:val="Lienhypertexte"/>
                  <w:rFonts w:cs="Arial"/>
                  <w:szCs w:val="24"/>
                </w:rPr>
                <w:t xml:space="preserve"> </w:t>
              </w:r>
              <w:r w:rsidR="004F59EA" w:rsidRPr="00C87670">
                <w:rPr>
                  <w:rStyle w:val="Lienhypertexte"/>
                  <w:rFonts w:cs="Arial"/>
                  <w:szCs w:val="24"/>
                </w:rPr>
                <w:t>2025</w:t>
              </w:r>
            </w:hyperlink>
          </w:p>
        </w:tc>
        <w:tc>
          <w:tcPr>
            <w:tcW w:w="2126" w:type="dxa"/>
            <w:hideMark/>
          </w:tcPr>
          <w:p w14:paraId="733ADBB9" w14:textId="77777777" w:rsidR="004F59EA" w:rsidRPr="00C87670" w:rsidRDefault="004F59EA" w:rsidP="00536AC1">
            <w:pPr>
              <w:jc w:val="both"/>
              <w:rPr>
                <w:rFonts w:cs="Arial"/>
                <w:szCs w:val="24"/>
                <w:lang w:val="fr-FR"/>
              </w:rPr>
            </w:pPr>
            <w:r w:rsidRPr="00C87670">
              <w:rPr>
                <w:rFonts w:cs="Arial"/>
                <w:szCs w:val="24"/>
                <w:lang w:val="fr-FR"/>
              </w:rPr>
              <w:t>Poumons vs intestin vs LN</w:t>
            </w:r>
          </w:p>
        </w:tc>
        <w:tc>
          <w:tcPr>
            <w:tcW w:w="5381" w:type="dxa"/>
            <w:hideMark/>
          </w:tcPr>
          <w:p w14:paraId="340C4916" w14:textId="77777777" w:rsidR="004F59EA" w:rsidRPr="00C87670" w:rsidRDefault="004F59EA" w:rsidP="00536AC1">
            <w:pPr>
              <w:jc w:val="both"/>
              <w:rPr>
                <w:rFonts w:cs="Arial"/>
                <w:szCs w:val="24"/>
                <w:lang w:val="fr-FR"/>
              </w:rPr>
            </w:pPr>
            <w:r w:rsidRPr="00C87670">
              <w:rPr>
                <w:rFonts w:cs="Arial"/>
                <w:szCs w:val="24"/>
                <w:lang w:val="fr-FR"/>
              </w:rPr>
              <w:t xml:space="preserve">CD103 et CD101 sont le plus fortement exprimés dans la peau et les </w:t>
            </w:r>
            <w:proofErr w:type="spellStart"/>
            <w:proofErr w:type="gramStart"/>
            <w:r w:rsidRPr="00C87670">
              <w:rPr>
                <w:rFonts w:cs="Arial"/>
                <w:szCs w:val="24"/>
                <w:lang w:val="fr-FR"/>
              </w:rPr>
              <w:t>intestings</w:t>
            </w:r>
            <w:proofErr w:type="spellEnd"/>
            <w:r w:rsidRPr="00C87670">
              <w:rPr>
                <w:rFonts w:cs="Arial"/>
                <w:szCs w:val="24"/>
                <w:lang w:val="fr-FR"/>
              </w:rPr>
              <w:t>;</w:t>
            </w:r>
            <w:proofErr w:type="gramEnd"/>
            <w:r w:rsidRPr="00C87670">
              <w:rPr>
                <w:rFonts w:cs="Arial"/>
                <w:szCs w:val="24"/>
                <w:lang w:val="fr-FR"/>
              </w:rPr>
              <w:t xml:space="preserve"> CD49a dans les poumons et LLN; CXCR6 dans les LN; PD1 dans tou</w:t>
            </w:r>
            <w:r>
              <w:rPr>
                <w:rFonts w:cs="Arial"/>
                <w:szCs w:val="24"/>
                <w:lang w:val="fr-FR"/>
              </w:rPr>
              <w:t>s</w:t>
            </w:r>
            <w:r w:rsidRPr="00C87670">
              <w:rPr>
                <w:rFonts w:cs="Arial"/>
                <w:szCs w:val="24"/>
                <w:lang w:val="fr-FR"/>
              </w:rPr>
              <w:t xml:space="preserve"> les tissus, sauf les intestins</w:t>
            </w:r>
          </w:p>
        </w:tc>
      </w:tr>
    </w:tbl>
    <w:p w14:paraId="38BFA555" w14:textId="77777777" w:rsidR="004F59EA" w:rsidRPr="00C87670" w:rsidRDefault="004F59EA" w:rsidP="004F59EA">
      <w:pPr>
        <w:pStyle w:val="Titre3"/>
        <w:jc w:val="both"/>
        <w:rPr>
          <w:rFonts w:cs="Arial"/>
          <w:sz w:val="24"/>
          <w:lang w:val="fr-FR"/>
        </w:rPr>
      </w:pPr>
      <w:bookmarkStart w:id="1220" w:name="_Toc236411788"/>
      <w:bookmarkStart w:id="1221" w:name="_Toc238137497"/>
      <w:r w:rsidRPr="00C87670">
        <w:rPr>
          <w:rFonts w:cs="Arial"/>
          <w:sz w:val="24"/>
          <w:lang w:val="fr-FR"/>
        </w:rPr>
        <w:lastRenderedPageBreak/>
        <w:t>2.2.2 Différences inter-tissus</w:t>
      </w:r>
      <w:bookmarkEnd w:id="1220"/>
      <w:bookmarkEnd w:id="1221"/>
    </w:p>
    <w:p w14:paraId="2B367F7A" w14:textId="77777777" w:rsidR="004F59EA" w:rsidRPr="00C87670" w:rsidRDefault="004F59EA" w:rsidP="004F59EA">
      <w:pPr>
        <w:pStyle w:val="Titre5"/>
        <w:spacing w:line="360" w:lineRule="auto"/>
        <w:jc w:val="both"/>
        <w:rPr>
          <w:rFonts w:ascii="Arial" w:hAnsi="Arial" w:cs="Arial"/>
          <w:sz w:val="24"/>
          <w:szCs w:val="24"/>
          <w:lang w:val="fr-FR"/>
        </w:rPr>
      </w:pPr>
      <w:r w:rsidRPr="00C87670">
        <w:rPr>
          <w:rFonts w:ascii="Arial" w:hAnsi="Arial" w:cs="Arial"/>
          <w:sz w:val="24"/>
          <w:szCs w:val="24"/>
          <w:lang w:val="fr-FR"/>
        </w:rPr>
        <w:t>2.2.2.1 Différences inter-tissu liées à la localisation</w:t>
      </w:r>
    </w:p>
    <w:p w14:paraId="64C53DBD" w14:textId="77777777" w:rsidR="004F59EA"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 xml:space="preserve">Comme il est possible d'apprécier dans le tableau précédent, les TRM semblent être différents lorsque ceux-ci sont dans des organes contenant des cellules épithéliales. Cette différence semble faire intervenir l'expression de CD103 (qui lie la E-cadhérine exprimée par les cellules épithéliale), elle-même sous la dépendance de du </w:t>
      </w:r>
      <w:proofErr w:type="spellStart"/>
      <w:r w:rsidRPr="00C87670">
        <w:rPr>
          <w:rFonts w:ascii="Arial" w:hAnsi="Arial" w:cs="Arial"/>
          <w:lang w:val="fr-FR"/>
        </w:rPr>
        <w:t>TGFb</w:t>
      </w:r>
      <w:proofErr w:type="spellEnd"/>
      <w:r w:rsidRPr="00C87670">
        <w:rPr>
          <w:rFonts w:ascii="Arial" w:hAnsi="Arial" w:cs="Arial"/>
          <w:lang w:val="fr-FR"/>
        </w:rPr>
        <w:t xml:space="preserve">. Ainsi, le </w:t>
      </w:r>
      <w:proofErr w:type="spellStart"/>
      <w:r w:rsidRPr="00C87670">
        <w:rPr>
          <w:rFonts w:ascii="Arial" w:hAnsi="Arial" w:cs="Arial"/>
          <w:lang w:val="fr-FR"/>
        </w:rPr>
        <w:t>TGFb</w:t>
      </w:r>
      <w:proofErr w:type="spellEnd"/>
      <w:r w:rsidRPr="00C87670">
        <w:rPr>
          <w:rFonts w:ascii="Arial" w:hAnsi="Arial" w:cs="Arial"/>
          <w:lang w:val="fr-FR"/>
        </w:rPr>
        <w:t xml:space="preserve"> serait un acteur capable d'avoir de provoquer des changements majeurs dans le phénotype des TRM.</w:t>
      </w:r>
    </w:p>
    <w:p w14:paraId="7DDE745E" w14:textId="5A0D5E2F" w:rsidR="004F59EA"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 xml:space="preserve">Cette dichotomie est largement retrouvée dans les hétérogénéités retrouvées entre les TRM du même tissus, mais dont la localisation inter-tissu diverge. Par exemple, dans la peau, il a été observé que les TRM de l'épiderme expriment plus fortement CD69, CD103 et sont plus cytotoxiques par rapport aux TRM du derme ; de plus, l'expression de CD49a est restreinte aux TRM CD103+ de l'épiderme </w:t>
      </w:r>
      <w:r w:rsidR="0054511A">
        <w:fldChar w:fldCharType="begin"/>
      </w:r>
      <w:r w:rsidR="0054511A" w:rsidRPr="008257D4">
        <w:rPr>
          <w:lang w:val="fr-FR"/>
          <w:rPrChange w:id="1222" w:author="LALOY Emilien" w:date="2026-08-20T16:38:00Z">
            <w:rPr/>
          </w:rPrChange>
        </w:rPr>
        <w:instrText xml:space="preserve"> HYPERLINK "file:///C:\\Users\\xtoph\\Downloads\\Cheuk_Immunity_2017" </w:instrText>
      </w:r>
      <w:r w:rsidR="0054511A">
        <w:fldChar w:fldCharType="separate"/>
      </w:r>
      <w:r w:rsidRPr="00C87670">
        <w:rPr>
          <w:rStyle w:val="Lienhypertexte"/>
          <w:rFonts w:ascii="Arial" w:eastAsiaTheme="majorEastAsia" w:hAnsi="Arial" w:cs="Arial"/>
          <w:lang w:val="fr-FR"/>
        </w:rPr>
        <w:t>Cheuk_Immunity_2017</w:t>
      </w:r>
      <w:r w:rsidR="0054511A">
        <w:rPr>
          <w:rStyle w:val="Lienhypertexte"/>
          <w:rFonts w:ascii="Arial" w:eastAsiaTheme="majorEastAsia" w:hAnsi="Arial" w:cs="Arial"/>
          <w:lang w:val="fr-FR"/>
        </w:rPr>
        <w:fldChar w:fldCharType="end"/>
      </w:r>
      <w:r w:rsidRPr="00C87670">
        <w:rPr>
          <w:rFonts w:ascii="Arial" w:hAnsi="Arial" w:cs="Arial"/>
          <w:lang w:val="fr-FR"/>
        </w:rPr>
        <w:t xml:space="preserve">. Dans les glandes salivaires, les TRM situés au sein de l'épithélium ressemblent aux TRM retrouvés dans la peau, tandis que ceux retrouvés dans le reste de l'organe ressemblent aux TRM retrouvés dans le foie </w:t>
      </w:r>
      <w:r w:rsidR="0054511A">
        <w:fldChar w:fldCharType="begin"/>
      </w:r>
      <w:r w:rsidR="0054511A" w:rsidRPr="008257D4">
        <w:rPr>
          <w:lang w:val="fr-FR"/>
          <w:rPrChange w:id="1223" w:author="LALOY Emilien" w:date="2026-08-20T16:38:00Z">
            <w:rPr/>
          </w:rPrChange>
        </w:rPr>
        <w:instrText xml:space="preserve"> HYPERLINK "file:///C:\\Users\\xtoph\\Downloads\\Christo_NatImmunol_2021" </w:instrText>
      </w:r>
      <w:r w:rsidR="0054511A">
        <w:fldChar w:fldCharType="separate"/>
      </w:r>
      <w:r w:rsidRPr="00C87670">
        <w:rPr>
          <w:rStyle w:val="Lienhypertexte"/>
          <w:rFonts w:ascii="Arial" w:eastAsiaTheme="majorEastAsia" w:hAnsi="Arial" w:cs="Arial"/>
          <w:lang w:val="fr-FR"/>
        </w:rPr>
        <w:t>Christo_NatImmunol_2021</w:t>
      </w:r>
      <w:r w:rsidR="0054511A">
        <w:rPr>
          <w:rStyle w:val="Lienhypertexte"/>
          <w:rFonts w:ascii="Arial" w:eastAsiaTheme="majorEastAsia" w:hAnsi="Arial" w:cs="Arial"/>
          <w:lang w:val="fr-FR"/>
        </w:rPr>
        <w:fldChar w:fldCharType="end"/>
      </w:r>
      <w:r w:rsidRPr="00C87670">
        <w:rPr>
          <w:rFonts w:ascii="Arial" w:hAnsi="Arial" w:cs="Arial"/>
          <w:lang w:val="fr-FR"/>
        </w:rPr>
        <w:t xml:space="preserve">. Dans l'intestin, les TRM de l'épithélium dépende du </w:t>
      </w:r>
      <w:proofErr w:type="spellStart"/>
      <w:r w:rsidRPr="00C87670">
        <w:rPr>
          <w:rFonts w:ascii="Arial" w:hAnsi="Arial" w:cs="Arial"/>
          <w:lang w:val="fr-FR"/>
        </w:rPr>
        <w:t>TGFb</w:t>
      </w:r>
      <w:proofErr w:type="spellEnd"/>
      <w:r w:rsidRPr="00C87670">
        <w:rPr>
          <w:rFonts w:ascii="Arial" w:hAnsi="Arial" w:cs="Arial"/>
          <w:lang w:val="fr-FR"/>
        </w:rPr>
        <w:t xml:space="preserve"> et de son clivage par l'intégrine alphaVbeta6, mais pas les TRM de la lamina propria </w:t>
      </w:r>
      <w:r w:rsidR="0054511A">
        <w:fldChar w:fldCharType="begin"/>
      </w:r>
      <w:r w:rsidR="0054511A" w:rsidRPr="008257D4">
        <w:rPr>
          <w:lang w:val="fr-FR"/>
          <w:rPrChange w:id="1224" w:author="LALOY Emilien" w:date="2026-08-20T16:38:00Z">
            <w:rPr/>
          </w:rPrChange>
        </w:rPr>
        <w:instrText xml:space="preserve"> HYPERLINK "file:///C:\\Users\\xtoph\\Downloads\\Mohammed_NatImmunol_2016a" </w:instrText>
      </w:r>
      <w:r w:rsidR="0054511A">
        <w:fldChar w:fldCharType="separate"/>
      </w:r>
      <w:r w:rsidRPr="00C87670">
        <w:rPr>
          <w:rStyle w:val="Lienhypertexte"/>
          <w:rFonts w:ascii="Arial" w:eastAsiaTheme="majorEastAsia" w:hAnsi="Arial" w:cs="Arial"/>
          <w:lang w:val="fr-FR"/>
        </w:rPr>
        <w:t>Mohammed_NatImmunol_2016a</w:t>
      </w:r>
      <w:r w:rsidR="0054511A">
        <w:rPr>
          <w:rStyle w:val="Lienhypertexte"/>
          <w:rFonts w:ascii="Arial" w:eastAsiaTheme="majorEastAsia" w:hAnsi="Arial" w:cs="Arial"/>
          <w:lang w:val="fr-FR"/>
        </w:rPr>
        <w:fldChar w:fldCharType="end"/>
      </w:r>
      <w:r w:rsidRPr="00C87670">
        <w:rPr>
          <w:rFonts w:ascii="Arial" w:hAnsi="Arial" w:cs="Arial"/>
          <w:lang w:val="fr-FR"/>
        </w:rPr>
        <w:t xml:space="preserve">. Finalement, dans les poumons, les TRM sont retrouvés dans le parenchyme respiratoire ou dans l'épithélium, où ils expriment plus de CD103 et dépendent de l'IL15 </w:t>
      </w:r>
      <w:r w:rsidR="0054511A">
        <w:fldChar w:fldCharType="begin"/>
      </w:r>
      <w:r w:rsidR="0054511A" w:rsidRPr="008257D4">
        <w:rPr>
          <w:lang w:val="fr-FR"/>
          <w:rPrChange w:id="1225" w:author="LALOY Emilien" w:date="2026-08-20T16:38:00Z">
            <w:rPr/>
          </w:rPrChange>
        </w:rPr>
        <w:instrText xml:space="preserve"> HYPERLINK "file:///C:\\Users\\xtoph\\Downloads\\Mackay_Immunity_2015" </w:instrText>
      </w:r>
      <w:r w:rsidR="0054511A">
        <w:fldChar w:fldCharType="separate"/>
      </w:r>
      <w:r w:rsidRPr="00C87670">
        <w:rPr>
          <w:rStyle w:val="Lienhypertexte"/>
          <w:rFonts w:ascii="Arial" w:eastAsiaTheme="majorEastAsia" w:hAnsi="Arial" w:cs="Arial"/>
          <w:lang w:val="fr-FR"/>
        </w:rPr>
        <w:t>Mackay_Immunity_2015</w:t>
      </w:r>
      <w:r w:rsidR="0054511A">
        <w:rPr>
          <w:rStyle w:val="Lienhypertexte"/>
          <w:rFonts w:ascii="Arial" w:eastAsiaTheme="majorEastAsia" w:hAnsi="Arial" w:cs="Arial"/>
          <w:lang w:val="fr-FR"/>
        </w:rPr>
        <w:fldChar w:fldCharType="end"/>
      </w:r>
      <w:r w:rsidRPr="00C87670">
        <w:rPr>
          <w:rFonts w:ascii="Arial" w:hAnsi="Arial" w:cs="Arial"/>
          <w:lang w:val="fr-FR"/>
        </w:rPr>
        <w:t xml:space="preserve"> et de BLIMP1 </w:t>
      </w:r>
      <w:r w:rsidR="0054511A">
        <w:fldChar w:fldCharType="begin"/>
      </w:r>
      <w:r w:rsidR="0054511A" w:rsidRPr="008257D4">
        <w:rPr>
          <w:lang w:val="fr-FR"/>
          <w:rPrChange w:id="1226" w:author="LALOY Emilien" w:date="2026-08-20T16:38:00Z">
            <w:rPr/>
          </w:rPrChange>
        </w:rPr>
        <w:instrText xml:space="preserve"> HYPERLINK "file:///C:\\Users\\xtoph\\Downloads\\Behr_FrontImmunol_2019" </w:instrText>
      </w:r>
      <w:r w:rsidR="0054511A">
        <w:fldChar w:fldCharType="separate"/>
      </w:r>
      <w:r w:rsidRPr="00C87670">
        <w:rPr>
          <w:rStyle w:val="Lienhypertexte"/>
          <w:rFonts w:ascii="Arial" w:eastAsiaTheme="majorEastAsia" w:hAnsi="Arial" w:cs="Arial"/>
          <w:lang w:val="fr-FR"/>
        </w:rPr>
        <w:t>Behr_FrontImmunol_2019</w:t>
      </w:r>
      <w:r w:rsidR="0054511A">
        <w:rPr>
          <w:rStyle w:val="Lienhypertexte"/>
          <w:rFonts w:ascii="Arial" w:eastAsiaTheme="majorEastAsia" w:hAnsi="Arial" w:cs="Arial"/>
          <w:lang w:val="fr-FR"/>
        </w:rPr>
        <w:fldChar w:fldCharType="end"/>
      </w:r>
      <w:r w:rsidRPr="00C87670">
        <w:rPr>
          <w:rFonts w:ascii="Arial" w:hAnsi="Arial" w:cs="Arial"/>
          <w:lang w:val="fr-FR"/>
        </w:rPr>
        <w:t>.</w:t>
      </w:r>
    </w:p>
    <w:p w14:paraId="5A232BE3" w14:textId="461694B5"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 xml:space="preserve">Dans le SI, deux populations de TRM sont retrouvées séparée </w:t>
      </w:r>
      <w:proofErr w:type="spellStart"/>
      <w:r w:rsidRPr="00C87670">
        <w:rPr>
          <w:rFonts w:ascii="Arial" w:hAnsi="Arial" w:cs="Arial"/>
          <w:lang w:val="fr-FR"/>
        </w:rPr>
        <w:t>spatiallement</w:t>
      </w:r>
      <w:proofErr w:type="spellEnd"/>
      <w:r w:rsidRPr="00C87670">
        <w:rPr>
          <w:rFonts w:ascii="Arial" w:hAnsi="Arial" w:cs="Arial"/>
          <w:lang w:val="fr-FR"/>
        </w:rPr>
        <w:t xml:space="preserve"> dans les microvillosités le long de l'axe crypte-</w:t>
      </w:r>
      <w:proofErr w:type="spellStart"/>
      <w:r w:rsidRPr="00C87670">
        <w:rPr>
          <w:rFonts w:ascii="Arial" w:hAnsi="Arial" w:cs="Arial"/>
          <w:lang w:val="fr-FR"/>
        </w:rPr>
        <w:t>villus</w:t>
      </w:r>
      <w:proofErr w:type="spellEnd"/>
      <w:r w:rsidRPr="00C87670">
        <w:rPr>
          <w:rFonts w:ascii="Arial" w:hAnsi="Arial" w:cs="Arial"/>
          <w:lang w:val="fr-FR"/>
        </w:rPr>
        <w:t xml:space="preserve"> </w:t>
      </w:r>
      <w:r w:rsidR="0054511A">
        <w:fldChar w:fldCharType="begin"/>
      </w:r>
      <w:r w:rsidR="0054511A" w:rsidRPr="008257D4">
        <w:rPr>
          <w:lang w:val="fr-FR"/>
          <w:rPrChange w:id="1227" w:author="LALOY Emilien" w:date="2026-08-20T16:37:00Z">
            <w:rPr/>
          </w:rPrChange>
        </w:rPr>
        <w:instrText xml:space="preserve"> HYPERLINK "file:///C:\\Users\\xtoph\\Downloads\\Reina-Campos_Nature_2025" </w:instrText>
      </w:r>
      <w:r w:rsidR="0054511A">
        <w:fldChar w:fldCharType="separate"/>
      </w:r>
      <w:r w:rsidRPr="00C87670">
        <w:rPr>
          <w:rStyle w:val="Lienhypertexte"/>
          <w:rFonts w:ascii="Arial" w:eastAsiaTheme="majorEastAsia" w:hAnsi="Arial" w:cs="Arial"/>
          <w:lang w:val="fr-FR"/>
        </w:rPr>
        <w:t>Reina-Campos_Nature_2025</w:t>
      </w:r>
      <w:r w:rsidR="0054511A">
        <w:rPr>
          <w:rStyle w:val="Lienhypertexte"/>
          <w:rFonts w:ascii="Arial" w:eastAsiaTheme="majorEastAsia" w:hAnsi="Arial" w:cs="Arial"/>
          <w:lang w:val="fr-FR"/>
        </w:rPr>
        <w:fldChar w:fldCharType="end"/>
      </w:r>
      <w:r w:rsidRPr="00C87670">
        <w:rPr>
          <w:rFonts w:ascii="Arial" w:hAnsi="Arial" w:cs="Arial"/>
          <w:lang w:val="fr-FR"/>
        </w:rPr>
        <w:t xml:space="preserve">. Celles-ci montrent un phénotype différent (à savoir plus </w:t>
      </w:r>
      <w:proofErr w:type="gramStart"/>
      <w:r w:rsidRPr="00C87670">
        <w:rPr>
          <w:rFonts w:ascii="Arial" w:hAnsi="Arial" w:cs="Arial"/>
          <w:lang w:val="fr-FR"/>
        </w:rPr>
        <w:t>différenci</w:t>
      </w:r>
      <w:r>
        <w:rPr>
          <w:rFonts w:ascii="Arial" w:hAnsi="Arial" w:cs="Arial"/>
          <w:lang w:val="fr-FR"/>
        </w:rPr>
        <w:t>é</w:t>
      </w:r>
      <w:proofErr w:type="gramEnd"/>
      <w:r w:rsidRPr="00C87670">
        <w:rPr>
          <w:rFonts w:ascii="Arial" w:hAnsi="Arial" w:cs="Arial"/>
          <w:lang w:val="fr-FR"/>
        </w:rPr>
        <w:t xml:space="preserve"> pour les TRM retrouvés vers le haut de l'axe), des différences d'interactions cellules (fibroblastes en bas, entérocytes en haut) et des différences de signaux (</w:t>
      </w:r>
      <w:proofErr w:type="spellStart"/>
      <w:r w:rsidRPr="00C87670">
        <w:rPr>
          <w:rFonts w:ascii="Arial" w:hAnsi="Arial" w:cs="Arial"/>
          <w:lang w:val="fr-FR"/>
        </w:rPr>
        <w:t>TGFb</w:t>
      </w:r>
      <w:proofErr w:type="spellEnd"/>
      <w:r w:rsidRPr="00C87670">
        <w:rPr>
          <w:rFonts w:ascii="Arial" w:hAnsi="Arial" w:cs="Arial"/>
          <w:lang w:val="fr-FR"/>
        </w:rPr>
        <w:t xml:space="preserve"> en haut, recrutement par CXCL9/CXCL10 en bas) </w:t>
      </w:r>
      <w:r w:rsidR="0054511A">
        <w:fldChar w:fldCharType="begin"/>
      </w:r>
      <w:r w:rsidR="0054511A" w:rsidRPr="008257D4">
        <w:rPr>
          <w:lang w:val="fr-FR"/>
          <w:rPrChange w:id="1228" w:author="LALOY Emilien" w:date="2026-08-20T16:37:00Z">
            <w:rPr/>
          </w:rPrChange>
        </w:rPr>
        <w:instrText xml:space="preserve"> HYPERLINK "file:///C:\\Users\\xtoph\\Downloads\\Reina-Campos_Nature_2025" </w:instrText>
      </w:r>
      <w:r w:rsidR="0054511A">
        <w:fldChar w:fldCharType="separate"/>
      </w:r>
      <w:r w:rsidRPr="00C87670">
        <w:rPr>
          <w:rStyle w:val="Lienhypertexte"/>
          <w:rFonts w:ascii="Arial" w:eastAsiaTheme="majorEastAsia" w:hAnsi="Arial" w:cs="Arial"/>
          <w:lang w:val="fr-FR"/>
        </w:rPr>
        <w:t>Reina-Campos_Nature_2025</w:t>
      </w:r>
      <w:r w:rsidR="0054511A">
        <w:rPr>
          <w:rStyle w:val="Lienhypertexte"/>
          <w:rFonts w:ascii="Arial" w:eastAsiaTheme="majorEastAsia" w:hAnsi="Arial" w:cs="Arial"/>
          <w:lang w:val="fr-FR"/>
        </w:rPr>
        <w:fldChar w:fldCharType="end"/>
      </w:r>
      <w:r w:rsidRPr="00C87670">
        <w:rPr>
          <w:rFonts w:ascii="Arial" w:hAnsi="Arial" w:cs="Arial"/>
          <w:lang w:val="fr-FR"/>
        </w:rPr>
        <w:t xml:space="preserve">. Le KO du </w:t>
      </w:r>
      <w:proofErr w:type="spellStart"/>
      <w:r w:rsidRPr="00C87670">
        <w:rPr>
          <w:rFonts w:ascii="Arial" w:hAnsi="Arial" w:cs="Arial"/>
          <w:lang w:val="fr-FR"/>
        </w:rPr>
        <w:t>TGFbRII</w:t>
      </w:r>
      <w:proofErr w:type="spellEnd"/>
      <w:r w:rsidRPr="00C87670">
        <w:rPr>
          <w:rFonts w:ascii="Arial" w:hAnsi="Arial" w:cs="Arial"/>
          <w:lang w:val="fr-FR"/>
        </w:rPr>
        <w:t xml:space="preserve"> ou de CXCR3 entraine le blocage des TRM dans la zone respective, et change le phénotype vers la population locale </w:t>
      </w:r>
      <w:r w:rsidR="0054511A">
        <w:fldChar w:fldCharType="begin"/>
      </w:r>
      <w:r w:rsidR="0054511A" w:rsidRPr="008257D4">
        <w:rPr>
          <w:lang w:val="fr-FR"/>
          <w:rPrChange w:id="1229" w:author="LALOY Emilien" w:date="2026-08-20T16:38:00Z">
            <w:rPr/>
          </w:rPrChange>
        </w:rPr>
        <w:instrText xml:space="preserve"> HYPERLINK "file:///C:\\Users\\xtoph\\Downloads\\Reina-Campos_Nature_2025" </w:instrText>
      </w:r>
      <w:r w:rsidR="0054511A">
        <w:fldChar w:fldCharType="separate"/>
      </w:r>
      <w:r w:rsidRPr="00C87670">
        <w:rPr>
          <w:rStyle w:val="Lienhypertexte"/>
          <w:rFonts w:ascii="Arial" w:eastAsiaTheme="majorEastAsia" w:hAnsi="Arial" w:cs="Arial"/>
          <w:lang w:val="fr-FR"/>
        </w:rPr>
        <w:t>Reina-Campos_Nature_2025</w:t>
      </w:r>
      <w:r w:rsidR="0054511A">
        <w:rPr>
          <w:rStyle w:val="Lienhypertexte"/>
          <w:rFonts w:ascii="Arial" w:eastAsiaTheme="majorEastAsia" w:hAnsi="Arial" w:cs="Arial"/>
          <w:lang w:val="fr-FR"/>
        </w:rPr>
        <w:fldChar w:fldCharType="end"/>
      </w:r>
      <w:r w:rsidRPr="00C87670">
        <w:rPr>
          <w:rFonts w:ascii="Arial" w:hAnsi="Arial" w:cs="Arial"/>
          <w:lang w:val="fr-FR"/>
        </w:rPr>
        <w:t>.</w:t>
      </w:r>
      <w:r w:rsidRPr="00C87670">
        <w:rPr>
          <w:rFonts w:ascii="Arial" w:hAnsi="Arial" w:cs="Arial"/>
          <w:lang w:val="fr-FR"/>
        </w:rPr>
        <w:br/>
      </w:r>
      <w:r w:rsidRPr="00C87670">
        <w:rPr>
          <w:rFonts w:ascii="Arial" w:hAnsi="Arial" w:cs="Arial"/>
          <w:lang w:val="fr-FR"/>
        </w:rPr>
        <w:lastRenderedPageBreak/>
        <w:t xml:space="preserve">Dans le cerveau, une population de TRM résiste mieux à la déplétion par injection d'anticorps déplétant </w:t>
      </w:r>
      <w:proofErr w:type="spellStart"/>
      <w:r w:rsidRPr="00C87670">
        <w:rPr>
          <w:rFonts w:ascii="Arial" w:hAnsi="Arial" w:cs="Arial"/>
          <w:lang w:val="fr-FR"/>
        </w:rPr>
        <w:t>intra-vasculaire</w:t>
      </w:r>
      <w:proofErr w:type="spellEnd"/>
      <w:r w:rsidRPr="00C87670">
        <w:rPr>
          <w:rFonts w:ascii="Arial" w:hAnsi="Arial" w:cs="Arial"/>
          <w:lang w:val="fr-FR"/>
        </w:rPr>
        <w:t xml:space="preserve"> </w:t>
      </w:r>
      <w:r w:rsidR="0054511A">
        <w:fldChar w:fldCharType="begin"/>
      </w:r>
      <w:r w:rsidR="0054511A" w:rsidRPr="008257D4">
        <w:rPr>
          <w:lang w:val="fr-FR"/>
          <w:rPrChange w:id="1230" w:author="LALOY Emilien" w:date="2026-08-20T16:38:00Z">
            <w:rPr/>
          </w:rPrChange>
        </w:rPr>
        <w:instrText xml:space="preserve"> HYPERLINK "file:///C:\\Users\\xtoph\\Downloads\\Urban_NatImmunol_2020" </w:instrText>
      </w:r>
      <w:r w:rsidR="0054511A">
        <w:fldChar w:fldCharType="separate"/>
      </w:r>
      <w:r w:rsidRPr="00C87670">
        <w:rPr>
          <w:rStyle w:val="Lienhypertexte"/>
          <w:rFonts w:ascii="Arial" w:eastAsiaTheme="majorEastAsia" w:hAnsi="Arial" w:cs="Arial"/>
          <w:lang w:val="fr-FR"/>
        </w:rPr>
        <w:t>Urban_NatImmunol_2020</w:t>
      </w:r>
      <w:r w:rsidR="0054511A">
        <w:rPr>
          <w:rStyle w:val="Lienhypertexte"/>
          <w:rFonts w:ascii="Arial" w:eastAsiaTheme="majorEastAsia" w:hAnsi="Arial" w:cs="Arial"/>
          <w:lang w:val="fr-FR"/>
        </w:rPr>
        <w:fldChar w:fldCharType="end"/>
      </w:r>
      <w:r w:rsidRPr="00C87670">
        <w:rPr>
          <w:rFonts w:ascii="Arial" w:hAnsi="Arial" w:cs="Arial"/>
          <w:lang w:val="fr-FR"/>
        </w:rPr>
        <w:t>.</w:t>
      </w:r>
    </w:p>
    <w:p w14:paraId="1257997B" w14:textId="77777777" w:rsidR="004F59EA" w:rsidRPr="00C87670" w:rsidRDefault="004F59EA" w:rsidP="004F59EA">
      <w:pPr>
        <w:pStyle w:val="Titre5"/>
        <w:spacing w:line="360" w:lineRule="auto"/>
        <w:jc w:val="both"/>
        <w:rPr>
          <w:rFonts w:ascii="Arial" w:hAnsi="Arial" w:cs="Arial"/>
          <w:sz w:val="24"/>
          <w:szCs w:val="24"/>
          <w:lang w:val="fr-FR"/>
        </w:rPr>
      </w:pPr>
      <w:r w:rsidRPr="00C87670">
        <w:rPr>
          <w:rFonts w:ascii="Arial" w:hAnsi="Arial" w:cs="Arial"/>
          <w:sz w:val="24"/>
          <w:szCs w:val="24"/>
          <w:lang w:val="fr-FR"/>
        </w:rPr>
        <w:t>2.2.2.2 Différences inter-tissus liées au type de réponse</w:t>
      </w:r>
    </w:p>
    <w:p w14:paraId="45A7BA62" w14:textId="53B9C908" w:rsidR="004F59EA"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De la même manière que les lymphocytes T CD4 (et à moindre mesure les lymphocytes T CD8), il est possible d'observer chez les TRM une polarisation du phénotype des cellules en fonction du type de pathogène et d'inflammation. Il existe différentes polarisations, mais la plus décrite est la polarisation en TRM de type I sécrétant de l'</w:t>
      </w:r>
      <w:proofErr w:type="spellStart"/>
      <w:r w:rsidRPr="00C87670">
        <w:rPr>
          <w:rFonts w:ascii="Arial" w:hAnsi="Arial" w:cs="Arial"/>
          <w:lang w:val="fr-FR"/>
        </w:rPr>
        <w:t>IFNg</w:t>
      </w:r>
      <w:proofErr w:type="spellEnd"/>
      <w:r w:rsidRPr="00C87670">
        <w:rPr>
          <w:rFonts w:ascii="Arial" w:hAnsi="Arial" w:cs="Arial"/>
          <w:lang w:val="fr-FR"/>
        </w:rPr>
        <w:t xml:space="preserve"> et en TRM 17 sécrétant de l'IL17 </w:t>
      </w:r>
      <w:r w:rsidR="0054511A">
        <w:fldChar w:fldCharType="begin"/>
      </w:r>
      <w:r w:rsidR="0054511A" w:rsidRPr="008257D4">
        <w:rPr>
          <w:lang w:val="fr-FR"/>
          <w:rPrChange w:id="1231" w:author="LALOY Emilien" w:date="2026-08-20T16:38:00Z">
            <w:rPr/>
          </w:rPrChange>
        </w:rPr>
        <w:instrText xml:space="preserve"> HYPERLINK "file:///C:\\Users\\xtoph\\Downloads\\trouver%20un%20accès%20à%20l'article%20mackay" </w:instrText>
      </w:r>
      <w:r w:rsidR="0054511A">
        <w:fldChar w:fldCharType="separate"/>
      </w:r>
      <w:r w:rsidRPr="00C87670">
        <w:rPr>
          <w:rStyle w:val="Lienhypertexte"/>
          <w:rFonts w:ascii="Arial" w:eastAsiaTheme="majorEastAsia" w:hAnsi="Arial" w:cs="Arial"/>
          <w:lang w:val="fr-FR"/>
        </w:rPr>
        <w:t xml:space="preserve">trouver un accès à l'article </w:t>
      </w:r>
      <w:proofErr w:type="spellStart"/>
      <w:r w:rsidRPr="00C87670">
        <w:rPr>
          <w:rStyle w:val="Lienhypertexte"/>
          <w:rFonts w:ascii="Arial" w:eastAsiaTheme="majorEastAsia" w:hAnsi="Arial" w:cs="Arial"/>
          <w:lang w:val="fr-FR"/>
        </w:rPr>
        <w:t>mackay</w:t>
      </w:r>
      <w:proofErr w:type="spellEnd"/>
      <w:r w:rsidR="0054511A">
        <w:rPr>
          <w:rStyle w:val="Lienhypertexte"/>
          <w:rFonts w:ascii="Arial" w:eastAsiaTheme="majorEastAsia" w:hAnsi="Arial" w:cs="Arial"/>
          <w:lang w:val="fr-FR"/>
        </w:rPr>
        <w:fldChar w:fldCharType="end"/>
      </w:r>
      <w:r w:rsidRPr="00C87670">
        <w:rPr>
          <w:rFonts w:ascii="Arial" w:hAnsi="Arial" w:cs="Arial"/>
          <w:lang w:val="fr-FR"/>
        </w:rPr>
        <w:t>.</w:t>
      </w:r>
    </w:p>
    <w:p w14:paraId="4EA60C01" w14:textId="1BB7D4D8"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Physiologiquement, ces polarisations sont retrouvées pour répondre de manière efficace à un certain type de danger, et c'est aussi le cas dans les TRM. Par exemple ; dans le vitiligo, les TRM épidermiques se polarisent vers un phénotype de type I. Ils expriment alors CD49a, sécrètent de l'</w:t>
      </w:r>
      <w:proofErr w:type="spellStart"/>
      <w:r w:rsidRPr="00C87670">
        <w:rPr>
          <w:rFonts w:ascii="Arial" w:hAnsi="Arial" w:cs="Arial"/>
          <w:lang w:val="fr-FR"/>
        </w:rPr>
        <w:t>IFNg</w:t>
      </w:r>
      <w:proofErr w:type="spellEnd"/>
      <w:r w:rsidRPr="00C87670">
        <w:rPr>
          <w:rFonts w:ascii="Arial" w:hAnsi="Arial" w:cs="Arial"/>
          <w:lang w:val="fr-FR"/>
        </w:rPr>
        <w:t xml:space="preserve"> et des granzymes et présentent peu de diversité au niveau de leur séquences de TCR </w:t>
      </w:r>
      <w:r w:rsidR="0054511A">
        <w:fldChar w:fldCharType="begin"/>
      </w:r>
      <w:r w:rsidR="0054511A" w:rsidRPr="008257D4">
        <w:rPr>
          <w:lang w:val="fr-FR"/>
          <w:rPrChange w:id="1232" w:author="LALOY Emilien" w:date="2026-08-20T16:38:00Z">
            <w:rPr/>
          </w:rPrChange>
        </w:rPr>
        <w:instrText xml:space="preserve"> HYPERLINK "file:///C:\\Users\\xtoph\\Downloads\\Cheuk_Immunity_2017" </w:instrText>
      </w:r>
      <w:r w:rsidR="0054511A">
        <w:fldChar w:fldCharType="separate"/>
      </w:r>
      <w:r w:rsidRPr="00C87670">
        <w:rPr>
          <w:rStyle w:val="Lienhypertexte"/>
          <w:rFonts w:ascii="Arial" w:eastAsiaTheme="majorEastAsia" w:hAnsi="Arial" w:cs="Arial"/>
          <w:lang w:val="fr-FR"/>
        </w:rPr>
        <w:t>Cheuk_Immunity_2017</w:t>
      </w:r>
      <w:r w:rsidR="0054511A">
        <w:rPr>
          <w:rStyle w:val="Lienhypertexte"/>
          <w:rFonts w:ascii="Arial" w:eastAsiaTheme="majorEastAsia" w:hAnsi="Arial" w:cs="Arial"/>
          <w:lang w:val="fr-FR"/>
        </w:rPr>
        <w:fldChar w:fldCharType="end"/>
      </w:r>
      <w:r w:rsidRPr="00C87670">
        <w:rPr>
          <w:rFonts w:ascii="Arial" w:hAnsi="Arial" w:cs="Arial"/>
          <w:lang w:val="fr-FR"/>
        </w:rPr>
        <w:t xml:space="preserve">. En comparaison, dans le psoriasis, les TRM épidermiques se polarisent plutôt vers un phénotype de type 17. Ils expriment alors peu le CD49a, mais expriment plutôt </w:t>
      </w:r>
      <w:proofErr w:type="spellStart"/>
      <w:r w:rsidRPr="00C87670">
        <w:rPr>
          <w:rFonts w:ascii="Arial" w:hAnsi="Arial" w:cs="Arial"/>
          <w:lang w:val="fr-FR"/>
        </w:rPr>
        <w:t>RORgt</w:t>
      </w:r>
      <w:proofErr w:type="spellEnd"/>
      <w:r w:rsidRPr="00C87670">
        <w:rPr>
          <w:rFonts w:ascii="Arial" w:hAnsi="Arial" w:cs="Arial"/>
          <w:lang w:val="fr-FR"/>
        </w:rPr>
        <w:t xml:space="preserve"> et l'IL-23R et sécrètent de l'IL-17 </w:t>
      </w:r>
      <w:r w:rsidR="0054511A">
        <w:fldChar w:fldCharType="begin"/>
      </w:r>
      <w:r w:rsidR="0054511A" w:rsidRPr="008257D4">
        <w:rPr>
          <w:lang w:val="fr-FR"/>
          <w:rPrChange w:id="1233" w:author="LALOY Emilien" w:date="2026-08-20T16:38:00Z">
            <w:rPr/>
          </w:rPrChange>
        </w:rPr>
        <w:instrText xml:space="preserve"> HYPERLINK "file:///C:\\Users\\xtoph\\Downloads\\Cheuk_Immunity_2017" </w:instrText>
      </w:r>
      <w:r w:rsidR="0054511A">
        <w:fldChar w:fldCharType="separate"/>
      </w:r>
      <w:r w:rsidRPr="00C87670">
        <w:rPr>
          <w:rStyle w:val="Lienhypertexte"/>
          <w:rFonts w:ascii="Arial" w:eastAsiaTheme="majorEastAsia" w:hAnsi="Arial" w:cs="Arial"/>
          <w:lang w:val="fr-FR"/>
        </w:rPr>
        <w:t>Cheuk_Immunity_2017</w:t>
      </w:r>
      <w:r w:rsidR="0054511A">
        <w:rPr>
          <w:rStyle w:val="Lienhypertexte"/>
          <w:rFonts w:ascii="Arial" w:eastAsiaTheme="majorEastAsia" w:hAnsi="Arial" w:cs="Arial"/>
          <w:lang w:val="fr-FR"/>
        </w:rPr>
        <w:fldChar w:fldCharType="end"/>
      </w:r>
      <w:r w:rsidRPr="00C87670">
        <w:rPr>
          <w:rFonts w:ascii="Arial" w:hAnsi="Arial" w:cs="Arial"/>
          <w:lang w:val="fr-FR"/>
        </w:rPr>
        <w:t xml:space="preserve">. Il est intéressant de noter que les deux populations sont aussi retrouvées à l'homéostasie dans l'épiderme de la peau </w:t>
      </w:r>
      <w:r w:rsidR="0054511A">
        <w:fldChar w:fldCharType="begin"/>
      </w:r>
      <w:r w:rsidR="0054511A" w:rsidRPr="008257D4">
        <w:rPr>
          <w:lang w:val="fr-FR"/>
          <w:rPrChange w:id="1234" w:author="LALOY Emilien" w:date="2026-08-20T16:38:00Z">
            <w:rPr/>
          </w:rPrChange>
        </w:rPr>
        <w:instrText xml:space="preserve"> HYPERLINK "file:///C:\\Users\\xtoph\\Downloads\\Cheuk_Immunity_2017" </w:instrText>
      </w:r>
      <w:r w:rsidR="0054511A">
        <w:fldChar w:fldCharType="separate"/>
      </w:r>
      <w:r w:rsidRPr="00C87670">
        <w:rPr>
          <w:rStyle w:val="Lienhypertexte"/>
          <w:rFonts w:ascii="Arial" w:eastAsiaTheme="majorEastAsia" w:hAnsi="Arial" w:cs="Arial"/>
          <w:lang w:val="fr-FR"/>
        </w:rPr>
        <w:t>Cheuk_Immunity_2017</w:t>
      </w:r>
      <w:r w:rsidR="0054511A">
        <w:rPr>
          <w:rStyle w:val="Lienhypertexte"/>
          <w:rFonts w:ascii="Arial" w:eastAsiaTheme="majorEastAsia" w:hAnsi="Arial" w:cs="Arial"/>
          <w:lang w:val="fr-FR"/>
        </w:rPr>
        <w:fldChar w:fldCharType="end"/>
      </w:r>
      <w:r w:rsidRPr="00C87670">
        <w:rPr>
          <w:rFonts w:ascii="Arial" w:hAnsi="Arial" w:cs="Arial"/>
          <w:lang w:val="fr-FR"/>
        </w:rPr>
        <w:t xml:space="preserve">. Des profils similaires ont été retrouvés par d'autres équipes dans des études </w:t>
      </w:r>
      <w:proofErr w:type="spellStart"/>
      <w:r w:rsidRPr="00C87670">
        <w:rPr>
          <w:rFonts w:ascii="Arial" w:hAnsi="Arial" w:cs="Arial"/>
          <w:lang w:val="fr-FR"/>
        </w:rPr>
        <w:t>scRNAseq</w:t>
      </w:r>
      <w:proofErr w:type="spellEnd"/>
      <w:r w:rsidRPr="00C87670">
        <w:rPr>
          <w:rFonts w:ascii="Arial" w:hAnsi="Arial" w:cs="Arial"/>
          <w:lang w:val="fr-FR"/>
        </w:rPr>
        <w:t xml:space="preserve"> à grande échelle </w:t>
      </w:r>
      <w:r w:rsidR="0054511A">
        <w:fldChar w:fldCharType="begin"/>
      </w:r>
      <w:r w:rsidR="0054511A" w:rsidRPr="008257D4">
        <w:rPr>
          <w:lang w:val="fr-FR"/>
          <w:rPrChange w:id="1235" w:author="LALOY Emilien" w:date="2026-08-20T16:38:00Z">
            <w:rPr/>
          </w:rPrChange>
        </w:rPr>
        <w:instrText xml:space="preserve"> HYPERLINK "file:///C:\\Users\\xtoph\\Downloads\\Poon_NatImmunol_2023" </w:instrText>
      </w:r>
      <w:r w:rsidR="0054511A">
        <w:fldChar w:fldCharType="separate"/>
      </w:r>
      <w:r w:rsidRPr="00C87670">
        <w:rPr>
          <w:rStyle w:val="Lienhypertexte"/>
          <w:rFonts w:ascii="Arial" w:eastAsiaTheme="majorEastAsia" w:hAnsi="Arial" w:cs="Arial"/>
          <w:lang w:val="fr-FR"/>
        </w:rPr>
        <w:t>Poon_NatImmunol_2023</w:t>
      </w:r>
      <w:r w:rsidR="0054511A">
        <w:rPr>
          <w:rStyle w:val="Lienhypertexte"/>
          <w:rFonts w:ascii="Arial" w:eastAsiaTheme="majorEastAsia" w:hAnsi="Arial" w:cs="Arial"/>
          <w:lang w:val="fr-FR"/>
        </w:rPr>
        <w:fldChar w:fldCharType="end"/>
      </w:r>
      <w:r w:rsidRPr="00C87670">
        <w:rPr>
          <w:rFonts w:ascii="Arial" w:hAnsi="Arial" w:cs="Arial"/>
          <w:lang w:val="fr-FR"/>
        </w:rPr>
        <w:t>.</w:t>
      </w:r>
    </w:p>
    <w:p w14:paraId="53276A5D" w14:textId="77777777" w:rsidR="004F59EA" w:rsidRPr="00C87670" w:rsidRDefault="004F59EA" w:rsidP="004F59EA">
      <w:pPr>
        <w:pStyle w:val="Titre5"/>
        <w:spacing w:line="360" w:lineRule="auto"/>
        <w:jc w:val="both"/>
        <w:rPr>
          <w:rFonts w:ascii="Arial" w:hAnsi="Arial" w:cs="Arial"/>
          <w:sz w:val="24"/>
          <w:szCs w:val="24"/>
          <w:lang w:val="fr-FR"/>
        </w:rPr>
      </w:pPr>
      <w:r w:rsidRPr="00C87670">
        <w:rPr>
          <w:rFonts w:ascii="Arial" w:hAnsi="Arial" w:cs="Arial"/>
          <w:sz w:val="24"/>
          <w:szCs w:val="24"/>
          <w:lang w:val="fr-FR"/>
        </w:rPr>
        <w:t>2.2.2.3 Différences liés à la réactivité antigénique</w:t>
      </w:r>
    </w:p>
    <w:p w14:paraId="2A28501F" w14:textId="37B4069E" w:rsidR="004F59EA" w:rsidRPr="00286DFC"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L'activation TCR entraîne une signalisation puissante changeant grandement le phénotype d'une cellule. En conséquence, des différences de phénotype ont été observé</w:t>
      </w:r>
      <w:r w:rsidR="00905ECA">
        <w:rPr>
          <w:rFonts w:ascii="Arial" w:hAnsi="Arial" w:cs="Arial"/>
          <w:lang w:val="fr-FR"/>
        </w:rPr>
        <w:t>e</w:t>
      </w:r>
      <w:r w:rsidRPr="00C87670">
        <w:rPr>
          <w:rFonts w:ascii="Arial" w:hAnsi="Arial" w:cs="Arial"/>
          <w:lang w:val="fr-FR"/>
        </w:rPr>
        <w:t xml:space="preserve">s entre les TRM formés en présence ou en absence d'antigène, ou lorsque l'antigène est présent dans le milieu ou non. </w:t>
      </w:r>
      <w:r w:rsidR="0054511A">
        <w:fldChar w:fldCharType="begin"/>
      </w:r>
      <w:r w:rsidR="0054511A" w:rsidRPr="008257D4">
        <w:rPr>
          <w:lang w:val="fr-FR"/>
          <w:rPrChange w:id="1236" w:author="LALOY Emilien" w:date="2026-08-20T16:38:00Z">
            <w:rPr/>
          </w:rPrChange>
        </w:rPr>
        <w:instrText xml:space="preserve"> HYPERLINK "file:///C:\\Users\\xtoph\\Downloads\\Weiss_eLife_2025" </w:instrText>
      </w:r>
      <w:r w:rsidR="0054511A">
        <w:fldChar w:fldCharType="separate"/>
      </w:r>
      <w:r w:rsidRPr="00C87670">
        <w:rPr>
          <w:rStyle w:val="Lienhypertexte"/>
          <w:rFonts w:ascii="Arial" w:eastAsiaTheme="majorEastAsia" w:hAnsi="Arial" w:cs="Arial"/>
          <w:lang w:val="fr-FR"/>
        </w:rPr>
        <w:t>Weiss_eLife_2025</w:t>
      </w:r>
      <w:r w:rsidR="0054511A">
        <w:rPr>
          <w:rStyle w:val="Lienhypertexte"/>
          <w:rFonts w:ascii="Arial" w:eastAsiaTheme="majorEastAsia" w:hAnsi="Arial" w:cs="Arial"/>
          <w:lang w:val="fr-FR"/>
        </w:rPr>
        <w:fldChar w:fldCharType="end"/>
      </w:r>
      <w:r w:rsidRPr="00C87670">
        <w:rPr>
          <w:rFonts w:ascii="Arial" w:hAnsi="Arial" w:cs="Arial"/>
          <w:lang w:val="fr-FR"/>
        </w:rPr>
        <w:t xml:space="preserve"> a pu caractériser ces différences en utilisant des TRM générés par infection localisée dans un flanc d'une souris et par injection de DNFB dans l'autre flanc. Ces différences comprenant un transcriptome plus différencié et une sensibilité accrue au </w:t>
      </w:r>
      <w:proofErr w:type="spellStart"/>
      <w:r w:rsidRPr="00C87670">
        <w:rPr>
          <w:rFonts w:ascii="Arial" w:hAnsi="Arial" w:cs="Arial"/>
          <w:lang w:val="fr-FR"/>
        </w:rPr>
        <w:t>TGFb</w:t>
      </w:r>
      <w:proofErr w:type="spellEnd"/>
      <w:r w:rsidRPr="00C87670">
        <w:rPr>
          <w:rFonts w:ascii="Arial" w:hAnsi="Arial" w:cs="Arial"/>
          <w:lang w:val="fr-FR"/>
        </w:rPr>
        <w:t xml:space="preserve"> via l'expression du récepteur de haute affinité </w:t>
      </w:r>
      <w:proofErr w:type="spellStart"/>
      <w:r w:rsidRPr="00C87670">
        <w:rPr>
          <w:rFonts w:ascii="Arial" w:hAnsi="Arial" w:cs="Arial"/>
          <w:lang w:val="fr-FR"/>
        </w:rPr>
        <w:t>TGFbRIII</w:t>
      </w:r>
      <w:proofErr w:type="spellEnd"/>
      <w:r w:rsidRPr="00C87670">
        <w:rPr>
          <w:rFonts w:ascii="Arial" w:hAnsi="Arial" w:cs="Arial"/>
          <w:lang w:val="fr-FR"/>
        </w:rPr>
        <w:t xml:space="preserve"> </w:t>
      </w:r>
      <w:r w:rsidR="0054511A">
        <w:fldChar w:fldCharType="begin"/>
      </w:r>
      <w:r w:rsidR="0054511A" w:rsidRPr="008257D4">
        <w:rPr>
          <w:lang w:val="fr-FR"/>
          <w:rPrChange w:id="1237" w:author="LALOY Emilien" w:date="2026-08-20T16:38:00Z">
            <w:rPr/>
          </w:rPrChange>
        </w:rPr>
        <w:instrText xml:space="preserve"> HYPERLINK "file:///C:\\Users\\xtoph\\Downloads\\Weiss_eLife_2025" </w:instrText>
      </w:r>
      <w:r w:rsidR="0054511A">
        <w:fldChar w:fldCharType="separate"/>
      </w:r>
      <w:r w:rsidRPr="00C87670">
        <w:rPr>
          <w:rStyle w:val="Lienhypertexte"/>
          <w:rFonts w:ascii="Arial" w:eastAsiaTheme="majorEastAsia" w:hAnsi="Arial" w:cs="Arial"/>
          <w:lang w:val="fr-FR"/>
        </w:rPr>
        <w:t>Weiss_eLife_2025</w:t>
      </w:r>
      <w:r w:rsidR="0054511A">
        <w:rPr>
          <w:rStyle w:val="Lienhypertexte"/>
          <w:rFonts w:ascii="Arial" w:eastAsiaTheme="majorEastAsia" w:hAnsi="Arial" w:cs="Arial"/>
          <w:lang w:val="fr-FR"/>
        </w:rPr>
        <w:fldChar w:fldCharType="end"/>
      </w:r>
      <w:r w:rsidRPr="00C87670">
        <w:rPr>
          <w:rFonts w:ascii="Arial" w:hAnsi="Arial" w:cs="Arial"/>
          <w:lang w:val="fr-FR"/>
        </w:rPr>
        <w:t xml:space="preserve">. Des observations similaires ont été reportée par </w:t>
      </w:r>
      <w:r w:rsidR="0054511A">
        <w:fldChar w:fldCharType="begin"/>
      </w:r>
      <w:r w:rsidR="0054511A" w:rsidRPr="008257D4">
        <w:rPr>
          <w:lang w:val="fr-FR"/>
          <w:rPrChange w:id="1238" w:author="LALOY Emilien" w:date="2026-08-20T16:38:00Z">
            <w:rPr/>
          </w:rPrChange>
        </w:rPr>
        <w:instrText xml:space="preserve"> HYPERLINK "file:///C:\\Users\\xtoph\\Downloads\\Anadon_CancerCell_2022" </w:instrText>
      </w:r>
      <w:r w:rsidR="0054511A">
        <w:fldChar w:fldCharType="separate"/>
      </w:r>
      <w:r w:rsidRPr="00C87670">
        <w:rPr>
          <w:rStyle w:val="Lienhypertexte"/>
          <w:rFonts w:ascii="Arial" w:eastAsiaTheme="majorEastAsia" w:hAnsi="Arial" w:cs="Arial"/>
          <w:lang w:val="fr-FR"/>
        </w:rPr>
        <w:t>Anadon_CancerCell_2022</w:t>
      </w:r>
      <w:r w:rsidR="0054511A">
        <w:rPr>
          <w:rStyle w:val="Lienhypertexte"/>
          <w:rFonts w:ascii="Arial" w:eastAsiaTheme="majorEastAsia" w:hAnsi="Arial" w:cs="Arial"/>
          <w:lang w:val="fr-FR"/>
        </w:rPr>
        <w:fldChar w:fldCharType="end"/>
      </w:r>
      <w:r w:rsidRPr="00C87670">
        <w:rPr>
          <w:rFonts w:ascii="Arial" w:hAnsi="Arial" w:cs="Arial"/>
          <w:lang w:val="fr-FR"/>
        </w:rPr>
        <w:t xml:space="preserve"> en utilisant un modèle de </w:t>
      </w:r>
      <w:proofErr w:type="spellStart"/>
      <w:r w:rsidRPr="00C87670">
        <w:rPr>
          <w:rFonts w:ascii="Arial" w:hAnsi="Arial" w:cs="Arial"/>
          <w:lang w:val="fr-FR"/>
        </w:rPr>
        <w:t>co</w:t>
      </w:r>
      <w:proofErr w:type="spellEnd"/>
      <w:r w:rsidRPr="00C87670">
        <w:rPr>
          <w:rFonts w:ascii="Arial" w:hAnsi="Arial" w:cs="Arial"/>
          <w:lang w:val="fr-FR"/>
        </w:rPr>
        <w:t xml:space="preserve">-transfert </w:t>
      </w:r>
      <w:r w:rsidRPr="00C87670">
        <w:rPr>
          <w:rFonts w:ascii="Arial" w:hAnsi="Arial" w:cs="Arial"/>
          <w:lang w:val="fr-FR"/>
        </w:rPr>
        <w:lastRenderedPageBreak/>
        <w:t xml:space="preserve">de lymphocytes P14 et de lymphocytes OT-I suivi d'une infection localisé par VacV-gp33 dans une oreille et </w:t>
      </w:r>
      <w:proofErr w:type="spellStart"/>
      <w:r w:rsidRPr="00C87670">
        <w:rPr>
          <w:rFonts w:ascii="Arial" w:hAnsi="Arial" w:cs="Arial"/>
          <w:lang w:val="fr-FR"/>
        </w:rPr>
        <w:t>VacV</w:t>
      </w:r>
      <w:proofErr w:type="spellEnd"/>
      <w:r w:rsidRPr="00C87670">
        <w:rPr>
          <w:rFonts w:ascii="Arial" w:hAnsi="Arial" w:cs="Arial"/>
          <w:lang w:val="fr-FR"/>
        </w:rPr>
        <w:t xml:space="preserve">-OVA dans l'autre oreille. </w:t>
      </w:r>
      <w:r w:rsidR="00A22DA7" w:rsidRPr="00A22DA7">
        <w:rPr>
          <w:rFonts w:ascii="Arial" w:hAnsi="Arial" w:cs="Arial"/>
          <w:lang w:val="fr-FR"/>
        </w:rPr>
        <w:t xml:space="preserve">Dans d'autre modèles, il a été décrit une population CD28hi ID3+CD127+ plus stem-like qu'une autre population CD28low plus réactive dans l'intestin après infection LCMV [[Yenyuwadee_SciAdv_2022]], ou une polarisation des TRM CD4 vers un phénotype Th1/T17 ou </w:t>
      </w:r>
      <w:proofErr w:type="spellStart"/>
      <w:r w:rsidR="00A22DA7" w:rsidRPr="00A22DA7">
        <w:rPr>
          <w:rFonts w:ascii="Arial" w:hAnsi="Arial" w:cs="Arial"/>
          <w:lang w:val="fr-FR"/>
        </w:rPr>
        <w:t>Tfh</w:t>
      </w:r>
      <w:proofErr w:type="spellEnd"/>
      <w:r w:rsidR="00A22DA7" w:rsidRPr="00A22DA7">
        <w:rPr>
          <w:rFonts w:ascii="Arial" w:hAnsi="Arial" w:cs="Arial"/>
          <w:lang w:val="fr-FR"/>
        </w:rPr>
        <w:t xml:space="preserve">/cytotoxique en utilisant différents peptides pour la vaccination contre influenza (la vaccination contre NP génère des Th17/Th1, et contre HA plutôt des </w:t>
      </w:r>
      <w:proofErr w:type="spellStart"/>
      <w:r w:rsidR="00A22DA7" w:rsidRPr="00A22DA7">
        <w:rPr>
          <w:rFonts w:ascii="Arial" w:hAnsi="Arial" w:cs="Arial"/>
          <w:lang w:val="fr-FR"/>
        </w:rPr>
        <w:t>Tfh</w:t>
      </w:r>
      <w:proofErr w:type="spellEnd"/>
      <w:r w:rsidR="00A22DA7" w:rsidRPr="00A22DA7">
        <w:rPr>
          <w:rFonts w:ascii="Arial" w:hAnsi="Arial" w:cs="Arial"/>
          <w:lang w:val="fr-FR"/>
        </w:rPr>
        <w:t>/cytotoxique) [[Mathew_JExpMed_2026]].</w:t>
      </w:r>
    </w:p>
    <w:p w14:paraId="67968309" w14:textId="6EBE53B5"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 xml:space="preserve">Cependant, ces différences sont d'autant plus visibles dans les modèles tumoraux, où il existe des lymphocytes spécifiques d'antigènes tumoraux et d'autres </w:t>
      </w:r>
      <w:proofErr w:type="spellStart"/>
      <w:r w:rsidRPr="00C87670">
        <w:rPr>
          <w:rFonts w:ascii="Arial" w:hAnsi="Arial" w:cs="Arial"/>
          <w:lang w:val="fr-FR"/>
        </w:rPr>
        <w:t>bystanders</w:t>
      </w:r>
      <w:proofErr w:type="spellEnd"/>
      <w:r w:rsidRPr="00C87670">
        <w:rPr>
          <w:rFonts w:ascii="Arial" w:hAnsi="Arial" w:cs="Arial"/>
          <w:lang w:val="fr-FR"/>
        </w:rPr>
        <w:t xml:space="preserve"> recrutés par l'inflammation locale. Dans les tumeurs NSCLC, les TRM TR expriment des CKI (y compris CD39) tandis que les </w:t>
      </w:r>
      <w:proofErr w:type="spellStart"/>
      <w:r w:rsidRPr="00C87670">
        <w:rPr>
          <w:rFonts w:ascii="Arial" w:hAnsi="Arial" w:cs="Arial"/>
          <w:lang w:val="fr-FR"/>
        </w:rPr>
        <w:t>bystanders</w:t>
      </w:r>
      <w:proofErr w:type="spellEnd"/>
      <w:r w:rsidRPr="00C87670">
        <w:rPr>
          <w:rFonts w:ascii="Arial" w:hAnsi="Arial" w:cs="Arial"/>
          <w:lang w:val="fr-FR"/>
        </w:rPr>
        <w:t xml:space="preserve"> conservent un phénotype stem-like et répondent à l'IL7 </w:t>
      </w:r>
      <w:r w:rsidR="0054511A">
        <w:fldChar w:fldCharType="begin"/>
      </w:r>
      <w:r w:rsidR="0054511A" w:rsidRPr="008257D4">
        <w:rPr>
          <w:lang w:val="fr-FR"/>
          <w:rPrChange w:id="1239" w:author="LALOY Emilien" w:date="2026-08-20T16:37:00Z">
            <w:rPr/>
          </w:rPrChange>
        </w:rPr>
        <w:instrText xml:space="preserve"> HYPERLINK "file:///C:\\Users\\xtoph\\Downloads\\Caushi_Nature_2021" </w:instrText>
      </w:r>
      <w:r w:rsidR="0054511A">
        <w:fldChar w:fldCharType="separate"/>
      </w:r>
      <w:r w:rsidRPr="00C87670">
        <w:rPr>
          <w:rStyle w:val="Lienhypertexte"/>
          <w:rFonts w:ascii="Arial" w:eastAsiaTheme="majorEastAsia" w:hAnsi="Arial" w:cs="Arial"/>
          <w:lang w:val="fr-FR"/>
        </w:rPr>
        <w:t>Caushi_Nature_2021</w:t>
      </w:r>
      <w:r w:rsidR="0054511A">
        <w:rPr>
          <w:rStyle w:val="Lienhypertexte"/>
          <w:rFonts w:ascii="Arial" w:eastAsiaTheme="majorEastAsia" w:hAnsi="Arial" w:cs="Arial"/>
          <w:lang w:val="fr-FR"/>
        </w:rPr>
        <w:fldChar w:fldCharType="end"/>
      </w:r>
      <w:r w:rsidRPr="00C87670">
        <w:rPr>
          <w:rFonts w:ascii="Arial" w:hAnsi="Arial" w:cs="Arial"/>
          <w:lang w:val="fr-FR"/>
        </w:rPr>
        <w:t xml:space="preserve"> </w:t>
      </w:r>
      <w:r w:rsidR="0054511A">
        <w:fldChar w:fldCharType="begin"/>
      </w:r>
      <w:r w:rsidR="0054511A" w:rsidRPr="008257D4">
        <w:rPr>
          <w:lang w:val="fr-FR"/>
          <w:rPrChange w:id="1240" w:author="LALOY Emilien" w:date="2026-08-20T16:37:00Z">
            <w:rPr/>
          </w:rPrChange>
        </w:rPr>
        <w:instrText xml:space="preserve"> HYPERLINK "file:///C:\\Users\\xtoph\\Downloads\\Guo_NatMed_2018" </w:instrText>
      </w:r>
      <w:r w:rsidR="0054511A">
        <w:fldChar w:fldCharType="separate"/>
      </w:r>
      <w:r w:rsidRPr="00C87670">
        <w:rPr>
          <w:rStyle w:val="Lienhypertexte"/>
          <w:rFonts w:ascii="Arial" w:eastAsiaTheme="majorEastAsia" w:hAnsi="Arial" w:cs="Arial"/>
          <w:lang w:val="fr-FR"/>
        </w:rPr>
        <w:t>Guo_NatMed_2018</w:t>
      </w:r>
      <w:r w:rsidR="0054511A">
        <w:rPr>
          <w:rStyle w:val="Lienhypertexte"/>
          <w:rFonts w:ascii="Arial" w:eastAsiaTheme="majorEastAsia" w:hAnsi="Arial" w:cs="Arial"/>
          <w:lang w:val="fr-FR"/>
        </w:rPr>
        <w:fldChar w:fldCharType="end"/>
      </w:r>
      <w:r w:rsidRPr="00C87670">
        <w:rPr>
          <w:rFonts w:ascii="Arial" w:hAnsi="Arial" w:cs="Arial"/>
          <w:lang w:val="fr-FR"/>
        </w:rPr>
        <w:t xml:space="preserve">. De plus, il y </w:t>
      </w:r>
      <w:proofErr w:type="gramStart"/>
      <w:r w:rsidRPr="00C87670">
        <w:rPr>
          <w:rFonts w:ascii="Arial" w:hAnsi="Arial" w:cs="Arial"/>
          <w:lang w:val="fr-FR"/>
        </w:rPr>
        <w:t>existerai</w:t>
      </w:r>
      <w:proofErr w:type="gramEnd"/>
      <w:r w:rsidRPr="00C87670">
        <w:rPr>
          <w:rFonts w:ascii="Arial" w:hAnsi="Arial" w:cs="Arial"/>
          <w:lang w:val="fr-FR"/>
        </w:rPr>
        <w:t xml:space="preserve"> deux populations selon l'expression de CD103 et CD49a, dont la population CD103+CD49a+ serait plus épuisée et aurait une réactivité antigénique plus importante </w:t>
      </w:r>
      <w:r w:rsidR="0054511A">
        <w:fldChar w:fldCharType="begin"/>
      </w:r>
      <w:r w:rsidR="0054511A" w:rsidRPr="008257D4">
        <w:rPr>
          <w:lang w:val="fr-FR"/>
          <w:rPrChange w:id="1241" w:author="LALOY Emilien" w:date="2026-08-20T16:37:00Z">
            <w:rPr/>
          </w:rPrChange>
        </w:rPr>
        <w:instrText xml:space="preserve"> HYPERLINK "file:///C:\\Users\\xtoph\\Downloads\\Paolini_JImmunotherCancer_2024" </w:instrText>
      </w:r>
      <w:r w:rsidR="0054511A">
        <w:fldChar w:fldCharType="separate"/>
      </w:r>
      <w:r w:rsidRPr="00C87670">
        <w:rPr>
          <w:rStyle w:val="Lienhypertexte"/>
          <w:rFonts w:ascii="Arial" w:eastAsiaTheme="majorEastAsia" w:hAnsi="Arial" w:cs="Arial"/>
          <w:lang w:val="fr-FR"/>
        </w:rPr>
        <w:t>Paolini_JImmunotherCancer_2024</w:t>
      </w:r>
      <w:r w:rsidR="0054511A">
        <w:rPr>
          <w:rStyle w:val="Lienhypertexte"/>
          <w:rFonts w:ascii="Arial" w:eastAsiaTheme="majorEastAsia" w:hAnsi="Arial" w:cs="Arial"/>
          <w:lang w:val="fr-FR"/>
        </w:rPr>
        <w:fldChar w:fldCharType="end"/>
      </w:r>
      <w:r w:rsidRPr="00C87670">
        <w:rPr>
          <w:rFonts w:ascii="Arial" w:hAnsi="Arial" w:cs="Arial"/>
          <w:lang w:val="fr-FR"/>
        </w:rPr>
        <w:t xml:space="preserve">. Des observations similaires ont été reportées dans des cancers HGSOC où il existe des populations plus activées et épuisées </w:t>
      </w:r>
      <w:r w:rsidR="0054511A">
        <w:fldChar w:fldCharType="begin"/>
      </w:r>
      <w:r w:rsidR="0054511A" w:rsidRPr="008257D4">
        <w:rPr>
          <w:lang w:val="fr-FR"/>
          <w:rPrChange w:id="1242" w:author="LALOY Emilien" w:date="2026-08-20T16:38:00Z">
            <w:rPr/>
          </w:rPrChange>
        </w:rPr>
        <w:instrText xml:space="preserve"> HYPERLINK "file:///C:\\Users\\xtoph\\Downloads\\Anadon_CancerCell_2022" </w:instrText>
      </w:r>
      <w:r w:rsidR="0054511A">
        <w:fldChar w:fldCharType="separate"/>
      </w:r>
      <w:r w:rsidRPr="00C87670">
        <w:rPr>
          <w:rStyle w:val="Lienhypertexte"/>
          <w:rFonts w:ascii="Arial" w:eastAsiaTheme="majorEastAsia" w:hAnsi="Arial" w:cs="Arial"/>
          <w:lang w:val="fr-FR"/>
        </w:rPr>
        <w:t>Anadon_CancerCell_2022</w:t>
      </w:r>
      <w:r w:rsidR="0054511A">
        <w:rPr>
          <w:rStyle w:val="Lienhypertexte"/>
          <w:rFonts w:ascii="Arial" w:eastAsiaTheme="majorEastAsia" w:hAnsi="Arial" w:cs="Arial"/>
          <w:lang w:val="fr-FR"/>
        </w:rPr>
        <w:fldChar w:fldCharType="end"/>
      </w:r>
      <w:r w:rsidRPr="00C87670">
        <w:rPr>
          <w:rFonts w:ascii="Arial" w:hAnsi="Arial" w:cs="Arial"/>
          <w:lang w:val="fr-FR"/>
        </w:rPr>
        <w:t>. Dans un modèle de cancer du sein chez la souris, il existe une population CD103- plus spécifique de l'antigène et plus épuisée que la population CD103+</w:t>
      </w:r>
      <w:r w:rsidR="0054511A">
        <w:fldChar w:fldCharType="begin"/>
      </w:r>
      <w:r w:rsidR="0054511A" w:rsidRPr="008257D4">
        <w:rPr>
          <w:lang w:val="fr-FR"/>
          <w:rPrChange w:id="1243" w:author="LALOY Emilien" w:date="2026-08-20T16:38:00Z">
            <w:rPr/>
          </w:rPrChange>
        </w:rPr>
        <w:instrText xml:space="preserve"> HYPERLINK "file:///C:\\Users\\xtoph\\Downloads\\Virassamy_CancerCell_2023" </w:instrText>
      </w:r>
      <w:r w:rsidR="0054511A">
        <w:fldChar w:fldCharType="separate"/>
      </w:r>
      <w:r w:rsidRPr="00C87670">
        <w:rPr>
          <w:rStyle w:val="Lienhypertexte"/>
          <w:rFonts w:ascii="Arial" w:eastAsiaTheme="majorEastAsia" w:hAnsi="Arial" w:cs="Arial"/>
          <w:lang w:val="fr-FR"/>
        </w:rPr>
        <w:t>Virassamy_CancerCell_2023</w:t>
      </w:r>
      <w:r w:rsidR="0054511A">
        <w:rPr>
          <w:rStyle w:val="Lienhypertexte"/>
          <w:rFonts w:ascii="Arial" w:eastAsiaTheme="majorEastAsia" w:hAnsi="Arial" w:cs="Arial"/>
          <w:lang w:val="fr-FR"/>
        </w:rPr>
        <w:fldChar w:fldCharType="end"/>
      </w:r>
      <w:r w:rsidRPr="00C87670">
        <w:rPr>
          <w:rFonts w:ascii="Arial" w:hAnsi="Arial" w:cs="Arial"/>
          <w:lang w:val="fr-FR"/>
        </w:rPr>
        <w:t xml:space="preserve">. Dans une étude pan-cancer, </w:t>
      </w:r>
      <w:r w:rsidR="0054511A">
        <w:fldChar w:fldCharType="begin"/>
      </w:r>
      <w:r w:rsidR="0054511A" w:rsidRPr="008257D4">
        <w:rPr>
          <w:lang w:val="fr-FR"/>
          <w:rPrChange w:id="1244" w:author="LALOY Emilien" w:date="2026-08-20T16:38:00Z">
            <w:rPr/>
          </w:rPrChange>
        </w:rPr>
        <w:instrText xml:space="preserve"> HYPERLINK "file:///C:\\Users\\xtoph\\Downloads\\Burn_NatImmunol_2026" </w:instrText>
      </w:r>
      <w:r w:rsidR="0054511A">
        <w:fldChar w:fldCharType="separate"/>
      </w:r>
      <w:r w:rsidRPr="00C87670">
        <w:rPr>
          <w:rStyle w:val="Lienhypertexte"/>
          <w:rFonts w:ascii="Arial" w:eastAsiaTheme="majorEastAsia" w:hAnsi="Arial" w:cs="Arial"/>
          <w:lang w:val="fr-FR"/>
        </w:rPr>
        <w:t>Burn_NatImmunol_2026</w:t>
      </w:r>
      <w:r w:rsidR="0054511A">
        <w:rPr>
          <w:rStyle w:val="Lienhypertexte"/>
          <w:rFonts w:ascii="Arial" w:eastAsiaTheme="majorEastAsia" w:hAnsi="Arial" w:cs="Arial"/>
          <w:lang w:val="fr-FR"/>
        </w:rPr>
        <w:fldChar w:fldCharType="end"/>
      </w:r>
      <w:r w:rsidRPr="00C87670">
        <w:rPr>
          <w:rFonts w:ascii="Arial" w:hAnsi="Arial" w:cs="Arial"/>
          <w:lang w:val="fr-FR"/>
        </w:rPr>
        <w:t xml:space="preserve"> ne considère par les lymphocytes avec un phénotype épuisés et spécifiques des antigènes comme des TRM, mais a des observations similaires. Il est aussi </w:t>
      </w:r>
      <w:proofErr w:type="spellStart"/>
      <w:r w:rsidRPr="00C87670">
        <w:rPr>
          <w:rFonts w:ascii="Arial" w:hAnsi="Arial" w:cs="Arial"/>
          <w:lang w:val="fr-FR"/>
        </w:rPr>
        <w:t>décris</w:t>
      </w:r>
      <w:proofErr w:type="spellEnd"/>
      <w:r w:rsidRPr="00C87670">
        <w:rPr>
          <w:rFonts w:ascii="Arial" w:hAnsi="Arial" w:cs="Arial"/>
          <w:lang w:val="fr-FR"/>
        </w:rPr>
        <w:t xml:space="preserve"> que les TRM diffères des TEX à cause du manque de stimulation antigénique, possiblement par ségrégation spatiale ou </w:t>
      </w:r>
      <w:proofErr w:type="spellStart"/>
      <w:r w:rsidRPr="00C87670">
        <w:rPr>
          <w:rFonts w:ascii="Arial" w:hAnsi="Arial" w:cs="Arial"/>
          <w:lang w:val="fr-FR"/>
        </w:rPr>
        <w:t>immunosélection</w:t>
      </w:r>
      <w:proofErr w:type="spellEnd"/>
      <w:r w:rsidRPr="00C87670">
        <w:rPr>
          <w:rFonts w:ascii="Arial" w:hAnsi="Arial" w:cs="Arial"/>
          <w:lang w:val="fr-FR"/>
        </w:rPr>
        <w:t xml:space="preserve"> </w:t>
      </w:r>
      <w:r w:rsidR="0054511A">
        <w:fldChar w:fldCharType="begin"/>
      </w:r>
      <w:r w:rsidR="0054511A" w:rsidRPr="008257D4">
        <w:rPr>
          <w:lang w:val="fr-FR"/>
          <w:rPrChange w:id="1245" w:author="LALOY Emilien" w:date="2026-08-20T16:38:00Z">
            <w:rPr/>
          </w:rPrChange>
        </w:rPr>
        <w:instrText xml:space="preserve"> HYPERLINK "file:///C:\\Users\\xtoph\\Downloads\\Burn_NatImmunol_2026" </w:instrText>
      </w:r>
      <w:r w:rsidR="0054511A">
        <w:fldChar w:fldCharType="separate"/>
      </w:r>
      <w:r w:rsidRPr="00C87670">
        <w:rPr>
          <w:rStyle w:val="Lienhypertexte"/>
          <w:rFonts w:ascii="Arial" w:eastAsiaTheme="majorEastAsia" w:hAnsi="Arial" w:cs="Arial"/>
          <w:lang w:val="fr-FR"/>
        </w:rPr>
        <w:t>Burn_NatImmunol_2026</w:t>
      </w:r>
      <w:r w:rsidR="0054511A">
        <w:rPr>
          <w:rStyle w:val="Lienhypertexte"/>
          <w:rFonts w:ascii="Arial" w:eastAsiaTheme="majorEastAsia" w:hAnsi="Arial" w:cs="Arial"/>
          <w:lang w:val="fr-FR"/>
        </w:rPr>
        <w:fldChar w:fldCharType="end"/>
      </w:r>
      <w:r w:rsidRPr="00C87670">
        <w:rPr>
          <w:rFonts w:ascii="Arial" w:hAnsi="Arial" w:cs="Arial"/>
          <w:lang w:val="fr-FR"/>
        </w:rPr>
        <w:t>.</w:t>
      </w:r>
    </w:p>
    <w:p w14:paraId="142DDEF1" w14:textId="77777777" w:rsidR="004F59EA" w:rsidRPr="00C87670" w:rsidRDefault="004F59EA" w:rsidP="004F59EA">
      <w:pPr>
        <w:pStyle w:val="Titre3"/>
        <w:jc w:val="both"/>
        <w:rPr>
          <w:rFonts w:cs="Arial"/>
          <w:sz w:val="24"/>
          <w:lang w:val="fr-FR"/>
        </w:rPr>
      </w:pPr>
      <w:bookmarkStart w:id="1246" w:name="_Toc236411789"/>
      <w:bookmarkStart w:id="1247" w:name="_Toc238137498"/>
      <w:r w:rsidRPr="00C87670">
        <w:rPr>
          <w:rFonts w:cs="Arial"/>
          <w:sz w:val="24"/>
          <w:lang w:val="fr-FR"/>
        </w:rPr>
        <w:t>2.2.3 Autres</w:t>
      </w:r>
      <w:bookmarkEnd w:id="1246"/>
      <w:bookmarkEnd w:id="1247"/>
    </w:p>
    <w:p w14:paraId="3ECE81E4" w14:textId="10787206" w:rsidR="004F59EA" w:rsidRPr="004F59EA" w:rsidRDefault="004F59EA" w:rsidP="004F59EA">
      <w:pPr>
        <w:pStyle w:val="NormalWeb"/>
        <w:spacing w:line="360" w:lineRule="auto"/>
        <w:ind w:firstLine="720"/>
        <w:jc w:val="both"/>
        <w:rPr>
          <w:rStyle w:val="CodeHTML"/>
          <w:rFonts w:ascii="Arial" w:eastAsiaTheme="majorEastAsia" w:hAnsi="Arial" w:cs="Arial"/>
          <w:color w:val="2F5496" w:themeColor="accent1" w:themeShade="BF"/>
          <w:lang w:val="fr-FR"/>
        </w:rPr>
      </w:pPr>
      <w:r w:rsidRPr="00C87670">
        <w:rPr>
          <w:rFonts w:ascii="Arial" w:hAnsi="Arial" w:cs="Arial"/>
          <w:lang w:val="fr-FR"/>
        </w:rPr>
        <w:t xml:space="preserve">Il existe d'autre signaux provoquant l'hétérogénéité des cellules. Par exemple la réponse à l'IFN affecte beaucoup le transcriptome des lymphocytes, et sont retrouvés dans tous les tissus. En </w:t>
      </w:r>
      <w:proofErr w:type="spellStart"/>
      <w:r w:rsidRPr="00C87670">
        <w:rPr>
          <w:rFonts w:ascii="Arial" w:hAnsi="Arial" w:cs="Arial"/>
          <w:lang w:val="fr-FR"/>
        </w:rPr>
        <w:t>scRNAseq</w:t>
      </w:r>
      <w:proofErr w:type="spellEnd"/>
      <w:r w:rsidRPr="00C87670">
        <w:rPr>
          <w:rFonts w:ascii="Arial" w:hAnsi="Arial" w:cs="Arial"/>
          <w:lang w:val="fr-FR"/>
        </w:rPr>
        <w:t xml:space="preserve">, celles-ci clustérisent ensemble </w:t>
      </w:r>
      <w:r w:rsidR="0054511A">
        <w:fldChar w:fldCharType="begin"/>
      </w:r>
      <w:r w:rsidR="0054511A" w:rsidRPr="008257D4">
        <w:rPr>
          <w:lang w:val="fr-FR"/>
          <w:rPrChange w:id="1248" w:author="LALOY Emilien" w:date="2026-08-20T16:38:00Z">
            <w:rPr/>
          </w:rPrChange>
        </w:rPr>
        <w:instrText xml:space="preserve"> HYPERLINK "file:///C:\\Users\\xtoph\\Downloads\\Crowl_NatImmunol_2022" </w:instrText>
      </w:r>
      <w:r w:rsidR="0054511A">
        <w:fldChar w:fldCharType="separate"/>
      </w:r>
      <w:r w:rsidRPr="00C87670">
        <w:rPr>
          <w:rStyle w:val="Lienhypertexte"/>
          <w:rFonts w:ascii="Arial" w:eastAsiaTheme="majorEastAsia" w:hAnsi="Arial" w:cs="Arial"/>
          <w:lang w:val="fr-FR"/>
        </w:rPr>
        <w:t>Crowl_NatImmunol_2022</w:t>
      </w:r>
      <w:r w:rsidR="0054511A">
        <w:rPr>
          <w:rStyle w:val="Lienhypertexte"/>
          <w:rFonts w:ascii="Arial" w:eastAsiaTheme="majorEastAsia" w:hAnsi="Arial" w:cs="Arial"/>
          <w:lang w:val="fr-FR"/>
        </w:rPr>
        <w:fldChar w:fldCharType="end"/>
      </w:r>
      <w:r w:rsidRPr="00C87670">
        <w:rPr>
          <w:rFonts w:ascii="Arial" w:hAnsi="Arial" w:cs="Arial"/>
          <w:lang w:val="fr-FR"/>
        </w:rPr>
        <w:t xml:space="preserve">. Il a aussi été montré que l'hypoxie altère le phénotype des TRM vers un phénotype plus différencié exprimant des CKI (PD1, TIM3, LAG3) avec </w:t>
      </w:r>
      <w:r w:rsidRPr="00C87670">
        <w:rPr>
          <w:rFonts w:ascii="Arial" w:hAnsi="Arial" w:cs="Arial"/>
          <w:lang w:val="fr-FR"/>
        </w:rPr>
        <w:lastRenderedPageBreak/>
        <w:t xml:space="preserve">une plus forte capacité de sécrétion de cytokines et de cytotoxicité </w:t>
      </w:r>
      <w:r w:rsidR="0054511A">
        <w:fldChar w:fldCharType="begin"/>
      </w:r>
      <w:r w:rsidR="0054511A" w:rsidRPr="008257D4">
        <w:rPr>
          <w:lang w:val="fr-FR"/>
          <w:rPrChange w:id="1249" w:author="LALOY Emilien" w:date="2026-08-20T16:38:00Z">
            <w:rPr/>
          </w:rPrChange>
        </w:rPr>
        <w:instrText xml:space="preserve"> HYPERLINK "file:///C:\\Users\\xtoph\\Downloads\\Liikanen_JClinInvest_2021" </w:instrText>
      </w:r>
      <w:r w:rsidR="0054511A">
        <w:fldChar w:fldCharType="separate"/>
      </w:r>
      <w:r w:rsidRPr="00C87670">
        <w:rPr>
          <w:rStyle w:val="Lienhypertexte"/>
          <w:rFonts w:ascii="Arial" w:eastAsiaTheme="majorEastAsia" w:hAnsi="Arial" w:cs="Arial"/>
          <w:lang w:val="fr-FR"/>
        </w:rPr>
        <w:t>Liikanen_JClinInvest_2021</w:t>
      </w:r>
      <w:r w:rsidR="0054511A">
        <w:rPr>
          <w:rStyle w:val="Lienhypertexte"/>
          <w:rFonts w:ascii="Arial" w:eastAsiaTheme="majorEastAsia" w:hAnsi="Arial" w:cs="Arial"/>
          <w:lang w:val="fr-FR"/>
        </w:rPr>
        <w:fldChar w:fldCharType="end"/>
      </w:r>
    </w:p>
    <w:p w14:paraId="7A8F62A6" w14:textId="77777777" w:rsidR="004F59EA" w:rsidRDefault="004F59EA" w:rsidP="004F59EA">
      <w:pPr>
        <w:pStyle w:val="Titre2"/>
        <w:rPr>
          <w:rFonts w:eastAsia="Times New Roman"/>
          <w:lang w:val="fr-FR" w:eastAsia="en-GB"/>
        </w:rPr>
      </w:pPr>
      <w:bookmarkStart w:id="1250" w:name="_Toc236412600"/>
      <w:bookmarkStart w:id="1251" w:name="_Toc238137499"/>
      <w:r>
        <w:rPr>
          <w:rFonts w:eastAsia="Times New Roman"/>
          <w:lang w:val="fr-FR" w:eastAsia="en-GB"/>
        </w:rPr>
        <w:t>2.3 Caractéristiques des lymphocytes T résidents mémoires</w:t>
      </w:r>
      <w:bookmarkEnd w:id="1250"/>
      <w:bookmarkEnd w:id="1251"/>
    </w:p>
    <w:p w14:paraId="69C8702A" w14:textId="77777777" w:rsidR="004F59EA" w:rsidRPr="004852CE" w:rsidRDefault="004F59EA" w:rsidP="004F59EA">
      <w:pPr>
        <w:pStyle w:val="Titre3"/>
        <w:rPr>
          <w:rFonts w:eastAsia="Times New Roman"/>
          <w:lang w:val="fr-FR" w:eastAsia="en-GB"/>
        </w:rPr>
      </w:pPr>
      <w:bookmarkStart w:id="1252" w:name="_Toc236412601"/>
      <w:bookmarkStart w:id="1253" w:name="_Toc238137500"/>
      <w:r w:rsidRPr="004852CE">
        <w:rPr>
          <w:rFonts w:eastAsia="Times New Roman"/>
          <w:lang w:val="fr-FR" w:eastAsia="en-GB"/>
        </w:rPr>
        <w:t>2.3.1 Organes contenant des TRM</w:t>
      </w:r>
      <w:bookmarkEnd w:id="1252"/>
      <w:bookmarkEnd w:id="1253"/>
    </w:p>
    <w:p w14:paraId="4983F0D2" w14:textId="1DD3B42F" w:rsidR="004F59EA" w:rsidRPr="004852CE" w:rsidRDefault="004F59EA" w:rsidP="004F59EA">
      <w:pPr>
        <w:spacing w:before="100" w:beforeAutospacing="1" w:after="100" w:afterAutospacing="1"/>
        <w:ind w:firstLine="720"/>
        <w:jc w:val="both"/>
        <w:rPr>
          <w:rFonts w:eastAsia="Times New Roman" w:cs="Arial"/>
          <w:szCs w:val="24"/>
          <w:lang w:val="fr-FR" w:eastAsia="en-GB"/>
        </w:rPr>
      </w:pPr>
      <w:r w:rsidRPr="004852CE">
        <w:rPr>
          <w:rFonts w:eastAsia="Times New Roman" w:cs="Arial"/>
          <w:szCs w:val="24"/>
          <w:lang w:val="fr-FR" w:eastAsia="en-GB"/>
        </w:rPr>
        <w:t xml:space="preserve">Les TRM sont retrouvés dans la grande majorité des organes. Ces organes incluent la peau, l'intestin, les glandes salivaires, les poumons, les amygdales, les ganglions lymphatiques, la rate, le rein, les muqueuses du FRT, le pancréas, les tissus nasaux, le thymus et le cerveau </w:t>
      </w:r>
      <w:r w:rsidR="0054511A">
        <w:fldChar w:fldCharType="begin"/>
      </w:r>
      <w:r w:rsidR="0054511A" w:rsidRPr="008257D4">
        <w:rPr>
          <w:lang w:val="fr-FR"/>
          <w:rPrChange w:id="1254" w:author="LALOY Emilien" w:date="2026-08-20T16:38:00Z">
            <w:rPr/>
          </w:rPrChange>
        </w:rPr>
        <w:instrText xml:space="preserve"> HYPERLINK "file:///C:\\Users\\xtoph\\Downloads\\Kumar_CellRep_2017" </w:instrText>
      </w:r>
      <w:r w:rsidR="0054511A">
        <w:fldChar w:fldCharType="separate"/>
      </w:r>
      <w:r w:rsidRPr="004852CE">
        <w:rPr>
          <w:rFonts w:eastAsia="Times New Roman" w:cs="Arial"/>
          <w:color w:val="0000FF"/>
          <w:szCs w:val="24"/>
          <w:u w:val="single"/>
          <w:lang w:val="fr-FR" w:eastAsia="en-GB"/>
        </w:rPr>
        <w:t>Kumar_CellRep_2017</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w:t>
      </w:r>
      <w:r w:rsidR="0054511A">
        <w:fldChar w:fldCharType="begin"/>
      </w:r>
      <w:r w:rsidR="0054511A" w:rsidRPr="008257D4">
        <w:rPr>
          <w:lang w:val="fr-FR"/>
          <w:rPrChange w:id="1255" w:author="LALOY Emilien" w:date="2026-08-20T16:38:00Z">
            <w:rPr/>
          </w:rPrChange>
        </w:rPr>
        <w:instrText xml:space="preserve"> HYPERLINK "file:///C:\\Users\\xtoph\\Downloads\\Steinert_Cell_2015" </w:instrText>
      </w:r>
      <w:r w:rsidR="0054511A">
        <w:fldChar w:fldCharType="separate"/>
      </w:r>
      <w:r w:rsidRPr="004852CE">
        <w:rPr>
          <w:rFonts w:eastAsia="Times New Roman" w:cs="Arial"/>
          <w:color w:val="0000FF"/>
          <w:szCs w:val="24"/>
          <w:u w:val="single"/>
          <w:lang w:val="fr-FR" w:eastAsia="en-GB"/>
        </w:rPr>
        <w:t>Steinert_Cell_2015</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w:t>
      </w:r>
      <w:r w:rsidR="0054511A">
        <w:fldChar w:fldCharType="begin"/>
      </w:r>
      <w:r w:rsidR="0054511A" w:rsidRPr="008257D4">
        <w:rPr>
          <w:lang w:val="fr-FR"/>
          <w:rPrChange w:id="1256" w:author="LALOY Emilien" w:date="2026-08-20T16:38:00Z">
            <w:rPr/>
          </w:rPrChange>
        </w:rPr>
        <w:instrText xml:space="preserve"> HYPERLINK "file:///C:\\Users\\xtoph\\Downloads\\Schenkel_JImmunol_2016" </w:instrText>
      </w:r>
      <w:r w:rsidR="0054511A">
        <w:fldChar w:fldCharType="separate"/>
      </w:r>
      <w:r w:rsidRPr="004852CE">
        <w:rPr>
          <w:rFonts w:eastAsia="Times New Roman" w:cs="Arial"/>
          <w:color w:val="0000FF"/>
          <w:szCs w:val="24"/>
          <w:u w:val="single"/>
          <w:lang w:val="fr-FR" w:eastAsia="en-GB"/>
        </w:rPr>
        <w:t>Schenkel_JImmunol_2016</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w:t>
      </w:r>
      <w:r w:rsidR="0054511A">
        <w:fldChar w:fldCharType="begin"/>
      </w:r>
      <w:r w:rsidR="0054511A" w:rsidRPr="008257D4">
        <w:rPr>
          <w:lang w:val="fr-FR"/>
          <w:rPrChange w:id="1257" w:author="LALOY Emilien" w:date="2026-08-20T16:38:00Z">
            <w:rPr/>
          </w:rPrChange>
        </w:rPr>
        <w:instrText xml:space="preserve"> HYPERLINK "file:///C:\\Users\\xtoph\\Downloads\\Crowl_NatImmunol_2022" </w:instrText>
      </w:r>
      <w:r w:rsidR="0054511A">
        <w:fldChar w:fldCharType="separate"/>
      </w:r>
      <w:r w:rsidRPr="004852CE">
        <w:rPr>
          <w:rFonts w:eastAsia="Times New Roman" w:cs="Arial"/>
          <w:color w:val="0000FF"/>
          <w:szCs w:val="24"/>
          <w:u w:val="single"/>
          <w:lang w:val="fr-FR" w:eastAsia="en-GB"/>
        </w:rPr>
        <w:t>Crowl_NatImmunol_2022</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w:t>
      </w:r>
      <w:r w:rsidR="0054511A">
        <w:fldChar w:fldCharType="begin"/>
      </w:r>
      <w:r w:rsidR="0054511A" w:rsidRPr="008257D4">
        <w:rPr>
          <w:lang w:val="fr-FR"/>
          <w:rPrChange w:id="1258" w:author="LALOY Emilien" w:date="2026-08-20T16:38:00Z">
            <w:rPr/>
          </w:rPrChange>
        </w:rPr>
        <w:instrText xml:space="preserve"> HYPERLINK "file:///C:\\Users\\xtoph\\Downloads\\Mathew_JExpMed_2026" </w:instrText>
      </w:r>
      <w:r w:rsidR="0054511A">
        <w:fldChar w:fldCharType="separate"/>
      </w:r>
      <w:r w:rsidRPr="004852CE">
        <w:rPr>
          <w:rFonts w:eastAsia="Times New Roman" w:cs="Arial"/>
          <w:color w:val="0000FF"/>
          <w:szCs w:val="24"/>
          <w:u w:val="single"/>
          <w:lang w:val="fr-FR" w:eastAsia="en-GB"/>
        </w:rPr>
        <w:t>Mathew_JExpMed_2026</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w:t>
      </w:r>
      <w:r w:rsidR="0054511A">
        <w:fldChar w:fldCharType="begin"/>
      </w:r>
      <w:r w:rsidR="0054511A" w:rsidRPr="008257D4">
        <w:rPr>
          <w:lang w:val="fr-FR"/>
          <w:rPrChange w:id="1259" w:author="LALOY Emilien" w:date="2026-08-20T16:38:00Z">
            <w:rPr/>
          </w:rPrChange>
        </w:rPr>
        <w:instrText xml:space="preserve"> HYPERLINK "file:///C:\\Users\\xtoph\\Downloads\\Sathaliyawala_Immunity_2013" </w:instrText>
      </w:r>
      <w:r w:rsidR="0054511A">
        <w:fldChar w:fldCharType="separate"/>
      </w:r>
      <w:r w:rsidRPr="004852CE">
        <w:rPr>
          <w:rFonts w:eastAsia="Times New Roman" w:cs="Arial"/>
          <w:color w:val="0000FF"/>
          <w:szCs w:val="24"/>
          <w:u w:val="single"/>
          <w:lang w:val="fr-FR" w:eastAsia="en-GB"/>
        </w:rPr>
        <w:t>Sathaliyawala_Immunity_2013</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w:t>
      </w:r>
      <w:r w:rsidR="0054511A">
        <w:fldChar w:fldCharType="begin"/>
      </w:r>
      <w:r w:rsidR="0054511A" w:rsidRPr="008257D4">
        <w:rPr>
          <w:lang w:val="fr-FR"/>
          <w:rPrChange w:id="1260" w:author="LALOY Emilien" w:date="2026-08-20T16:38:00Z">
            <w:rPr/>
          </w:rPrChange>
        </w:rPr>
        <w:instrText xml:space="preserve"> HYPERLINK "file:///C:\\Users\\xtoph\\Downloads\\Urban_NatImmunol_2020" </w:instrText>
      </w:r>
      <w:r w:rsidR="0054511A">
        <w:fldChar w:fldCharType="separate"/>
      </w:r>
      <w:r w:rsidRPr="004852CE">
        <w:rPr>
          <w:rFonts w:eastAsia="Times New Roman" w:cs="Arial"/>
          <w:color w:val="0000FF"/>
          <w:szCs w:val="24"/>
          <w:u w:val="single"/>
          <w:lang w:val="fr-FR" w:eastAsia="en-GB"/>
        </w:rPr>
        <w:t>Urban_NatImmunol_2020</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65BA81E7" w14:textId="77777777" w:rsidR="004F59EA" w:rsidRPr="004852CE" w:rsidRDefault="004F59EA" w:rsidP="004F59EA">
      <w:pPr>
        <w:pStyle w:val="Titre3"/>
        <w:rPr>
          <w:rFonts w:eastAsia="Times New Roman"/>
          <w:lang w:val="fr-FR" w:eastAsia="en-GB"/>
        </w:rPr>
      </w:pPr>
      <w:bookmarkStart w:id="1261" w:name="_Toc236412602"/>
      <w:bookmarkStart w:id="1262" w:name="_Toc238137501"/>
      <w:r w:rsidRPr="004852CE">
        <w:rPr>
          <w:rFonts w:eastAsia="Times New Roman"/>
          <w:lang w:val="fr-FR" w:eastAsia="en-GB"/>
        </w:rPr>
        <w:t>2.3.2 Localisation intra-organe des TRM</w:t>
      </w:r>
      <w:bookmarkEnd w:id="1261"/>
      <w:bookmarkEnd w:id="1262"/>
    </w:p>
    <w:p w14:paraId="3F165E0C" w14:textId="7EB52414" w:rsidR="004F59EA" w:rsidRDefault="004F59EA" w:rsidP="004F59EA">
      <w:pPr>
        <w:spacing w:before="100" w:beforeAutospacing="1" w:after="100" w:afterAutospacing="1"/>
        <w:ind w:firstLine="720"/>
        <w:jc w:val="both"/>
        <w:rPr>
          <w:rFonts w:eastAsia="Times New Roman" w:cs="Arial"/>
          <w:szCs w:val="24"/>
          <w:lang w:val="fr-FR" w:eastAsia="en-GB"/>
        </w:rPr>
      </w:pPr>
      <w:r w:rsidRPr="004852CE">
        <w:rPr>
          <w:rFonts w:eastAsia="Times New Roman" w:cs="Arial"/>
          <w:szCs w:val="24"/>
          <w:lang w:val="fr-FR" w:eastAsia="en-GB"/>
        </w:rPr>
        <w:t xml:space="preserve">Les TRM forment une barrière contre les infections et sont situés dans des sites stratégiques où sont retrouvés les premiers contacts avec les pathogènes. Ainsi, les TRM sont plutôt retrouvés au niveau de l'épithélium où ils sont abondants. Dans la peau, les TRM sont retrouvés dans le derme mais surtout dans l'épiderme </w:t>
      </w:r>
      <w:r w:rsidR="0054511A">
        <w:fldChar w:fldCharType="begin"/>
      </w:r>
      <w:r w:rsidR="0054511A" w:rsidRPr="008257D4">
        <w:rPr>
          <w:lang w:val="fr-FR"/>
          <w:rPrChange w:id="1263" w:author="LALOY Emilien" w:date="2026-08-20T16:38:00Z">
            <w:rPr/>
          </w:rPrChange>
        </w:rPr>
        <w:instrText xml:space="preserve"> HYPERLINK "file:///C:\\Users\\xtoph\\Downloads\\Mackay_Science_2016" </w:instrText>
      </w:r>
      <w:r w:rsidR="0054511A">
        <w:fldChar w:fldCharType="separate"/>
      </w:r>
      <w:r w:rsidRPr="004852CE">
        <w:rPr>
          <w:rFonts w:eastAsia="Times New Roman" w:cs="Arial"/>
          <w:color w:val="0000FF"/>
          <w:szCs w:val="24"/>
          <w:u w:val="single"/>
          <w:lang w:val="fr-FR" w:eastAsia="en-GB"/>
        </w:rPr>
        <w:t>Mackay_Science_2016</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w:t>
      </w:r>
      <w:r w:rsidR="0054511A">
        <w:fldChar w:fldCharType="begin"/>
      </w:r>
      <w:r w:rsidR="0054511A" w:rsidRPr="008257D4">
        <w:rPr>
          <w:lang w:val="fr-FR"/>
          <w:rPrChange w:id="1264" w:author="LALOY Emilien" w:date="2026-08-20T16:38:00Z">
            <w:rPr/>
          </w:rPrChange>
        </w:rPr>
        <w:instrText xml:space="preserve"> HYPERLINK "file:///C:\\Users\\xtoph\\Downloads\\Pan_Nature_2017" </w:instrText>
      </w:r>
      <w:r w:rsidR="0054511A">
        <w:fldChar w:fldCharType="separate"/>
      </w:r>
      <w:r w:rsidRPr="004852CE">
        <w:rPr>
          <w:rFonts w:eastAsia="Times New Roman" w:cs="Arial"/>
          <w:color w:val="0000FF"/>
          <w:szCs w:val="24"/>
          <w:u w:val="single"/>
          <w:lang w:val="fr-FR" w:eastAsia="en-GB"/>
        </w:rPr>
        <w:t>Pan_Nature_2017</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où ils sont toujours en contact de la membrane basale </w:t>
      </w:r>
      <w:r w:rsidR="0054511A">
        <w:fldChar w:fldCharType="begin"/>
      </w:r>
      <w:r w:rsidR="0054511A" w:rsidRPr="008257D4">
        <w:rPr>
          <w:lang w:val="fr-FR"/>
          <w:rPrChange w:id="1265" w:author="LALOY Emilien" w:date="2026-08-20T16:38:00Z">
            <w:rPr/>
          </w:rPrChange>
        </w:rPr>
        <w:instrText xml:space="preserve"> HYPERLINK "file:///C:\\Users\\xtoph\\Downloads\\Zaid_ProcNatlAcadSciUSA_2014" </w:instrText>
      </w:r>
      <w:r w:rsidR="0054511A">
        <w:fldChar w:fldCharType="separate"/>
      </w:r>
      <w:r w:rsidRPr="004852CE">
        <w:rPr>
          <w:rFonts w:eastAsia="Times New Roman" w:cs="Arial"/>
          <w:color w:val="0000FF"/>
          <w:szCs w:val="24"/>
          <w:u w:val="single"/>
          <w:lang w:val="fr-FR" w:eastAsia="en-GB"/>
        </w:rPr>
        <w:t>Zaid_ProcNatlAcadSciUSA_2014</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Dans les glandes salivaires, deux populations sont retrouvées dans l'épithélium et dans le reste de la muqueuse </w:t>
      </w:r>
      <w:r w:rsidR="0054511A">
        <w:fldChar w:fldCharType="begin"/>
      </w:r>
      <w:r w:rsidR="0054511A" w:rsidRPr="008257D4">
        <w:rPr>
          <w:lang w:val="fr-FR"/>
          <w:rPrChange w:id="1266" w:author="LALOY Emilien" w:date="2026-08-20T16:38:00Z">
            <w:rPr/>
          </w:rPrChange>
        </w:rPr>
        <w:instrText xml:space="preserve"> HYPERLINK "file:///C:\\Users\\xtoph\\Downloads\\Christo_NatImmunol_2021" </w:instrText>
      </w:r>
      <w:r w:rsidR="0054511A">
        <w:fldChar w:fldCharType="separate"/>
      </w:r>
      <w:r w:rsidRPr="004852CE">
        <w:rPr>
          <w:rFonts w:eastAsia="Times New Roman" w:cs="Arial"/>
          <w:color w:val="0000FF"/>
          <w:szCs w:val="24"/>
          <w:u w:val="single"/>
          <w:lang w:val="fr-FR" w:eastAsia="en-GB"/>
        </w:rPr>
        <w:t>Christo_NatImmunol_2021</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Dans les poumons, les TRM sont retrouvés dans le parenchyme pulmonaire et sont présents dans les lavages bronchiaux-alvéolaires </w:t>
      </w:r>
      <w:r w:rsidR="0054511A">
        <w:fldChar w:fldCharType="begin"/>
      </w:r>
      <w:r w:rsidR="0054511A" w:rsidRPr="008257D4">
        <w:rPr>
          <w:lang w:val="fr-FR"/>
          <w:rPrChange w:id="1267" w:author="LALOY Emilien" w:date="2026-08-20T16:38:00Z">
            <w:rPr/>
          </w:rPrChange>
        </w:rPr>
        <w:instrText xml:space="preserve"> HYPERLINK "file:///C:\\Users\\xtoph\\Downloads\\Karaki_JImmunotherCancer_2021" </w:instrText>
      </w:r>
      <w:r w:rsidR="0054511A">
        <w:fldChar w:fldCharType="separate"/>
      </w:r>
      <w:r w:rsidRPr="004852CE">
        <w:rPr>
          <w:rFonts w:eastAsia="Times New Roman" w:cs="Arial"/>
          <w:color w:val="0000FF"/>
          <w:szCs w:val="24"/>
          <w:u w:val="single"/>
          <w:lang w:val="fr-FR" w:eastAsia="en-GB"/>
        </w:rPr>
        <w:t>Karaki_JImmunotherCancer_2021</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mais sont surtout dans l'épithélium </w:t>
      </w:r>
      <w:r w:rsidR="0054511A">
        <w:fldChar w:fldCharType="begin"/>
      </w:r>
      <w:r w:rsidR="0054511A" w:rsidRPr="008257D4">
        <w:rPr>
          <w:lang w:val="fr-FR"/>
          <w:rPrChange w:id="1268" w:author="LALOY Emilien" w:date="2026-08-20T16:38:00Z">
            <w:rPr/>
          </w:rPrChange>
        </w:rPr>
        <w:instrText xml:space="preserve"> HYPERLINK "file:///C:\\Users\\xtoph\\Downloads\\Mathew_JExpMed_2026" </w:instrText>
      </w:r>
      <w:r w:rsidR="0054511A">
        <w:fldChar w:fldCharType="separate"/>
      </w:r>
      <w:r w:rsidRPr="004852CE">
        <w:rPr>
          <w:rFonts w:eastAsia="Times New Roman" w:cs="Arial"/>
          <w:color w:val="0000FF"/>
          <w:szCs w:val="24"/>
          <w:u w:val="single"/>
          <w:lang w:val="fr-FR" w:eastAsia="en-GB"/>
        </w:rPr>
        <w:t>Mathew_JExpMed_2026</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w:t>
      </w:r>
      <w:r w:rsidR="0054511A">
        <w:fldChar w:fldCharType="begin"/>
      </w:r>
      <w:r w:rsidR="0054511A" w:rsidRPr="008257D4">
        <w:rPr>
          <w:lang w:val="fr-FR"/>
          <w:rPrChange w:id="1269" w:author="LALOY Emilien" w:date="2026-08-20T16:38:00Z">
            <w:rPr/>
          </w:rPrChange>
        </w:rPr>
        <w:instrText xml:space="preserve"> HYPERLINK "file:///C:\\Users\\xtoph\\Downloads\\Laidlaw_Immunity_2014" </w:instrText>
      </w:r>
      <w:r w:rsidR="0054511A">
        <w:fldChar w:fldCharType="separate"/>
      </w:r>
      <w:r w:rsidRPr="004852CE">
        <w:rPr>
          <w:rFonts w:eastAsia="Times New Roman" w:cs="Arial"/>
          <w:color w:val="0000FF"/>
          <w:szCs w:val="24"/>
          <w:u w:val="single"/>
          <w:lang w:val="fr-FR" w:eastAsia="en-GB"/>
        </w:rPr>
        <w:t>Laidlaw_Immunity_2014</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Il a aussi été démontré qu'il existe des TRM dans les vaisseaux sanguins marginaux mais que ceux-ci ne sortaient pas des organes et qu'ils migraient moins vite que les TEM </w:t>
      </w:r>
      <w:r w:rsidR="0054511A">
        <w:fldChar w:fldCharType="begin"/>
      </w:r>
      <w:r w:rsidR="0054511A" w:rsidRPr="008257D4">
        <w:rPr>
          <w:lang w:val="fr-FR"/>
          <w:rPrChange w:id="1270" w:author="LALOY Emilien" w:date="2026-08-20T16:38:00Z">
            <w:rPr/>
          </w:rPrChange>
        </w:rPr>
        <w:instrText xml:space="preserve"> HYPERLINK "file:///C:\\Users\\xtoph\\Downloads\\Steinert_Cell_2015" </w:instrText>
      </w:r>
      <w:r w:rsidR="0054511A">
        <w:fldChar w:fldCharType="separate"/>
      </w:r>
      <w:r w:rsidRPr="004852CE">
        <w:rPr>
          <w:rFonts w:eastAsia="Times New Roman" w:cs="Arial"/>
          <w:color w:val="0000FF"/>
          <w:szCs w:val="24"/>
          <w:u w:val="single"/>
          <w:lang w:val="fr-FR" w:eastAsia="en-GB"/>
        </w:rPr>
        <w:t>Steinert_Cell_2015</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r w:rsidRPr="004852CE">
        <w:rPr>
          <w:rFonts w:eastAsia="Times New Roman" w:cs="Arial"/>
          <w:szCs w:val="24"/>
          <w:lang w:val="fr-FR" w:eastAsia="en-GB"/>
        </w:rPr>
        <w:br/>
        <w:t xml:space="preserve">Dans le foie, les TRM sont localisés au niveau des sinusoïdes </w:t>
      </w:r>
      <w:r w:rsidR="0054511A">
        <w:fldChar w:fldCharType="begin"/>
      </w:r>
      <w:r w:rsidR="0054511A" w:rsidRPr="008257D4">
        <w:rPr>
          <w:lang w:val="fr-FR"/>
          <w:rPrChange w:id="1271" w:author="LALOY Emilien" w:date="2026-08-20T16:38:00Z">
            <w:rPr/>
          </w:rPrChange>
        </w:rPr>
        <w:instrText xml:space="preserve"> HYPERLINK "file:///C:\\Users\\xtoph\\Downloads\\Fernandez-Ruiz_Immunity_2016" </w:instrText>
      </w:r>
      <w:r w:rsidR="0054511A">
        <w:fldChar w:fldCharType="separate"/>
      </w:r>
      <w:r w:rsidRPr="004852CE">
        <w:rPr>
          <w:rFonts w:eastAsia="Times New Roman" w:cs="Arial"/>
          <w:color w:val="0000FF"/>
          <w:szCs w:val="24"/>
          <w:u w:val="single"/>
          <w:lang w:val="fr-FR" w:eastAsia="en-GB"/>
        </w:rPr>
        <w:t>Fernandez-Ruiz_Immunity_2016</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5822D81C" w14:textId="4EAD2233" w:rsidR="004F59EA" w:rsidRDefault="004F59EA" w:rsidP="004F59EA">
      <w:pPr>
        <w:spacing w:before="100" w:beforeAutospacing="1" w:after="100" w:afterAutospacing="1"/>
        <w:ind w:firstLine="720"/>
        <w:jc w:val="both"/>
        <w:rPr>
          <w:rFonts w:eastAsia="Times New Roman" w:cs="Arial"/>
          <w:szCs w:val="24"/>
          <w:lang w:val="fr-FR" w:eastAsia="en-GB"/>
        </w:rPr>
      </w:pPr>
      <w:r w:rsidRPr="004852CE">
        <w:rPr>
          <w:rFonts w:eastAsia="Times New Roman" w:cs="Arial"/>
          <w:szCs w:val="24"/>
          <w:lang w:val="fr-FR" w:eastAsia="en-GB"/>
        </w:rPr>
        <w:t xml:space="preserve">Il a été observé que les TRM pouvaient s'accumuler dans des structures appelées MLC (memory lymphocytes clusters) dans le FRT après une infection par </w:t>
      </w:r>
      <w:r w:rsidRPr="004852CE">
        <w:rPr>
          <w:rFonts w:eastAsia="Times New Roman" w:cs="Arial"/>
          <w:szCs w:val="24"/>
          <w:lang w:val="fr-FR" w:eastAsia="en-GB"/>
        </w:rPr>
        <w:lastRenderedPageBreak/>
        <w:t xml:space="preserve">HSV </w:t>
      </w:r>
      <w:r w:rsidR="0054511A">
        <w:fldChar w:fldCharType="begin"/>
      </w:r>
      <w:r w:rsidR="0054511A" w:rsidRPr="008257D4">
        <w:rPr>
          <w:lang w:val="fr-FR"/>
          <w:rPrChange w:id="1272" w:author="LALOY Emilien" w:date="2026-08-20T16:38:00Z">
            <w:rPr/>
          </w:rPrChange>
        </w:rPr>
        <w:instrText xml:space="preserve"> HYPERLINK "file:///C:\\Users\\xtoph\\Downloads\\Iijima_Science_2014a" </w:instrText>
      </w:r>
      <w:r w:rsidR="0054511A">
        <w:fldChar w:fldCharType="separate"/>
      </w:r>
      <w:r w:rsidRPr="004852CE">
        <w:rPr>
          <w:rFonts w:eastAsia="Times New Roman" w:cs="Arial"/>
          <w:color w:val="0000FF"/>
          <w:szCs w:val="24"/>
          <w:u w:val="single"/>
          <w:lang w:val="fr-FR" w:eastAsia="en-GB"/>
        </w:rPr>
        <w:t>Iijima_Science_2014a</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Les TRM CD8 sont plutôt à la périphérie, et les TRM CD4 au centre </w:t>
      </w:r>
      <w:r w:rsidR="0054511A">
        <w:fldChar w:fldCharType="begin"/>
      </w:r>
      <w:r w:rsidR="0054511A" w:rsidRPr="008257D4">
        <w:rPr>
          <w:lang w:val="fr-FR"/>
          <w:rPrChange w:id="1273" w:author="LALOY Emilien" w:date="2026-08-20T16:38:00Z">
            <w:rPr/>
          </w:rPrChange>
        </w:rPr>
        <w:instrText xml:space="preserve"> HYPERLINK "file:///C:\\Users\\xtoph\\Downloads\\Iijima_Science_2014a" </w:instrText>
      </w:r>
      <w:r w:rsidR="0054511A">
        <w:fldChar w:fldCharType="separate"/>
      </w:r>
      <w:r w:rsidRPr="004852CE">
        <w:rPr>
          <w:rFonts w:eastAsia="Times New Roman" w:cs="Arial"/>
          <w:color w:val="0000FF"/>
          <w:szCs w:val="24"/>
          <w:u w:val="single"/>
          <w:lang w:val="fr-FR" w:eastAsia="en-GB"/>
        </w:rPr>
        <w:t>Iijima_Science_2014a</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4BC99DA3" w14:textId="13EB6188" w:rsidR="004F59EA" w:rsidRPr="004852CE" w:rsidRDefault="004F59EA" w:rsidP="004F59EA">
      <w:pPr>
        <w:spacing w:before="100" w:beforeAutospacing="1" w:after="100" w:afterAutospacing="1"/>
        <w:ind w:firstLine="720"/>
        <w:jc w:val="both"/>
        <w:rPr>
          <w:rFonts w:eastAsia="Times New Roman" w:cs="Arial"/>
          <w:szCs w:val="24"/>
          <w:lang w:val="fr-FR" w:eastAsia="en-GB"/>
        </w:rPr>
      </w:pPr>
      <w:r w:rsidRPr="004852CE">
        <w:rPr>
          <w:rFonts w:eastAsia="Times New Roman" w:cs="Arial"/>
          <w:szCs w:val="24"/>
          <w:lang w:val="fr-FR" w:eastAsia="en-GB"/>
        </w:rPr>
        <w:t>Dans le SI, deux populations de TRM sont retrouvées dans les microvillosités. Celle-ci sont séparées spatialement le long de l'axe crypte-</w:t>
      </w:r>
      <w:proofErr w:type="spellStart"/>
      <w:r w:rsidRPr="004852CE">
        <w:rPr>
          <w:rFonts w:eastAsia="Times New Roman" w:cs="Arial"/>
          <w:szCs w:val="24"/>
          <w:lang w:val="fr-FR" w:eastAsia="en-GB"/>
        </w:rPr>
        <w:t>villus</w:t>
      </w:r>
      <w:proofErr w:type="spellEnd"/>
      <w:r w:rsidRPr="004852CE">
        <w:rPr>
          <w:rFonts w:eastAsia="Times New Roman" w:cs="Arial"/>
          <w:szCs w:val="24"/>
          <w:lang w:val="fr-FR" w:eastAsia="en-GB"/>
        </w:rPr>
        <w:t xml:space="preserve"> </w:t>
      </w:r>
      <w:r w:rsidR="0054511A">
        <w:fldChar w:fldCharType="begin"/>
      </w:r>
      <w:r w:rsidR="0054511A" w:rsidRPr="008257D4">
        <w:rPr>
          <w:lang w:val="fr-FR"/>
          <w:rPrChange w:id="1274" w:author="LALOY Emilien" w:date="2026-08-20T16:38:00Z">
            <w:rPr/>
          </w:rPrChange>
        </w:rPr>
        <w:instrText xml:space="preserve"> HYPERLINK "file:///C:\\Users\\xtoph\\Downloads\\Reina-Campos_Nature_2025" </w:instrText>
      </w:r>
      <w:r w:rsidR="0054511A">
        <w:fldChar w:fldCharType="separate"/>
      </w:r>
      <w:r w:rsidRPr="004852CE">
        <w:rPr>
          <w:rFonts w:eastAsia="Times New Roman" w:cs="Arial"/>
          <w:color w:val="0000FF"/>
          <w:szCs w:val="24"/>
          <w:u w:val="single"/>
          <w:lang w:val="fr-FR" w:eastAsia="en-GB"/>
        </w:rPr>
        <w:t>Reina-Campos_Nature_2025</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r>
        <w:rPr>
          <w:rFonts w:eastAsia="Times New Roman" w:cs="Arial"/>
          <w:szCs w:val="24"/>
          <w:lang w:val="fr-FR" w:eastAsia="en-GB"/>
        </w:rPr>
        <w:t xml:space="preserve"> </w:t>
      </w:r>
      <w:r w:rsidRPr="004852CE">
        <w:rPr>
          <w:rFonts w:eastAsia="Times New Roman" w:cs="Arial"/>
          <w:szCs w:val="24"/>
          <w:lang w:val="fr-FR" w:eastAsia="en-GB"/>
        </w:rPr>
        <w:t xml:space="preserve">Dans le cerveau, les TRM sont retrouvés dans les méninges, dans les vaisseaux sanguins, mais aussi dans le reste de l'organe </w:t>
      </w:r>
      <w:r w:rsidR="0054511A">
        <w:fldChar w:fldCharType="begin"/>
      </w:r>
      <w:r w:rsidR="0054511A" w:rsidRPr="008257D4">
        <w:rPr>
          <w:lang w:val="fr-FR"/>
          <w:rPrChange w:id="1275" w:author="LALOY Emilien" w:date="2026-08-20T16:38:00Z">
            <w:rPr/>
          </w:rPrChange>
        </w:rPr>
        <w:instrText xml:space="preserve"> HYPERLINK "file:///C:\\Users\\xtoph\\Downloads\\Urban_NatImmunol_2020" </w:instrText>
      </w:r>
      <w:r w:rsidR="0054511A">
        <w:fldChar w:fldCharType="separate"/>
      </w:r>
      <w:r w:rsidRPr="004852CE">
        <w:rPr>
          <w:rFonts w:eastAsia="Times New Roman" w:cs="Arial"/>
          <w:color w:val="0000FF"/>
          <w:szCs w:val="24"/>
          <w:u w:val="single"/>
          <w:lang w:val="fr-FR" w:eastAsia="en-GB"/>
        </w:rPr>
        <w:t>Urban_NatImmunol_2020</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10B14C89" w14:textId="5F4DE91E" w:rsidR="004F59EA" w:rsidRPr="004852CE" w:rsidRDefault="004F59EA" w:rsidP="004F59EA">
      <w:pPr>
        <w:spacing w:before="100" w:beforeAutospacing="1" w:after="100" w:afterAutospacing="1"/>
        <w:ind w:firstLine="720"/>
        <w:jc w:val="both"/>
        <w:rPr>
          <w:rFonts w:eastAsia="Times New Roman" w:cs="Arial"/>
          <w:szCs w:val="24"/>
          <w:lang w:val="fr-FR" w:eastAsia="en-GB"/>
        </w:rPr>
      </w:pPr>
      <w:r w:rsidRPr="004852CE">
        <w:rPr>
          <w:rFonts w:eastAsia="Times New Roman" w:cs="Arial"/>
          <w:szCs w:val="24"/>
          <w:lang w:val="fr-FR" w:eastAsia="en-GB"/>
        </w:rPr>
        <w:t xml:space="preserve">Dans les tumeurs, les TRM avec un phénotype épuisé sont retrouvés au niveau des îlots tumoraux </w:t>
      </w:r>
      <w:r w:rsidR="0054511A">
        <w:fldChar w:fldCharType="begin"/>
      </w:r>
      <w:r w:rsidR="0054511A" w:rsidRPr="008257D4">
        <w:rPr>
          <w:lang w:val="fr-FR"/>
          <w:rPrChange w:id="1276" w:author="LALOY Emilien" w:date="2026-08-20T16:38:00Z">
            <w:rPr/>
          </w:rPrChange>
        </w:rPr>
        <w:instrText xml:space="preserve"> HYPERLINK "file:///C:\\Users\\xtoph\\Downloads\\Anadon_CancerCell_2022" </w:instrText>
      </w:r>
      <w:r w:rsidR="0054511A">
        <w:fldChar w:fldCharType="separate"/>
      </w:r>
      <w:r w:rsidRPr="004852CE">
        <w:rPr>
          <w:rFonts w:eastAsia="Times New Roman" w:cs="Arial"/>
          <w:color w:val="0000FF"/>
          <w:szCs w:val="24"/>
          <w:u w:val="single"/>
          <w:lang w:val="fr-FR" w:eastAsia="en-GB"/>
        </w:rPr>
        <w:t>Anadon_CancerCell_2022</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w:t>
      </w:r>
      <w:r w:rsidR="0054511A">
        <w:fldChar w:fldCharType="begin"/>
      </w:r>
      <w:r w:rsidR="0054511A" w:rsidRPr="008257D4">
        <w:rPr>
          <w:lang w:val="fr-FR"/>
          <w:rPrChange w:id="1277" w:author="LALOY Emilien" w:date="2026-08-20T16:38:00Z">
            <w:rPr/>
          </w:rPrChange>
        </w:rPr>
        <w:instrText xml:space="preserve"> HYPERLINK "file:///C:\\Users\\xtoph\\Downloads\\Paolini_JImmunotherCancer_2024" </w:instrText>
      </w:r>
      <w:r w:rsidR="0054511A">
        <w:fldChar w:fldCharType="separate"/>
      </w:r>
      <w:r w:rsidRPr="004852CE">
        <w:rPr>
          <w:rFonts w:eastAsia="Times New Roman" w:cs="Arial"/>
          <w:color w:val="0000FF"/>
          <w:szCs w:val="24"/>
          <w:u w:val="single"/>
          <w:lang w:val="fr-FR" w:eastAsia="en-GB"/>
        </w:rPr>
        <w:t>Paolini_JImmunotherCancer_2024</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w:t>
      </w:r>
      <w:r w:rsidR="0054511A">
        <w:fldChar w:fldCharType="begin"/>
      </w:r>
      <w:r w:rsidR="0054511A" w:rsidRPr="008257D4">
        <w:rPr>
          <w:lang w:val="fr-FR"/>
          <w:rPrChange w:id="1278" w:author="LALOY Emilien" w:date="2026-08-20T16:38:00Z">
            <w:rPr/>
          </w:rPrChange>
        </w:rPr>
        <w:instrText xml:space="preserve"> HYPERLINK "file:///C:\\Users\\xtoph\\Downloads\\Burn_NatImmunol_2026" </w:instrText>
      </w:r>
      <w:r w:rsidR="0054511A">
        <w:fldChar w:fldCharType="separate"/>
      </w:r>
      <w:r w:rsidRPr="004852CE">
        <w:rPr>
          <w:rFonts w:eastAsia="Times New Roman" w:cs="Arial"/>
          <w:color w:val="0000FF"/>
          <w:szCs w:val="24"/>
          <w:u w:val="single"/>
          <w:lang w:val="fr-FR" w:eastAsia="en-GB"/>
        </w:rPr>
        <w:t>Burn_NatImmunol_2026</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7CD1E0D5" w14:textId="77777777" w:rsidR="004F59EA" w:rsidRPr="004852CE" w:rsidRDefault="004F59EA" w:rsidP="004F59EA">
      <w:pPr>
        <w:pStyle w:val="Titre3"/>
        <w:rPr>
          <w:rFonts w:eastAsia="Times New Roman"/>
          <w:lang w:val="fr-FR" w:eastAsia="en-GB"/>
        </w:rPr>
      </w:pPr>
      <w:bookmarkStart w:id="1279" w:name="_Toc236412603"/>
      <w:bookmarkStart w:id="1280" w:name="_Toc238137502"/>
      <w:r w:rsidRPr="004852CE">
        <w:rPr>
          <w:rFonts w:eastAsia="Times New Roman"/>
          <w:lang w:val="fr-FR" w:eastAsia="en-GB"/>
        </w:rPr>
        <w:t>2.3.3 Homing des TRM</w:t>
      </w:r>
      <w:bookmarkEnd w:id="1279"/>
      <w:bookmarkEnd w:id="1280"/>
    </w:p>
    <w:p w14:paraId="1AAB4D02" w14:textId="106EA5F5" w:rsidR="004F59EA" w:rsidRPr="004852CE" w:rsidRDefault="004F59EA" w:rsidP="004F59EA">
      <w:pPr>
        <w:spacing w:before="100" w:beforeAutospacing="1" w:after="100" w:afterAutospacing="1"/>
        <w:ind w:firstLine="720"/>
        <w:jc w:val="both"/>
        <w:rPr>
          <w:rFonts w:eastAsia="Times New Roman" w:cs="Arial"/>
          <w:szCs w:val="24"/>
          <w:lang w:val="fr-FR" w:eastAsia="en-GB"/>
        </w:rPr>
      </w:pPr>
      <w:r w:rsidRPr="004852CE">
        <w:rPr>
          <w:rFonts w:eastAsia="Times New Roman" w:cs="Arial"/>
          <w:szCs w:val="24"/>
          <w:lang w:val="fr-FR" w:eastAsia="en-GB"/>
        </w:rPr>
        <w:t>Les TRM sont retrouvés à l'intérieur des tissus, mais ils proviennent des lymphocytes T circulants.</w:t>
      </w:r>
      <w:r>
        <w:rPr>
          <w:rFonts w:eastAsia="Times New Roman" w:cs="Arial"/>
          <w:szCs w:val="24"/>
          <w:lang w:val="fr-FR" w:eastAsia="en-GB"/>
        </w:rPr>
        <w:t xml:space="preserve"> </w:t>
      </w:r>
      <w:r w:rsidRPr="004852CE">
        <w:rPr>
          <w:rFonts w:eastAsia="Times New Roman" w:cs="Arial"/>
          <w:szCs w:val="24"/>
          <w:lang w:val="fr-FR" w:eastAsia="en-GB"/>
        </w:rPr>
        <w:t xml:space="preserve">Ainsi, certains lymphocytes T circulants sont recrutés dans les organes dans un processus appelé homing. </w:t>
      </w:r>
      <w:proofErr w:type="gramStart"/>
      <w:r w:rsidRPr="004852CE">
        <w:rPr>
          <w:rFonts w:eastAsia="Times New Roman" w:cs="Arial"/>
          <w:szCs w:val="24"/>
          <w:lang w:val="fr-FR" w:eastAsia="en-GB"/>
        </w:rPr>
        <w:t>L</w:t>
      </w:r>
      <w:r w:rsidR="00F3358B">
        <w:rPr>
          <w:rFonts w:eastAsia="Times New Roman" w:cs="Arial"/>
          <w:szCs w:val="24"/>
          <w:lang w:val="fr-FR" w:eastAsia="en-GB"/>
        </w:rPr>
        <w:t xml:space="preserve">e </w:t>
      </w:r>
      <w:r w:rsidRPr="004852CE">
        <w:rPr>
          <w:rFonts w:eastAsia="Times New Roman" w:cs="Arial"/>
          <w:szCs w:val="24"/>
          <w:lang w:val="fr-FR" w:eastAsia="en-GB"/>
        </w:rPr>
        <w:t>homing</w:t>
      </w:r>
      <w:proofErr w:type="gramEnd"/>
      <w:r w:rsidRPr="004852CE">
        <w:rPr>
          <w:rFonts w:eastAsia="Times New Roman" w:cs="Arial"/>
          <w:szCs w:val="24"/>
          <w:lang w:val="fr-FR" w:eastAsia="en-GB"/>
        </w:rPr>
        <w:t xml:space="preserve"> dépend majoritairement de l'expression de récepteurs de chimiokines recrutant les cellules par chimiotaxie et d'intégrines permettant l'entrée de la cellule dans le tissu. En effet, le traitement des lymphocytes par la toxine pertussique empêche leur accumulation dans la peau </w:t>
      </w:r>
      <w:r w:rsidR="0054511A">
        <w:fldChar w:fldCharType="begin"/>
      </w:r>
      <w:r w:rsidR="0054511A" w:rsidRPr="008257D4">
        <w:rPr>
          <w:lang w:val="fr-FR"/>
          <w:rPrChange w:id="1281" w:author="LALOY Emilien" w:date="2026-08-20T16:38:00Z">
            <w:rPr/>
          </w:rPrChange>
        </w:rPr>
        <w:instrText xml:space="preserve"> HYPERLINK "file:///C:\\Users\\xtoph\\Downloads\\Mackay_NatImmunol_2013" </w:instrText>
      </w:r>
      <w:r w:rsidR="0054511A">
        <w:fldChar w:fldCharType="separate"/>
      </w:r>
      <w:r w:rsidRPr="004852CE">
        <w:rPr>
          <w:rFonts w:eastAsia="Times New Roman" w:cs="Arial"/>
          <w:color w:val="0000FF"/>
          <w:szCs w:val="24"/>
          <w:u w:val="single"/>
          <w:lang w:val="fr-FR" w:eastAsia="en-GB"/>
        </w:rPr>
        <w:t>Mackay_NatImmunol_2013</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w:t>
      </w:r>
      <w:r w:rsidR="0054511A">
        <w:fldChar w:fldCharType="begin"/>
      </w:r>
      <w:r w:rsidR="0054511A" w:rsidRPr="008257D4">
        <w:rPr>
          <w:lang w:val="fr-FR"/>
          <w:rPrChange w:id="1282" w:author="LALOY Emilien" w:date="2026-08-20T16:38:00Z">
            <w:rPr/>
          </w:rPrChange>
        </w:rPr>
        <w:instrText xml:space="preserve"> HYPERLINK "file:///C:\\Users\\xtoph\\Downloads\\Hirai_Immunity_2019" </w:instrText>
      </w:r>
      <w:r w:rsidR="0054511A">
        <w:fldChar w:fldCharType="separate"/>
      </w:r>
      <w:r w:rsidRPr="004852CE">
        <w:rPr>
          <w:rFonts w:eastAsia="Times New Roman" w:cs="Arial"/>
          <w:color w:val="0000FF"/>
          <w:szCs w:val="24"/>
          <w:u w:val="single"/>
          <w:lang w:val="fr-FR" w:eastAsia="en-GB"/>
        </w:rPr>
        <w:t>Hirai_Immunity_2019</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et dans l'intestin </w:t>
      </w:r>
      <w:r w:rsidR="0054511A">
        <w:fldChar w:fldCharType="begin"/>
      </w:r>
      <w:r w:rsidR="0054511A" w:rsidRPr="008257D4">
        <w:rPr>
          <w:lang w:val="fr-FR"/>
          <w:rPrChange w:id="1283" w:author="LALOY Emilien" w:date="2026-08-20T16:38:00Z">
            <w:rPr/>
          </w:rPrChange>
        </w:rPr>
        <w:instrText xml:space="preserve"> HYPERLINK "file:///C:\\Users\\xtoph\\Downloads\\Masopust_JExpMed_2010" </w:instrText>
      </w:r>
      <w:r w:rsidR="0054511A">
        <w:fldChar w:fldCharType="separate"/>
      </w:r>
      <w:r w:rsidRPr="004852CE">
        <w:rPr>
          <w:rFonts w:eastAsia="Times New Roman" w:cs="Arial"/>
          <w:color w:val="0000FF"/>
          <w:szCs w:val="24"/>
          <w:u w:val="single"/>
          <w:lang w:val="fr-FR" w:eastAsia="en-GB"/>
        </w:rPr>
        <w:t>Masopust_JExpMed_2010</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38B6027F" w14:textId="77777777" w:rsidR="004F59EA" w:rsidRPr="004852CE" w:rsidRDefault="004F59EA" w:rsidP="004F59EA">
      <w:pPr>
        <w:pStyle w:val="Titre4"/>
        <w:rPr>
          <w:rFonts w:eastAsia="Times New Roman"/>
          <w:lang w:val="fr-FR" w:eastAsia="en-GB"/>
        </w:rPr>
      </w:pPr>
      <w:r w:rsidRPr="004852CE">
        <w:rPr>
          <w:rFonts w:eastAsia="Times New Roman"/>
          <w:lang w:val="fr-FR" w:eastAsia="en-GB"/>
        </w:rPr>
        <w:t>2.3.3.1 Mécanismes d’homing des lymphocytes selon les tissus</w:t>
      </w:r>
    </w:p>
    <w:p w14:paraId="398A8187" w14:textId="01F58114" w:rsidR="004F59EA" w:rsidRPr="004852CE" w:rsidRDefault="004F59EA" w:rsidP="004F59EA">
      <w:pPr>
        <w:numPr>
          <w:ilvl w:val="0"/>
          <w:numId w:val="8"/>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Intestin : </w:t>
      </w:r>
      <w:proofErr w:type="gramStart"/>
      <w:r w:rsidRPr="004852CE">
        <w:rPr>
          <w:rFonts w:eastAsia="Times New Roman" w:cs="Arial"/>
          <w:szCs w:val="24"/>
          <w:lang w:val="fr-FR" w:eastAsia="en-GB"/>
        </w:rPr>
        <w:t>L</w:t>
      </w:r>
      <w:r w:rsidR="00F3358B">
        <w:rPr>
          <w:rFonts w:eastAsia="Times New Roman" w:cs="Arial"/>
          <w:szCs w:val="24"/>
          <w:lang w:val="fr-FR" w:eastAsia="en-GB"/>
        </w:rPr>
        <w:t xml:space="preserve">e </w:t>
      </w:r>
      <w:r w:rsidRPr="004852CE">
        <w:rPr>
          <w:rFonts w:eastAsia="Times New Roman" w:cs="Arial"/>
          <w:szCs w:val="24"/>
          <w:lang w:val="fr-FR" w:eastAsia="en-GB"/>
        </w:rPr>
        <w:t>homing</w:t>
      </w:r>
      <w:proofErr w:type="gramEnd"/>
      <w:r w:rsidRPr="004852CE">
        <w:rPr>
          <w:rFonts w:eastAsia="Times New Roman" w:cs="Arial"/>
          <w:szCs w:val="24"/>
          <w:lang w:val="fr-FR" w:eastAsia="en-GB"/>
        </w:rPr>
        <w:t xml:space="preserve"> des lymphocytes dans l'intestin est le plus décri</w:t>
      </w:r>
      <w:r w:rsidR="00F3358B">
        <w:rPr>
          <w:rFonts w:eastAsia="Times New Roman" w:cs="Arial"/>
          <w:szCs w:val="24"/>
          <w:lang w:val="fr-FR" w:eastAsia="en-GB"/>
        </w:rPr>
        <w:t>t</w:t>
      </w:r>
      <w:r w:rsidRPr="004852CE">
        <w:rPr>
          <w:rFonts w:eastAsia="Times New Roman" w:cs="Arial"/>
          <w:szCs w:val="24"/>
          <w:lang w:val="fr-FR" w:eastAsia="en-GB"/>
        </w:rPr>
        <w:t xml:space="preserve">. Celui-ci dépend du récepteur de chimiokine CCR9 </w:t>
      </w:r>
      <w:r w:rsidR="0054511A">
        <w:fldChar w:fldCharType="begin"/>
      </w:r>
      <w:r w:rsidR="0054511A" w:rsidRPr="008257D4">
        <w:rPr>
          <w:lang w:val="fr-FR"/>
          <w:rPrChange w:id="1284" w:author="LALOY Emilien" w:date="2026-08-20T16:38:00Z">
            <w:rPr/>
          </w:rPrChange>
        </w:rPr>
        <w:instrText xml:space="preserve"> HYPERLINK "file:///C:\\Users\\xtoph\\Downloads\\Sheridan_Immunity_2014" </w:instrText>
      </w:r>
      <w:r w:rsidR="0054511A">
        <w:fldChar w:fldCharType="separate"/>
      </w:r>
      <w:r w:rsidRPr="004852CE">
        <w:rPr>
          <w:rFonts w:eastAsia="Times New Roman" w:cs="Arial"/>
          <w:color w:val="0000FF"/>
          <w:szCs w:val="24"/>
          <w:u w:val="single"/>
          <w:lang w:val="fr-FR" w:eastAsia="en-GB"/>
        </w:rPr>
        <w:t>Sheridan_Immunity_2014</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w:t>
      </w:r>
      <w:r w:rsidR="0054511A">
        <w:fldChar w:fldCharType="begin"/>
      </w:r>
      <w:r w:rsidR="0054511A" w:rsidRPr="008257D4">
        <w:rPr>
          <w:lang w:val="fr-FR"/>
          <w:rPrChange w:id="1285" w:author="LALOY Emilien" w:date="2026-08-20T16:38:00Z">
            <w:rPr/>
          </w:rPrChange>
        </w:rPr>
        <w:instrText xml:space="preserve"> HYPERLINK "file:///C:\\Users\\xtoph\\Downloads\\Masopust_JExpMed_2010" </w:instrText>
      </w:r>
      <w:r w:rsidR="0054511A">
        <w:fldChar w:fldCharType="separate"/>
      </w:r>
      <w:r w:rsidRPr="004852CE">
        <w:rPr>
          <w:rFonts w:eastAsia="Times New Roman" w:cs="Arial"/>
          <w:color w:val="0000FF"/>
          <w:szCs w:val="24"/>
          <w:u w:val="single"/>
          <w:lang w:val="fr-FR" w:eastAsia="en-GB"/>
        </w:rPr>
        <w:t>Masopust_JExpMed_2010</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w:t>
      </w:r>
      <w:r w:rsidR="0054511A">
        <w:fldChar w:fldCharType="begin"/>
      </w:r>
      <w:r w:rsidR="0054511A" w:rsidRPr="008257D4">
        <w:rPr>
          <w:lang w:val="fr-FR"/>
          <w:rPrChange w:id="1286" w:author="LALOY Emilien" w:date="2026-08-20T16:38:00Z">
            <w:rPr/>
          </w:rPrChange>
        </w:rPr>
        <w:instrText xml:space="preserve"> HYPERLINK "file:///C:\\Users\\xtoph\\Downloads\\Crowl_NatImmunol_2022" </w:instrText>
      </w:r>
      <w:r w:rsidR="0054511A">
        <w:fldChar w:fldCharType="separate"/>
      </w:r>
      <w:r w:rsidRPr="004852CE">
        <w:rPr>
          <w:rFonts w:eastAsia="Times New Roman" w:cs="Arial"/>
          <w:color w:val="0000FF"/>
          <w:szCs w:val="24"/>
          <w:u w:val="single"/>
          <w:lang w:val="fr-FR" w:eastAsia="en-GB"/>
        </w:rPr>
        <w:t>Crowl_NatImmunol_2022</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et de l'intégrine alpha4 (CD49d)-beta7 </w:t>
      </w:r>
      <w:r w:rsidR="0054511A">
        <w:fldChar w:fldCharType="begin"/>
      </w:r>
      <w:r w:rsidR="0054511A" w:rsidRPr="008257D4">
        <w:rPr>
          <w:lang w:val="fr-FR"/>
          <w:rPrChange w:id="1287" w:author="LALOY Emilien" w:date="2026-08-20T16:38:00Z">
            <w:rPr/>
          </w:rPrChange>
        </w:rPr>
        <w:instrText xml:space="preserve"> HYPERLINK "file:///C:\\Users\\xtoph\\Downloads\\Zhang_Immunity_2013" </w:instrText>
      </w:r>
      <w:r w:rsidR="0054511A">
        <w:fldChar w:fldCharType="separate"/>
      </w:r>
      <w:r w:rsidRPr="004852CE">
        <w:rPr>
          <w:rFonts w:eastAsia="Times New Roman" w:cs="Arial"/>
          <w:color w:val="0000FF"/>
          <w:szCs w:val="24"/>
          <w:u w:val="single"/>
          <w:lang w:val="fr-FR" w:eastAsia="en-GB"/>
        </w:rPr>
        <w:t>Zhang_Immunity_2013</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w:t>
      </w:r>
      <w:r w:rsidR="0054511A">
        <w:fldChar w:fldCharType="begin"/>
      </w:r>
      <w:r w:rsidR="0054511A" w:rsidRPr="008257D4">
        <w:rPr>
          <w:lang w:val="fr-FR"/>
          <w:rPrChange w:id="1288" w:author="LALOY Emilien" w:date="2026-08-20T16:38:00Z">
            <w:rPr/>
          </w:rPrChange>
        </w:rPr>
        <w:instrText xml:space="preserve"> HYPERLINK "file:///C:\\Users\\xtoph\\Downloads\\Sheridan_Immunity_2014" </w:instrText>
      </w:r>
      <w:r w:rsidR="0054511A">
        <w:fldChar w:fldCharType="separate"/>
      </w:r>
      <w:r w:rsidRPr="004852CE">
        <w:rPr>
          <w:rFonts w:eastAsia="Times New Roman" w:cs="Arial"/>
          <w:color w:val="0000FF"/>
          <w:szCs w:val="24"/>
          <w:u w:val="single"/>
          <w:lang w:val="fr-FR" w:eastAsia="en-GB"/>
        </w:rPr>
        <w:t>Sheridan_Immunity_2014</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w:t>
      </w:r>
      <w:r w:rsidR="0054511A">
        <w:fldChar w:fldCharType="begin"/>
      </w:r>
      <w:r w:rsidR="0054511A" w:rsidRPr="008257D4">
        <w:rPr>
          <w:lang w:val="fr-FR"/>
          <w:rPrChange w:id="1289" w:author="LALOY Emilien" w:date="2026-08-20T16:38:00Z">
            <w:rPr/>
          </w:rPrChange>
        </w:rPr>
        <w:instrText xml:space="preserve"> HYPERLINK "file:///C:\\Users\\xtoph\\Downloads\\Masopust_JExpMed_2010" </w:instrText>
      </w:r>
      <w:r w:rsidR="0054511A">
        <w:fldChar w:fldCharType="separate"/>
      </w:r>
      <w:r w:rsidRPr="004852CE">
        <w:rPr>
          <w:rFonts w:eastAsia="Times New Roman" w:cs="Arial"/>
          <w:color w:val="0000FF"/>
          <w:szCs w:val="24"/>
          <w:u w:val="single"/>
          <w:lang w:val="fr-FR" w:eastAsia="en-GB"/>
        </w:rPr>
        <w:t>Masopust_JExpMed_2010</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En effet, le blocage de CCR9 par anticorps bloquants ou l'inhibition de l'alpha4-beta7 par le DAKT32 empêche la formation de TRM dans l'intestin </w:t>
      </w:r>
      <w:r w:rsidR="0054511A">
        <w:fldChar w:fldCharType="begin"/>
      </w:r>
      <w:r w:rsidR="0054511A" w:rsidRPr="008257D4">
        <w:rPr>
          <w:lang w:val="fr-FR"/>
          <w:rPrChange w:id="1290" w:author="LALOY Emilien" w:date="2026-08-20T16:38:00Z">
            <w:rPr/>
          </w:rPrChange>
        </w:rPr>
        <w:instrText xml:space="preserve"> HYPERLINK "file:///C:\\Users\\xtoph\\Downloads\\Sheridan_Immunity_2014" </w:instrText>
      </w:r>
      <w:r w:rsidR="0054511A">
        <w:fldChar w:fldCharType="separate"/>
      </w:r>
      <w:r w:rsidRPr="004852CE">
        <w:rPr>
          <w:rFonts w:eastAsia="Times New Roman" w:cs="Arial"/>
          <w:color w:val="0000FF"/>
          <w:szCs w:val="24"/>
          <w:u w:val="single"/>
          <w:lang w:val="fr-FR" w:eastAsia="en-GB"/>
        </w:rPr>
        <w:t>Sheridan_Immunity_2014</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1197E526" w14:textId="72A7DFC0" w:rsidR="004F59EA" w:rsidRPr="004852CE" w:rsidRDefault="004F59EA" w:rsidP="004F59EA">
      <w:pPr>
        <w:numPr>
          <w:ilvl w:val="0"/>
          <w:numId w:val="8"/>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lastRenderedPageBreak/>
        <w:t>Peau : Un transfert de lymphocyte</w:t>
      </w:r>
      <w:r w:rsidR="00F3358B">
        <w:rPr>
          <w:rFonts w:eastAsia="Times New Roman" w:cs="Arial"/>
          <w:szCs w:val="24"/>
          <w:lang w:val="fr-FR" w:eastAsia="en-GB"/>
        </w:rPr>
        <w:t>s</w:t>
      </w:r>
      <w:r w:rsidRPr="004852CE">
        <w:rPr>
          <w:rFonts w:eastAsia="Times New Roman" w:cs="Arial"/>
          <w:szCs w:val="24"/>
          <w:lang w:val="fr-FR" w:eastAsia="en-GB"/>
        </w:rPr>
        <w:t xml:space="preserve"> KO pour CXCR3 affecte négativement la formation de TRM dans la peau après infection HSV </w:t>
      </w:r>
      <w:r w:rsidR="0054511A">
        <w:fldChar w:fldCharType="begin"/>
      </w:r>
      <w:r w:rsidR="0054511A" w:rsidRPr="008257D4">
        <w:rPr>
          <w:lang w:val="fr-FR"/>
          <w:rPrChange w:id="1291" w:author="LALOY Emilien" w:date="2026-08-20T16:38:00Z">
            <w:rPr/>
          </w:rPrChange>
        </w:rPr>
        <w:instrText xml:space="preserve"> HYPERLINK "file:///C:\\Users\\xtoph\\Downloads\\Mackay_NatImmunol_2013" </w:instrText>
      </w:r>
      <w:r w:rsidR="0054511A">
        <w:fldChar w:fldCharType="separate"/>
      </w:r>
      <w:r w:rsidRPr="004852CE">
        <w:rPr>
          <w:rFonts w:eastAsia="Times New Roman" w:cs="Arial"/>
          <w:color w:val="0000FF"/>
          <w:szCs w:val="24"/>
          <w:u w:val="single"/>
          <w:lang w:val="fr-FR" w:eastAsia="en-GB"/>
        </w:rPr>
        <w:t>Mackay_NatImmunol_2013</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0B3E92C3" w14:textId="42658481" w:rsidR="004F59EA" w:rsidRPr="004852CE" w:rsidRDefault="004F59EA" w:rsidP="004F59EA">
      <w:pPr>
        <w:numPr>
          <w:ilvl w:val="0"/>
          <w:numId w:val="8"/>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FRT : Les TRM dépendent du récepteur CXCR3 et de son ligand CCL5 pour </w:t>
      </w:r>
      <w:proofErr w:type="gramStart"/>
      <w:r w:rsidRPr="004852CE">
        <w:rPr>
          <w:rFonts w:eastAsia="Times New Roman" w:cs="Arial"/>
          <w:szCs w:val="24"/>
          <w:lang w:val="fr-FR" w:eastAsia="en-GB"/>
        </w:rPr>
        <w:t>l</w:t>
      </w:r>
      <w:r w:rsidR="00F3358B">
        <w:rPr>
          <w:rFonts w:eastAsia="Times New Roman" w:cs="Arial"/>
          <w:szCs w:val="24"/>
          <w:lang w:val="fr-FR" w:eastAsia="en-GB"/>
        </w:rPr>
        <w:t xml:space="preserve">e </w:t>
      </w:r>
      <w:r w:rsidRPr="004852CE">
        <w:rPr>
          <w:rFonts w:eastAsia="Times New Roman" w:cs="Arial"/>
          <w:szCs w:val="24"/>
          <w:lang w:val="fr-FR" w:eastAsia="en-GB"/>
        </w:rPr>
        <w:t>homing</w:t>
      </w:r>
      <w:proofErr w:type="gramEnd"/>
      <w:r w:rsidRPr="004852CE">
        <w:rPr>
          <w:rFonts w:eastAsia="Times New Roman" w:cs="Arial"/>
          <w:szCs w:val="24"/>
          <w:lang w:val="fr-FR" w:eastAsia="en-GB"/>
        </w:rPr>
        <w:t xml:space="preserve"> </w:t>
      </w:r>
      <w:r w:rsidR="0054511A">
        <w:fldChar w:fldCharType="begin"/>
      </w:r>
      <w:r w:rsidR="0054511A" w:rsidRPr="008257D4">
        <w:rPr>
          <w:lang w:val="fr-FR"/>
          <w:rPrChange w:id="1292" w:author="LALOY Emilien" w:date="2026-08-20T16:37:00Z">
            <w:rPr/>
          </w:rPrChange>
        </w:rPr>
        <w:instrText xml:space="preserve"> HYPERLINK "file:///C:\\Users\\xtoph\\Downloads\\Iijima_Science_2014a" </w:instrText>
      </w:r>
      <w:r w:rsidR="0054511A">
        <w:fldChar w:fldCharType="separate"/>
      </w:r>
      <w:r w:rsidRPr="004852CE">
        <w:rPr>
          <w:rFonts w:eastAsia="Times New Roman" w:cs="Arial"/>
          <w:color w:val="0000FF"/>
          <w:szCs w:val="24"/>
          <w:u w:val="single"/>
          <w:lang w:val="fr-FR" w:eastAsia="en-GB"/>
        </w:rPr>
        <w:t>Iijima_Science_2014a</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CCL5 est produit par des macrophages CD11b+MCH1+ </w:t>
      </w:r>
      <w:r w:rsidR="0054511A">
        <w:fldChar w:fldCharType="begin"/>
      </w:r>
      <w:r w:rsidR="0054511A" w:rsidRPr="008257D4">
        <w:rPr>
          <w:lang w:val="fr-FR"/>
          <w:rPrChange w:id="1293" w:author="LALOY Emilien" w:date="2026-08-20T16:38:00Z">
            <w:rPr/>
          </w:rPrChange>
        </w:rPr>
        <w:instrText xml:space="preserve"> HYPERLINK "file:///C:\\Users\\xtoph\\Downloads\\Iijima_Science_2014a" </w:instrText>
      </w:r>
      <w:r w:rsidR="0054511A">
        <w:fldChar w:fldCharType="separate"/>
      </w:r>
      <w:r w:rsidRPr="004852CE">
        <w:rPr>
          <w:rFonts w:eastAsia="Times New Roman" w:cs="Arial"/>
          <w:color w:val="0000FF"/>
          <w:szCs w:val="24"/>
          <w:u w:val="single"/>
          <w:lang w:val="fr-FR" w:eastAsia="en-GB"/>
        </w:rPr>
        <w:t>Iijima_Science_2014a</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7A90FFE7" w14:textId="5A419B81" w:rsidR="004F59EA" w:rsidRPr="004852CE" w:rsidRDefault="004F59EA" w:rsidP="004F59EA">
      <w:pPr>
        <w:numPr>
          <w:ilvl w:val="0"/>
          <w:numId w:val="8"/>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Tissu adipeux : Les TRM dépendent de CXCR4 dans les tissus adipeux </w:t>
      </w:r>
      <w:r w:rsidR="0054511A">
        <w:fldChar w:fldCharType="begin"/>
      </w:r>
      <w:r w:rsidR="0054511A" w:rsidRPr="008257D4">
        <w:rPr>
          <w:lang w:val="fr-FR"/>
          <w:rPrChange w:id="1294" w:author="LALOY Emilien" w:date="2026-08-20T16:38:00Z">
            <w:rPr/>
          </w:rPrChange>
        </w:rPr>
        <w:instrText xml:space="preserve"> HYPERLINK "file:///C:\\Users\\xtoph\\Downloads\\Crowl_NatImmunol_2022" </w:instrText>
      </w:r>
      <w:r w:rsidR="0054511A">
        <w:fldChar w:fldCharType="separate"/>
      </w:r>
      <w:r w:rsidRPr="004852CE">
        <w:rPr>
          <w:rFonts w:eastAsia="Times New Roman" w:cs="Arial"/>
          <w:color w:val="0000FF"/>
          <w:szCs w:val="24"/>
          <w:u w:val="single"/>
          <w:lang w:val="fr-FR" w:eastAsia="en-GB"/>
        </w:rPr>
        <w:t>Crowl_NatImmunol_2022</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27B6428C" w14:textId="13CFBC12" w:rsidR="004F59EA" w:rsidRPr="004852CE" w:rsidRDefault="004F59EA" w:rsidP="004F59EA">
      <w:pPr>
        <w:numPr>
          <w:ilvl w:val="0"/>
          <w:numId w:val="8"/>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Ganglion lymphatique : Comme il a déjà été beaucoup étudié, les lymphocytes nécessitent l'expression de CCR7 et de CD62L pour l'entrée dans les ganglions lymphatiques. De plus, CCR7 empêche la formation de TRM dans d'autres tissus comme la peau </w:t>
      </w:r>
      <w:r w:rsidR="0054511A">
        <w:fldChar w:fldCharType="begin"/>
      </w:r>
      <w:r w:rsidR="0054511A" w:rsidRPr="008257D4">
        <w:rPr>
          <w:lang w:val="fr-FR"/>
          <w:rPrChange w:id="1295" w:author="LALOY Emilien" w:date="2026-08-20T16:38:00Z">
            <w:rPr/>
          </w:rPrChange>
        </w:rPr>
        <w:instrText xml:space="preserve"> HYPERLINK "file:///C:\\Users\\xtoph\\Downloads\\Mackay_NatImmunol_2013" </w:instrText>
      </w:r>
      <w:r w:rsidR="0054511A">
        <w:fldChar w:fldCharType="separate"/>
      </w:r>
      <w:r w:rsidRPr="004852CE">
        <w:rPr>
          <w:rFonts w:eastAsia="Times New Roman" w:cs="Arial"/>
          <w:color w:val="0000FF"/>
          <w:szCs w:val="24"/>
          <w:u w:val="single"/>
          <w:lang w:val="fr-FR" w:eastAsia="en-GB"/>
        </w:rPr>
        <w:t>Mackay_NatImmunol_2013</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1623B1A1" w14:textId="03E09A62" w:rsidR="004F59EA" w:rsidRPr="004852CE" w:rsidRDefault="004F59EA" w:rsidP="004F59EA">
      <w:pPr>
        <w:numPr>
          <w:ilvl w:val="0"/>
          <w:numId w:val="8"/>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Tumeur : Les souris KO pour CXCR6 </w:t>
      </w:r>
      <w:proofErr w:type="gramStart"/>
      <w:r w:rsidRPr="004852CE">
        <w:rPr>
          <w:rFonts w:eastAsia="Times New Roman" w:cs="Arial"/>
          <w:szCs w:val="24"/>
          <w:lang w:val="fr-FR" w:eastAsia="en-GB"/>
        </w:rPr>
        <w:t>présente</w:t>
      </w:r>
      <w:r>
        <w:rPr>
          <w:rFonts w:eastAsia="Times New Roman" w:cs="Arial"/>
          <w:szCs w:val="24"/>
          <w:lang w:val="fr-FR" w:eastAsia="en-GB"/>
        </w:rPr>
        <w:t>nt</w:t>
      </w:r>
      <w:proofErr w:type="gramEnd"/>
      <w:r w:rsidRPr="004852CE">
        <w:rPr>
          <w:rFonts w:eastAsia="Times New Roman" w:cs="Arial"/>
          <w:szCs w:val="24"/>
          <w:lang w:val="fr-FR" w:eastAsia="en-GB"/>
        </w:rPr>
        <w:t xml:space="preserve"> une plus faible infiltration lymphocytaire, suggérant que ce récepteur est important pour le recrutement des lymphocytes dans les tumeurs </w:t>
      </w:r>
      <w:r w:rsidR="0054511A">
        <w:fldChar w:fldCharType="begin"/>
      </w:r>
      <w:r w:rsidR="0054511A" w:rsidRPr="008257D4">
        <w:rPr>
          <w:lang w:val="fr-FR"/>
          <w:rPrChange w:id="1296" w:author="LALOY Emilien" w:date="2026-08-20T16:37:00Z">
            <w:rPr/>
          </w:rPrChange>
        </w:rPr>
        <w:instrText xml:space="preserve"> HYPERLINK "file:///C:\\Users\\xtoph\\Downloads\\Karaki_JImmunotherCancer_2021" </w:instrText>
      </w:r>
      <w:r w:rsidR="0054511A">
        <w:fldChar w:fldCharType="separate"/>
      </w:r>
      <w:r w:rsidRPr="004852CE">
        <w:rPr>
          <w:rFonts w:eastAsia="Times New Roman" w:cs="Arial"/>
          <w:color w:val="0000FF"/>
          <w:szCs w:val="24"/>
          <w:u w:val="single"/>
          <w:lang w:val="fr-FR" w:eastAsia="en-GB"/>
        </w:rPr>
        <w:t>Karaki_JImmunotherCancer_2021</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72622CE0" w14:textId="4B991119" w:rsidR="004F59EA" w:rsidRPr="004852CE" w:rsidRDefault="004F59EA" w:rsidP="004F59EA">
      <w:pPr>
        <w:pStyle w:val="Titre4"/>
        <w:rPr>
          <w:rFonts w:eastAsia="Times New Roman"/>
          <w:lang w:val="fr-FR" w:eastAsia="en-GB"/>
        </w:rPr>
      </w:pPr>
      <w:r w:rsidRPr="004852CE">
        <w:rPr>
          <w:rFonts w:eastAsia="Times New Roman"/>
          <w:lang w:val="fr-FR" w:eastAsia="en-GB"/>
        </w:rPr>
        <w:t>2.3.3.2 Modulation d</w:t>
      </w:r>
      <w:r w:rsidR="00F3358B">
        <w:rPr>
          <w:rFonts w:eastAsia="Times New Roman"/>
          <w:lang w:val="fr-FR" w:eastAsia="en-GB"/>
        </w:rPr>
        <w:t xml:space="preserve">u </w:t>
      </w:r>
      <w:r w:rsidRPr="004852CE">
        <w:rPr>
          <w:rFonts w:eastAsia="Times New Roman"/>
          <w:lang w:val="fr-FR" w:eastAsia="en-GB"/>
        </w:rPr>
        <w:t>’homing des lymphocytes</w:t>
      </w:r>
    </w:p>
    <w:p w14:paraId="3B6080D7" w14:textId="459DF42A" w:rsidR="004F59EA" w:rsidRPr="004852CE" w:rsidRDefault="004F59EA" w:rsidP="004F59EA">
      <w:pPr>
        <w:spacing w:before="100" w:beforeAutospacing="1" w:after="100" w:afterAutospacing="1"/>
        <w:ind w:firstLine="720"/>
        <w:jc w:val="both"/>
        <w:rPr>
          <w:rFonts w:eastAsia="Times New Roman" w:cs="Arial"/>
          <w:szCs w:val="24"/>
          <w:lang w:val="fr-FR" w:eastAsia="en-GB"/>
        </w:rPr>
      </w:pPr>
      <w:r w:rsidRPr="004852CE">
        <w:rPr>
          <w:rFonts w:eastAsia="Times New Roman" w:cs="Arial"/>
          <w:szCs w:val="24"/>
          <w:lang w:val="fr-FR" w:eastAsia="en-GB"/>
        </w:rPr>
        <w:t xml:space="preserve">L’homing des lymphocytes est un processus régulé. Par exemple, il a été observé qu'en l'absence de </w:t>
      </w:r>
      <w:proofErr w:type="spellStart"/>
      <w:r w:rsidRPr="004852CE">
        <w:rPr>
          <w:rFonts w:eastAsia="Times New Roman" w:cs="Arial"/>
          <w:szCs w:val="24"/>
          <w:lang w:val="fr-FR" w:eastAsia="en-GB"/>
        </w:rPr>
        <w:t>TGFb</w:t>
      </w:r>
      <w:proofErr w:type="spellEnd"/>
      <w:r w:rsidRPr="004852CE">
        <w:rPr>
          <w:rFonts w:eastAsia="Times New Roman" w:cs="Arial"/>
          <w:szCs w:val="24"/>
          <w:lang w:val="fr-FR" w:eastAsia="en-GB"/>
        </w:rPr>
        <w:t xml:space="preserve"> (</w:t>
      </w:r>
      <w:proofErr w:type="spellStart"/>
      <w:r w:rsidRPr="004852CE">
        <w:rPr>
          <w:rFonts w:eastAsia="Times New Roman" w:cs="Arial"/>
          <w:szCs w:val="24"/>
          <w:lang w:val="fr-FR" w:eastAsia="en-GB"/>
        </w:rPr>
        <w:t>TGFbRII</w:t>
      </w:r>
      <w:proofErr w:type="spellEnd"/>
      <w:r w:rsidRPr="004852CE">
        <w:rPr>
          <w:rFonts w:eastAsia="Times New Roman" w:cs="Arial"/>
          <w:szCs w:val="24"/>
          <w:lang w:val="fr-FR" w:eastAsia="en-GB"/>
        </w:rPr>
        <w:t xml:space="preserve"> KO), l’homing des TRM est augmenté de manière alpha4-beta7 dépendante, suggérant que le </w:t>
      </w:r>
      <w:proofErr w:type="spellStart"/>
      <w:r w:rsidRPr="004852CE">
        <w:rPr>
          <w:rFonts w:eastAsia="Times New Roman" w:cs="Arial"/>
          <w:szCs w:val="24"/>
          <w:lang w:val="fr-FR" w:eastAsia="en-GB"/>
        </w:rPr>
        <w:t>TGFb</w:t>
      </w:r>
      <w:proofErr w:type="spellEnd"/>
      <w:r w:rsidRPr="004852CE">
        <w:rPr>
          <w:rFonts w:eastAsia="Times New Roman" w:cs="Arial"/>
          <w:szCs w:val="24"/>
          <w:lang w:val="fr-FR" w:eastAsia="en-GB"/>
        </w:rPr>
        <w:t xml:space="preserve"> a un rôle sur CD49d </w:t>
      </w:r>
      <w:r w:rsidR="0054511A">
        <w:fldChar w:fldCharType="begin"/>
      </w:r>
      <w:r w:rsidR="0054511A" w:rsidRPr="008257D4">
        <w:rPr>
          <w:lang w:val="fr-FR"/>
          <w:rPrChange w:id="1297" w:author="LALOY Emilien" w:date="2026-08-20T16:38:00Z">
            <w:rPr/>
          </w:rPrChange>
        </w:rPr>
        <w:instrText xml:space="preserve"> HYPERLINK "file:///C:\\Users\\xtoph\\Downloads\\Zhang_Immunity_2013" </w:instrText>
      </w:r>
      <w:r w:rsidR="0054511A">
        <w:fldChar w:fldCharType="separate"/>
      </w:r>
      <w:r w:rsidRPr="004852CE">
        <w:rPr>
          <w:rFonts w:eastAsia="Times New Roman" w:cs="Arial"/>
          <w:color w:val="0000FF"/>
          <w:szCs w:val="24"/>
          <w:u w:val="single"/>
          <w:lang w:val="fr-FR" w:eastAsia="en-GB"/>
        </w:rPr>
        <w:t>Zhang_Immunity_2013</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L'acide rétinoïque est important pour les TRM des intestins, et permet l'expression de CCR9 </w:t>
      </w:r>
      <w:r w:rsidR="0054511A">
        <w:fldChar w:fldCharType="begin"/>
      </w:r>
      <w:r w:rsidR="0054511A" w:rsidRPr="008257D4">
        <w:rPr>
          <w:lang w:val="fr-FR"/>
          <w:rPrChange w:id="1298" w:author="LALOY Emilien" w:date="2026-08-20T16:38:00Z">
            <w:rPr/>
          </w:rPrChange>
        </w:rPr>
        <w:instrText xml:space="preserve"> HYPERLINK "file:///C:\\Users\\xtoph\\Downloads\\Osborn_PLoSPathog_2019" </w:instrText>
      </w:r>
      <w:r w:rsidR="0054511A">
        <w:fldChar w:fldCharType="separate"/>
      </w:r>
      <w:r w:rsidRPr="004852CE">
        <w:rPr>
          <w:rFonts w:eastAsia="Times New Roman" w:cs="Arial"/>
          <w:color w:val="0000FF"/>
          <w:szCs w:val="24"/>
          <w:u w:val="single"/>
          <w:lang w:val="fr-FR" w:eastAsia="en-GB"/>
        </w:rPr>
        <w:t>Osborn_PLoSPathog_2019</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Finalement, 4-1BB augmente le nombre de TRM dans les poumons, et cette observation dépend du recrutement des lymphocytes T circulants </w:t>
      </w:r>
      <w:r w:rsidR="0054511A">
        <w:fldChar w:fldCharType="begin"/>
      </w:r>
      <w:r w:rsidR="0054511A" w:rsidRPr="008257D4">
        <w:rPr>
          <w:lang w:val="fr-FR"/>
          <w:rPrChange w:id="1299" w:author="LALOY Emilien" w:date="2026-08-20T16:38:00Z">
            <w:rPr/>
          </w:rPrChange>
        </w:rPr>
        <w:instrText xml:space="preserve"> HYPERLINK "file:///C:\\Users\\xtoph\\Downloads\\Zhou_MucosalImmunol_2017" </w:instrText>
      </w:r>
      <w:r w:rsidR="0054511A">
        <w:fldChar w:fldCharType="separate"/>
      </w:r>
      <w:r w:rsidRPr="004852CE">
        <w:rPr>
          <w:rFonts w:eastAsia="Times New Roman" w:cs="Arial"/>
          <w:color w:val="0000FF"/>
          <w:szCs w:val="24"/>
          <w:u w:val="single"/>
          <w:lang w:val="fr-FR" w:eastAsia="en-GB"/>
        </w:rPr>
        <w:t>Zhou_MucosalImmunol_2017</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003B8E81" w14:textId="1E20075B" w:rsidR="004F59EA" w:rsidRDefault="004F59EA" w:rsidP="004F59EA">
      <w:pPr>
        <w:spacing w:before="100" w:beforeAutospacing="1" w:after="100" w:afterAutospacing="1"/>
        <w:ind w:firstLine="720"/>
        <w:jc w:val="both"/>
        <w:rPr>
          <w:rFonts w:eastAsia="Times New Roman" w:cs="Arial"/>
          <w:szCs w:val="24"/>
          <w:lang w:val="fr-FR" w:eastAsia="en-GB"/>
        </w:rPr>
      </w:pPr>
      <w:r w:rsidRPr="004852CE">
        <w:rPr>
          <w:rFonts w:eastAsia="Times New Roman" w:cs="Arial"/>
          <w:szCs w:val="24"/>
          <w:lang w:val="fr-FR" w:eastAsia="en-GB"/>
        </w:rPr>
        <w:t xml:space="preserve">De manière intéressante, la présence de l'antigène n'est pas indispensable pour le recrutement des lymphocytes dans le tissu </w:t>
      </w:r>
      <w:r w:rsidR="0054511A">
        <w:fldChar w:fldCharType="begin"/>
      </w:r>
      <w:r w:rsidR="0054511A" w:rsidRPr="008257D4">
        <w:rPr>
          <w:lang w:val="fr-FR"/>
          <w:rPrChange w:id="1300" w:author="LALOY Emilien" w:date="2026-08-20T16:38:00Z">
            <w:rPr/>
          </w:rPrChange>
        </w:rPr>
        <w:instrText xml:space="preserve"> HYPERLINK "file:///C:\\Users\\xtoph\\Downloads\\Hirai_Immunity_2019" </w:instrText>
      </w:r>
      <w:r w:rsidR="0054511A">
        <w:fldChar w:fldCharType="separate"/>
      </w:r>
      <w:r w:rsidRPr="004852CE">
        <w:rPr>
          <w:rFonts w:eastAsia="Times New Roman" w:cs="Arial"/>
          <w:color w:val="0000FF"/>
          <w:szCs w:val="24"/>
          <w:u w:val="single"/>
          <w:lang w:val="fr-FR" w:eastAsia="en-GB"/>
        </w:rPr>
        <w:t>Hirai_Immunity_2019</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w:t>
      </w:r>
      <w:r w:rsidR="0054511A">
        <w:fldChar w:fldCharType="begin"/>
      </w:r>
      <w:r w:rsidR="0054511A" w:rsidRPr="008257D4">
        <w:rPr>
          <w:lang w:val="fr-FR"/>
          <w:rPrChange w:id="1301" w:author="LALOY Emilien" w:date="2026-08-20T16:38:00Z">
            <w:rPr/>
          </w:rPrChange>
        </w:rPr>
        <w:instrText xml:space="preserve"> HYPERLINK "file:///C:\\Users\\xtoph\\Downloads\\Khan_JExpMed_2016" </w:instrText>
      </w:r>
      <w:r w:rsidR="0054511A">
        <w:fldChar w:fldCharType="separate"/>
      </w:r>
      <w:r w:rsidRPr="004852CE">
        <w:rPr>
          <w:rFonts w:eastAsia="Times New Roman" w:cs="Arial"/>
          <w:color w:val="0000FF"/>
          <w:szCs w:val="24"/>
          <w:u w:val="single"/>
          <w:lang w:val="fr-FR" w:eastAsia="en-GB"/>
        </w:rPr>
        <w:t>Khan_JExpMed_2016</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suggérant que ce mécanisme dépend entièrement des récepteurs de chimiokines et des intégrines. Déjà, le transfert de TRM isolés depuis un tissu dans une souris naïve résulte vers l’homing préférentiel de ces cellules vers lors organe d'origine </w:t>
      </w:r>
      <w:r w:rsidR="0054511A">
        <w:fldChar w:fldCharType="begin"/>
      </w:r>
      <w:r w:rsidR="0054511A" w:rsidRPr="008257D4">
        <w:rPr>
          <w:lang w:val="fr-FR"/>
          <w:rPrChange w:id="1302" w:author="LALOY Emilien" w:date="2026-08-20T16:38:00Z">
            <w:rPr/>
          </w:rPrChange>
        </w:rPr>
        <w:instrText xml:space="preserve"> HYPERLINK "file:///C:\\Users\\xtoph\\Downloads\\Fonseca_NatImmunol_2020" </w:instrText>
      </w:r>
      <w:r w:rsidR="0054511A">
        <w:fldChar w:fldCharType="separate"/>
      </w:r>
      <w:r w:rsidRPr="004852CE">
        <w:rPr>
          <w:rFonts w:eastAsia="Times New Roman" w:cs="Arial"/>
          <w:color w:val="0000FF"/>
          <w:szCs w:val="24"/>
          <w:u w:val="single"/>
          <w:lang w:val="fr-FR" w:eastAsia="en-GB"/>
        </w:rPr>
        <w:t>Fonseca_NatImmunol_2020</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w:t>
      </w:r>
      <w:r w:rsidR="0054511A">
        <w:fldChar w:fldCharType="begin"/>
      </w:r>
      <w:r w:rsidR="0054511A" w:rsidRPr="008257D4">
        <w:rPr>
          <w:lang w:val="fr-FR"/>
          <w:rPrChange w:id="1303" w:author="LALOY Emilien" w:date="2026-08-20T16:38:00Z">
            <w:rPr/>
          </w:rPrChange>
        </w:rPr>
        <w:instrText xml:space="preserve"> HYPERLINK "file:///C:\\Users\\xtoph\\Downloads\\Khan_JExpMed_2016" </w:instrText>
      </w:r>
      <w:r w:rsidR="0054511A">
        <w:fldChar w:fldCharType="separate"/>
      </w:r>
      <w:r w:rsidRPr="004852CE">
        <w:rPr>
          <w:rFonts w:eastAsia="Times New Roman" w:cs="Arial"/>
          <w:color w:val="0000FF"/>
          <w:szCs w:val="24"/>
          <w:u w:val="single"/>
          <w:lang w:val="fr-FR" w:eastAsia="en-GB"/>
        </w:rPr>
        <w:t>Khan_JExpMed_2016</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décris que la présence d'antigène n'impacte pas le recrutement des lymphocytes mais a un impact sur la persistance à long terme.</w:t>
      </w:r>
    </w:p>
    <w:p w14:paraId="07D6888A" w14:textId="33F956F9" w:rsidR="004F59EA" w:rsidRPr="004852CE" w:rsidRDefault="004F59EA" w:rsidP="004F59EA">
      <w:pPr>
        <w:spacing w:before="100" w:beforeAutospacing="1" w:after="100" w:afterAutospacing="1"/>
        <w:ind w:firstLine="720"/>
        <w:jc w:val="both"/>
        <w:rPr>
          <w:rFonts w:eastAsia="Times New Roman" w:cs="Arial"/>
          <w:szCs w:val="24"/>
          <w:lang w:val="fr-FR" w:eastAsia="en-GB"/>
        </w:rPr>
      </w:pPr>
      <w:r w:rsidRPr="004852CE">
        <w:rPr>
          <w:rFonts w:eastAsia="Times New Roman" w:cs="Arial"/>
          <w:szCs w:val="24"/>
          <w:lang w:val="fr-FR" w:eastAsia="en-GB"/>
        </w:rPr>
        <w:lastRenderedPageBreak/>
        <w:t xml:space="preserve">En utilisant une infection par rotavirus et par </w:t>
      </w:r>
      <w:proofErr w:type="spellStart"/>
      <w:r w:rsidRPr="004852CE">
        <w:rPr>
          <w:rFonts w:eastAsia="Times New Roman" w:cs="Arial"/>
          <w:szCs w:val="24"/>
          <w:lang w:val="fr-FR" w:eastAsia="en-GB"/>
        </w:rPr>
        <w:t>sendai</w:t>
      </w:r>
      <w:proofErr w:type="spellEnd"/>
      <w:r w:rsidRPr="004852CE">
        <w:rPr>
          <w:rFonts w:eastAsia="Times New Roman" w:cs="Arial"/>
          <w:szCs w:val="24"/>
          <w:lang w:val="fr-FR" w:eastAsia="en-GB"/>
        </w:rPr>
        <w:t xml:space="preserve"> virus, et en transférant les lymphocytes activés dans une souris naïve, </w:t>
      </w:r>
      <w:r w:rsidR="0054511A">
        <w:fldChar w:fldCharType="begin"/>
      </w:r>
      <w:r w:rsidR="0054511A" w:rsidRPr="008257D4">
        <w:rPr>
          <w:lang w:val="fr-FR"/>
          <w:rPrChange w:id="1304" w:author="LALOY Emilien" w:date="2026-08-20T16:37:00Z">
            <w:rPr/>
          </w:rPrChange>
        </w:rPr>
        <w:instrText xml:space="preserve"> HYPERLINK "file:///C:\\Users\\xtoph\\Downloads\\Masopust_JImmunol_2004" </w:instrText>
      </w:r>
      <w:r w:rsidR="0054511A">
        <w:fldChar w:fldCharType="separate"/>
      </w:r>
      <w:r w:rsidRPr="004852CE">
        <w:rPr>
          <w:rFonts w:eastAsia="Times New Roman" w:cs="Arial"/>
          <w:color w:val="0000FF"/>
          <w:szCs w:val="24"/>
          <w:u w:val="single"/>
          <w:lang w:val="fr-FR" w:eastAsia="en-GB"/>
        </w:rPr>
        <w:t>Masopust_JImmunol_2004</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décrit que les lymphocytes peuvent migrer vers l'ensemble des organes sans préférence. Cependant, la même équipe reviendra sur cette observation et décrira avec une infection LCMV Armstrong que les lymphocytes extraits </w:t>
      </w:r>
      <w:proofErr w:type="gramStart"/>
      <w:r w:rsidRPr="004852CE">
        <w:rPr>
          <w:rFonts w:eastAsia="Times New Roman" w:cs="Arial"/>
          <w:szCs w:val="24"/>
          <w:lang w:val="fr-FR" w:eastAsia="en-GB"/>
        </w:rPr>
        <w:t xml:space="preserve">des </w:t>
      </w:r>
      <w:proofErr w:type="spellStart"/>
      <w:r w:rsidRPr="004852CE">
        <w:rPr>
          <w:rFonts w:eastAsia="Times New Roman" w:cs="Arial"/>
          <w:szCs w:val="24"/>
          <w:lang w:val="fr-FR" w:eastAsia="en-GB"/>
        </w:rPr>
        <w:t>mLN</w:t>
      </w:r>
      <w:proofErr w:type="spellEnd"/>
      <w:proofErr w:type="gramEnd"/>
      <w:r w:rsidRPr="004852CE">
        <w:rPr>
          <w:rFonts w:eastAsia="Times New Roman" w:cs="Arial"/>
          <w:szCs w:val="24"/>
          <w:lang w:val="fr-FR" w:eastAsia="en-GB"/>
        </w:rPr>
        <w:t xml:space="preserve"> migrent préférentiellement vers l'intestin, bien que numériquement minoritaire </w:t>
      </w:r>
      <w:r w:rsidR="0054511A">
        <w:fldChar w:fldCharType="begin"/>
      </w:r>
      <w:r w:rsidR="0054511A" w:rsidRPr="008257D4">
        <w:rPr>
          <w:lang w:val="fr-FR"/>
          <w:rPrChange w:id="1305" w:author="LALOY Emilien" w:date="2026-08-20T16:37:00Z">
            <w:rPr/>
          </w:rPrChange>
        </w:rPr>
        <w:instrText xml:space="preserve"> HYPERLINK "file:///C:\\Users\\xtoph\\Downloads\\Masopust_JExpMed_2010" </w:instrText>
      </w:r>
      <w:r w:rsidR="0054511A">
        <w:fldChar w:fldCharType="separate"/>
      </w:r>
      <w:r w:rsidRPr="004852CE">
        <w:rPr>
          <w:rFonts w:eastAsia="Times New Roman" w:cs="Arial"/>
          <w:color w:val="0000FF"/>
          <w:szCs w:val="24"/>
          <w:u w:val="single"/>
          <w:lang w:val="fr-FR" w:eastAsia="en-GB"/>
        </w:rPr>
        <w:t>Masopust_JExpMed_2010</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w:t>
      </w:r>
      <w:r w:rsidR="0054511A">
        <w:fldChar w:fldCharType="begin"/>
      </w:r>
      <w:r w:rsidR="0054511A" w:rsidRPr="008257D4">
        <w:rPr>
          <w:lang w:val="fr-FR"/>
          <w:rPrChange w:id="1306" w:author="LALOY Emilien" w:date="2026-08-20T16:37:00Z">
            <w:rPr/>
          </w:rPrChange>
        </w:rPr>
        <w:instrText xml:space="preserve"> HYPERLINK "file:///C:\\Users\\xtoph\\Downloads\\Hirai_Immunity_2019" </w:instrText>
      </w:r>
      <w:r w:rsidR="0054511A">
        <w:fldChar w:fldCharType="separate"/>
      </w:r>
      <w:r w:rsidRPr="004852CE">
        <w:rPr>
          <w:rFonts w:eastAsia="Times New Roman" w:cs="Arial"/>
          <w:color w:val="0000FF"/>
          <w:szCs w:val="24"/>
          <w:u w:val="single"/>
          <w:lang w:val="fr-FR" w:eastAsia="en-GB"/>
        </w:rPr>
        <w:t>Hirai_Immunity_2019</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complète ces observations avec une infection VV localisée ou LCMV systémique. Il décrit alors que les lymphocytes de la souris infectée par VV sont capables de migrer préférentiellement dans la peau. Ce mécanisme dépend des récepteurs de chimiokines, et n'est retrouvé que lorsque l'infection de la première souris est systémique </w:t>
      </w:r>
      <w:r w:rsidR="0054511A">
        <w:fldChar w:fldCharType="begin"/>
      </w:r>
      <w:r w:rsidR="0054511A" w:rsidRPr="008257D4">
        <w:rPr>
          <w:lang w:val="fr-FR"/>
          <w:rPrChange w:id="1307" w:author="LALOY Emilien" w:date="2026-08-20T16:38:00Z">
            <w:rPr/>
          </w:rPrChange>
        </w:rPr>
        <w:instrText xml:space="preserve"> HYPERLINK "file:///C:\\Users\\xtoph\\Downloads\\Hirai_Immunity_2019" </w:instrText>
      </w:r>
      <w:r w:rsidR="0054511A">
        <w:fldChar w:fldCharType="separate"/>
      </w:r>
      <w:r w:rsidRPr="004852CE">
        <w:rPr>
          <w:rFonts w:eastAsia="Times New Roman" w:cs="Arial"/>
          <w:color w:val="0000FF"/>
          <w:szCs w:val="24"/>
          <w:u w:val="single"/>
          <w:lang w:val="fr-FR" w:eastAsia="en-GB"/>
        </w:rPr>
        <w:t>Hirai_Immunity_2019</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Ce résultat suggère que des lymphocytes fraîchement activés dans la rate sont déjà préprogrammés pour migrer vers le site de l'infection en exprimant le récepteur de chimiokine adapté. Un modèle similaire a été décrit avec une infection IAV ou LCMV et le recrutement de TRM dans les poumons </w:t>
      </w:r>
      <w:r w:rsidR="0054511A">
        <w:fldChar w:fldCharType="begin"/>
      </w:r>
      <w:r w:rsidR="0054511A" w:rsidRPr="008257D4">
        <w:rPr>
          <w:lang w:val="fr-FR"/>
          <w:rPrChange w:id="1308" w:author="LALOY Emilien" w:date="2026-08-20T16:38:00Z">
            <w:rPr/>
          </w:rPrChange>
        </w:rPr>
        <w:instrText xml:space="preserve"> HYPERLINK "file:///C:\\Users\\xtoph\\Downloads\\Lucas_SciImmunol_2024" </w:instrText>
      </w:r>
      <w:r w:rsidR="0054511A">
        <w:fldChar w:fldCharType="separate"/>
      </w:r>
      <w:r w:rsidRPr="004852CE">
        <w:rPr>
          <w:rFonts w:eastAsia="Times New Roman" w:cs="Arial"/>
          <w:color w:val="0000FF"/>
          <w:szCs w:val="24"/>
          <w:u w:val="single"/>
          <w:lang w:val="fr-FR" w:eastAsia="en-GB"/>
        </w:rPr>
        <w:t>Lucas_SciImmunol_2024</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4C40C6EA" w14:textId="471B4DEE" w:rsidR="004F59EA" w:rsidRPr="004852CE" w:rsidRDefault="004F59EA" w:rsidP="004F59EA">
      <w:pPr>
        <w:spacing w:before="100" w:beforeAutospacing="1" w:after="100" w:afterAutospacing="1"/>
        <w:ind w:firstLine="720"/>
        <w:jc w:val="both"/>
        <w:rPr>
          <w:rFonts w:eastAsia="Times New Roman" w:cs="Arial"/>
          <w:szCs w:val="24"/>
          <w:lang w:val="fr-FR" w:eastAsia="en-GB"/>
        </w:rPr>
      </w:pPr>
      <w:r w:rsidRPr="004852CE">
        <w:rPr>
          <w:rFonts w:eastAsia="Times New Roman" w:cs="Arial"/>
          <w:szCs w:val="24"/>
          <w:lang w:val="fr-FR" w:eastAsia="en-GB"/>
        </w:rPr>
        <w:t xml:space="preserve">En triant et en transférant des lymphocytes T effecteurs de la rate, ou des </w:t>
      </w:r>
      <w:proofErr w:type="spellStart"/>
      <w:r w:rsidRPr="004852CE">
        <w:rPr>
          <w:rFonts w:eastAsia="Times New Roman" w:cs="Arial"/>
          <w:szCs w:val="24"/>
          <w:lang w:val="fr-FR" w:eastAsia="en-GB"/>
        </w:rPr>
        <w:t>mLN</w:t>
      </w:r>
      <w:proofErr w:type="spellEnd"/>
      <w:r w:rsidRPr="004852CE">
        <w:rPr>
          <w:rFonts w:eastAsia="Times New Roman" w:cs="Arial"/>
          <w:szCs w:val="24"/>
          <w:lang w:val="fr-FR" w:eastAsia="en-GB"/>
        </w:rPr>
        <w:t xml:space="preserve"> et </w:t>
      </w:r>
      <w:proofErr w:type="spellStart"/>
      <w:r w:rsidRPr="004852CE">
        <w:rPr>
          <w:rFonts w:eastAsia="Times New Roman" w:cs="Arial"/>
          <w:szCs w:val="24"/>
          <w:lang w:val="fr-FR" w:eastAsia="en-GB"/>
        </w:rPr>
        <w:t>iLN</w:t>
      </w:r>
      <w:proofErr w:type="spellEnd"/>
      <w:r w:rsidRPr="004852CE">
        <w:rPr>
          <w:rFonts w:eastAsia="Times New Roman" w:cs="Arial"/>
          <w:szCs w:val="24"/>
          <w:lang w:val="fr-FR" w:eastAsia="en-GB"/>
        </w:rPr>
        <w:t xml:space="preserve">, il a été observé que les lymphocytes provenant </w:t>
      </w:r>
      <w:proofErr w:type="gramStart"/>
      <w:r w:rsidRPr="004852CE">
        <w:rPr>
          <w:rFonts w:eastAsia="Times New Roman" w:cs="Arial"/>
          <w:szCs w:val="24"/>
          <w:lang w:val="fr-FR" w:eastAsia="en-GB"/>
        </w:rPr>
        <w:t xml:space="preserve">des </w:t>
      </w:r>
      <w:proofErr w:type="spellStart"/>
      <w:r w:rsidRPr="004852CE">
        <w:rPr>
          <w:rFonts w:eastAsia="Times New Roman" w:cs="Arial"/>
          <w:szCs w:val="24"/>
          <w:lang w:val="fr-FR" w:eastAsia="en-GB"/>
        </w:rPr>
        <w:t>mLN</w:t>
      </w:r>
      <w:proofErr w:type="spellEnd"/>
      <w:proofErr w:type="gramEnd"/>
      <w:r w:rsidRPr="004852CE">
        <w:rPr>
          <w:rFonts w:eastAsia="Times New Roman" w:cs="Arial"/>
          <w:szCs w:val="24"/>
          <w:lang w:val="fr-FR" w:eastAsia="en-GB"/>
        </w:rPr>
        <w:t xml:space="preserve"> sont recrutés plus facilement dans les intestins, en accord avec d'autres observations précédentes </w:t>
      </w:r>
      <w:r w:rsidR="0054511A">
        <w:fldChar w:fldCharType="begin"/>
      </w:r>
      <w:r w:rsidR="0054511A" w:rsidRPr="008257D4">
        <w:rPr>
          <w:lang w:val="fr-FR"/>
          <w:rPrChange w:id="1309" w:author="LALOY Emilien" w:date="2026-08-20T16:37:00Z">
            <w:rPr/>
          </w:rPrChange>
        </w:rPr>
        <w:instrText xml:space="preserve"> HYPERLINK "file:///C:\\Users\\xtoph\\Downloads\\Masopust_JExpMed_2010" </w:instrText>
      </w:r>
      <w:r w:rsidR="0054511A">
        <w:fldChar w:fldCharType="separate"/>
      </w:r>
      <w:r w:rsidRPr="004852CE">
        <w:rPr>
          <w:rFonts w:eastAsia="Times New Roman" w:cs="Arial"/>
          <w:color w:val="0000FF"/>
          <w:szCs w:val="24"/>
          <w:u w:val="single"/>
          <w:lang w:val="fr-FR" w:eastAsia="en-GB"/>
        </w:rPr>
        <w:t>Masopust_JExpMed_2010</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Ce résultat suggère que le lieu d'activation peut influencer la différenciation des TRM par rapport à leur localisation. Cependant, la majorité des TRM dans les intestins semblent provenir tout de même de la rate où le nombre de lymphocytes T effecteur est largement supérieur </w:t>
      </w:r>
      <w:r w:rsidR="0054511A">
        <w:fldChar w:fldCharType="begin"/>
      </w:r>
      <w:r w:rsidR="0054511A" w:rsidRPr="008257D4">
        <w:rPr>
          <w:lang w:val="fr-FR"/>
          <w:rPrChange w:id="1310" w:author="LALOY Emilien" w:date="2026-08-20T16:38:00Z">
            <w:rPr/>
          </w:rPrChange>
        </w:rPr>
        <w:instrText xml:space="preserve"> HYPERLINK "file:///C:\\Users\\xtoph\\Downloads\\Masopust_JExpMed_2010" </w:instrText>
      </w:r>
      <w:r w:rsidR="0054511A">
        <w:fldChar w:fldCharType="separate"/>
      </w:r>
      <w:r w:rsidRPr="004852CE">
        <w:rPr>
          <w:rFonts w:eastAsia="Times New Roman" w:cs="Arial"/>
          <w:color w:val="0000FF"/>
          <w:szCs w:val="24"/>
          <w:u w:val="single"/>
          <w:lang w:val="fr-FR" w:eastAsia="en-GB"/>
        </w:rPr>
        <w:t>Masopust_JExpMed_2010</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6C1BCA60" w14:textId="77777777" w:rsidR="004F59EA" w:rsidRPr="004852CE" w:rsidRDefault="004F59EA" w:rsidP="004F59EA">
      <w:pPr>
        <w:pStyle w:val="Titre3"/>
        <w:rPr>
          <w:rFonts w:eastAsia="Times New Roman"/>
          <w:lang w:val="fr-FR" w:eastAsia="en-GB"/>
        </w:rPr>
      </w:pPr>
      <w:bookmarkStart w:id="1311" w:name="_Toc236412604"/>
      <w:bookmarkStart w:id="1312" w:name="_Toc238137503"/>
      <w:r w:rsidRPr="004852CE">
        <w:rPr>
          <w:rFonts w:eastAsia="Times New Roman"/>
          <w:lang w:val="fr-FR" w:eastAsia="en-GB"/>
        </w:rPr>
        <w:t>2.3.4 Morphologie et migration intra-tissu des TRM</w:t>
      </w:r>
      <w:bookmarkEnd w:id="1311"/>
      <w:bookmarkEnd w:id="1312"/>
    </w:p>
    <w:p w14:paraId="012FAB75" w14:textId="1F45B50F" w:rsidR="004F59EA" w:rsidRPr="004852CE" w:rsidRDefault="004F59EA" w:rsidP="004F59EA">
      <w:pPr>
        <w:spacing w:before="100" w:beforeAutospacing="1" w:after="100" w:afterAutospacing="1"/>
        <w:ind w:firstLine="720"/>
        <w:jc w:val="both"/>
        <w:rPr>
          <w:rFonts w:eastAsia="Times New Roman" w:cs="Arial"/>
          <w:szCs w:val="24"/>
          <w:lang w:val="fr-FR" w:eastAsia="en-GB"/>
        </w:rPr>
      </w:pPr>
      <w:r w:rsidRPr="004852CE">
        <w:rPr>
          <w:rFonts w:eastAsia="Times New Roman" w:cs="Arial"/>
          <w:szCs w:val="24"/>
          <w:lang w:val="fr-FR" w:eastAsia="en-GB"/>
        </w:rPr>
        <w:t xml:space="preserve">Contrairement aux autres types de lymphocyte mémoire, les TRM n'ont pas une forme ronde mais ont plutôt une forme d'amibe avec des prolongements semblables aux cellules dendritiques </w:t>
      </w:r>
      <w:r w:rsidR="0054511A">
        <w:fldChar w:fldCharType="begin"/>
      </w:r>
      <w:r w:rsidR="0054511A" w:rsidRPr="008257D4">
        <w:rPr>
          <w:lang w:val="fr-FR"/>
          <w:rPrChange w:id="1313" w:author="LALOY Emilien" w:date="2026-08-20T16:38:00Z">
            <w:rPr/>
          </w:rPrChange>
        </w:rPr>
        <w:instrText xml:space="preserve"> HYPERLINK "file:///C:\\Users\\xtoph\\Downloads\\Fernandez-Ruiz_Immunity_2016" </w:instrText>
      </w:r>
      <w:r w:rsidR="0054511A">
        <w:fldChar w:fldCharType="separate"/>
      </w:r>
      <w:r w:rsidRPr="004852CE">
        <w:rPr>
          <w:rFonts w:eastAsia="Times New Roman" w:cs="Arial"/>
          <w:color w:val="0000FF"/>
          <w:szCs w:val="24"/>
          <w:u w:val="single"/>
          <w:lang w:val="fr-FR" w:eastAsia="en-GB"/>
        </w:rPr>
        <w:t>Fernandez-Ruiz_Immunity_2016</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w:t>
      </w:r>
      <w:r w:rsidR="0054511A">
        <w:fldChar w:fldCharType="begin"/>
      </w:r>
      <w:r w:rsidR="0054511A" w:rsidRPr="008257D4">
        <w:rPr>
          <w:lang w:val="fr-FR"/>
          <w:rPrChange w:id="1314" w:author="LALOY Emilien" w:date="2026-08-20T16:38:00Z">
            <w:rPr/>
          </w:rPrChange>
        </w:rPr>
        <w:instrText xml:space="preserve"> HYPERLINK "file:///C:\\Users\\xtoph\\Downloads\\Zaid_ProcNatlAcadSciUSA_2014" </w:instrText>
      </w:r>
      <w:r w:rsidR="0054511A">
        <w:fldChar w:fldCharType="separate"/>
      </w:r>
      <w:r w:rsidRPr="004852CE">
        <w:rPr>
          <w:rFonts w:eastAsia="Times New Roman" w:cs="Arial"/>
          <w:color w:val="0000FF"/>
          <w:szCs w:val="24"/>
          <w:u w:val="single"/>
          <w:lang w:val="fr-FR" w:eastAsia="en-GB"/>
        </w:rPr>
        <w:t>Zaid_ProcNatlAcadSciUSA_2014</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(voir figure ci-dessous). Le rôle de ces prolongements n'a jamais été prouvé, mais la plupart des équipes s'accordent à dire qu'ils permettent de mieux scanner l'environnement à la recherche d'antigènes.</w:t>
      </w:r>
      <w:r w:rsidRPr="004852CE">
        <w:rPr>
          <w:rFonts w:eastAsia="Times New Roman" w:cs="Arial"/>
          <w:szCs w:val="24"/>
          <w:lang w:val="fr-FR" w:eastAsia="en-GB"/>
        </w:rPr>
        <w:br/>
        <w:t xml:space="preserve">Les TRM se sont pas complètement statiques dans leur environnement, et sont capables de migrer à une vitesse d'environ 10µm par minute dans l'épiderme de la </w:t>
      </w:r>
      <w:r w:rsidRPr="004852CE">
        <w:rPr>
          <w:rFonts w:eastAsia="Times New Roman" w:cs="Arial"/>
          <w:szCs w:val="24"/>
          <w:lang w:val="fr-FR" w:eastAsia="en-GB"/>
        </w:rPr>
        <w:lastRenderedPageBreak/>
        <w:t xml:space="preserve">peau </w:t>
      </w:r>
      <w:r w:rsidR="0054511A">
        <w:fldChar w:fldCharType="begin"/>
      </w:r>
      <w:r w:rsidR="0054511A" w:rsidRPr="008257D4">
        <w:rPr>
          <w:lang w:val="fr-FR"/>
          <w:rPrChange w:id="1315" w:author="LALOY Emilien" w:date="2026-08-20T16:38:00Z">
            <w:rPr/>
          </w:rPrChange>
        </w:rPr>
        <w:instrText xml:space="preserve"> HYPERLINK "file:///C:\\Users\\xtoph\\Downloads\\Fernandez-Ruiz_Immunity_2016" </w:instrText>
      </w:r>
      <w:r w:rsidR="0054511A">
        <w:fldChar w:fldCharType="separate"/>
      </w:r>
      <w:r w:rsidRPr="004852CE">
        <w:rPr>
          <w:rFonts w:eastAsia="Times New Roman" w:cs="Arial"/>
          <w:color w:val="0000FF"/>
          <w:szCs w:val="24"/>
          <w:u w:val="single"/>
          <w:lang w:val="fr-FR" w:eastAsia="en-GB"/>
        </w:rPr>
        <w:t>Fernandez-Ruiz_Immunity_2016</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ainsi que de 2-5µm par minute dans le cerveau </w:t>
      </w:r>
      <w:r w:rsidR="0054511A">
        <w:fldChar w:fldCharType="begin"/>
      </w:r>
      <w:r w:rsidR="0054511A" w:rsidRPr="008257D4">
        <w:rPr>
          <w:lang w:val="fr-FR"/>
          <w:rPrChange w:id="1316" w:author="LALOY Emilien" w:date="2026-08-20T16:38:00Z">
            <w:rPr/>
          </w:rPrChange>
        </w:rPr>
        <w:instrText xml:space="preserve"> HYPERLINK "file:///C:\\Users\\xtoph\\Downloads\\Urban_NatImmunol_2020" </w:instrText>
      </w:r>
      <w:r w:rsidR="0054511A">
        <w:fldChar w:fldCharType="separate"/>
      </w:r>
      <w:r w:rsidRPr="004852CE">
        <w:rPr>
          <w:rFonts w:eastAsia="Times New Roman" w:cs="Arial"/>
          <w:color w:val="0000FF"/>
          <w:szCs w:val="24"/>
          <w:u w:val="single"/>
          <w:lang w:val="fr-FR" w:eastAsia="en-GB"/>
        </w:rPr>
        <w:t>Urban_NatImmunol_2020</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w:t>
      </w:r>
      <w:r w:rsidR="0054511A">
        <w:fldChar w:fldCharType="begin"/>
      </w:r>
      <w:r w:rsidR="0054511A" w:rsidRPr="008257D4">
        <w:rPr>
          <w:lang w:val="fr-FR"/>
          <w:rPrChange w:id="1317" w:author="LALOY Emilien" w:date="2026-08-20T16:38:00Z">
            <w:rPr/>
          </w:rPrChange>
        </w:rPr>
        <w:instrText xml:space="preserve"> HYPERLINK "file:///C:\\Users\\xtoph\\Downloads\\Zaid_ProcNatlAcadSciUSA_2014" </w:instrText>
      </w:r>
      <w:r w:rsidR="0054511A">
        <w:fldChar w:fldCharType="separate"/>
      </w:r>
      <w:r w:rsidRPr="004852CE">
        <w:rPr>
          <w:rFonts w:eastAsia="Times New Roman" w:cs="Arial"/>
          <w:color w:val="0000FF"/>
          <w:szCs w:val="24"/>
          <w:u w:val="single"/>
          <w:lang w:val="fr-FR" w:eastAsia="en-GB"/>
        </w:rPr>
        <w:t>Zaid_ProcNatlAcadSciUSA_2014</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a étudié de manière fine la migration intratissulaire des TRM et décris que leur mouvement est aléatoire et latéral au niveau de l'épiderme. De manière intéressante, leur vitesse de migration combiné avec leur mouvement aléatoire rend leur dispersion très lente, de telle sorte que les TRM restent au niveau du site de l'infection après sa résolution </w:t>
      </w:r>
      <w:r w:rsidR="0054511A">
        <w:fldChar w:fldCharType="begin"/>
      </w:r>
      <w:r w:rsidR="0054511A" w:rsidRPr="008257D4">
        <w:rPr>
          <w:lang w:val="fr-FR"/>
          <w:rPrChange w:id="1318" w:author="LALOY Emilien" w:date="2026-08-20T16:38:00Z">
            <w:rPr/>
          </w:rPrChange>
        </w:rPr>
        <w:instrText xml:space="preserve"> HYPERLINK "file:///C:\\Users\\xtoph\\Downloads\\Zaid_ProcNatlAcadSciUSA_2014" </w:instrText>
      </w:r>
      <w:r w:rsidR="0054511A">
        <w:fldChar w:fldCharType="separate"/>
      </w:r>
      <w:r w:rsidRPr="004852CE">
        <w:rPr>
          <w:rFonts w:eastAsia="Times New Roman" w:cs="Arial"/>
          <w:color w:val="0000FF"/>
          <w:szCs w:val="24"/>
          <w:u w:val="single"/>
          <w:lang w:val="fr-FR" w:eastAsia="en-GB"/>
        </w:rPr>
        <w:t>Zaid_ProcNatlAcadSciUSA_2014</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r w:rsidRPr="004852CE">
        <w:rPr>
          <w:rFonts w:eastAsia="Times New Roman" w:cs="Arial"/>
          <w:szCs w:val="24"/>
          <w:lang w:val="fr-FR" w:eastAsia="en-GB"/>
        </w:rPr>
        <w:br/>
        <w:t xml:space="preserve">Les TRM CD4 sont moins résidents que les TRM CD8, et ont plus de migration </w:t>
      </w:r>
      <w:proofErr w:type="spellStart"/>
      <w:r w:rsidRPr="004852CE">
        <w:rPr>
          <w:rFonts w:eastAsia="Times New Roman" w:cs="Arial"/>
          <w:szCs w:val="24"/>
          <w:lang w:val="fr-FR" w:eastAsia="en-GB"/>
        </w:rPr>
        <w:t>intra-tissulaire</w:t>
      </w:r>
      <w:proofErr w:type="spellEnd"/>
      <w:r w:rsidRPr="004852CE">
        <w:rPr>
          <w:rFonts w:eastAsia="Times New Roman" w:cs="Arial"/>
          <w:szCs w:val="24"/>
          <w:lang w:val="fr-FR" w:eastAsia="en-GB"/>
        </w:rPr>
        <w:t xml:space="preserve">. Cette différence pourrait être liée à leur localisation préférentielle dans le derme de la peau, où les lymphocytes T CD8 durant la phase effectrice </w:t>
      </w:r>
      <w:r>
        <w:rPr>
          <w:rFonts w:eastAsia="Times New Roman" w:cs="Arial"/>
          <w:szCs w:val="24"/>
          <w:lang w:val="fr-FR" w:eastAsia="en-GB"/>
        </w:rPr>
        <w:t>de la</w:t>
      </w:r>
      <w:r w:rsidRPr="004852CE">
        <w:rPr>
          <w:rFonts w:eastAsia="Times New Roman" w:cs="Arial"/>
          <w:szCs w:val="24"/>
          <w:lang w:val="fr-FR" w:eastAsia="en-GB"/>
        </w:rPr>
        <w:t xml:space="preserve"> réponse ont une migration similaire à celle des TRM CD4 </w:t>
      </w:r>
      <w:r w:rsidR="0054511A">
        <w:fldChar w:fldCharType="begin"/>
      </w:r>
      <w:r w:rsidR="0054511A" w:rsidRPr="008257D4">
        <w:rPr>
          <w:lang w:val="fr-FR"/>
          <w:rPrChange w:id="1319" w:author="LALOY Emilien" w:date="2026-08-20T16:38:00Z">
            <w:rPr/>
          </w:rPrChange>
        </w:rPr>
        <w:instrText xml:space="preserve"> HYPERLINK "file:///C:\\Users\\xtoph\\Downloads\\Gebhardt_Nature_2011" </w:instrText>
      </w:r>
      <w:r w:rsidR="0054511A">
        <w:fldChar w:fldCharType="separate"/>
      </w:r>
      <w:r w:rsidRPr="004852CE">
        <w:rPr>
          <w:rFonts w:eastAsia="Times New Roman" w:cs="Arial"/>
          <w:color w:val="0000FF"/>
          <w:szCs w:val="24"/>
          <w:u w:val="single"/>
          <w:lang w:val="fr-FR" w:eastAsia="en-GB"/>
        </w:rPr>
        <w:t>Gebhardt_Nature_2011</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1CD14E3F" w14:textId="77777777" w:rsidR="004F59EA" w:rsidRDefault="004F59EA" w:rsidP="004F59EA">
      <w:r>
        <w:rPr>
          <w:noProof/>
          <w:lang w:val="fr-FR" w:eastAsia="en-GB"/>
        </w:rPr>
        <w:drawing>
          <wp:inline distT="0" distB="0" distL="0" distR="0" wp14:anchorId="10CDD446" wp14:editId="7C8DD684">
            <wp:extent cx="5746750" cy="2540000"/>
            <wp:effectExtent l="0" t="0" r="635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46750" cy="2540000"/>
                    </a:xfrm>
                    <a:prstGeom prst="rect">
                      <a:avLst/>
                    </a:prstGeom>
                    <a:noFill/>
                    <a:ln>
                      <a:noFill/>
                    </a:ln>
                  </pic:spPr>
                </pic:pic>
              </a:graphicData>
            </a:graphic>
          </wp:inline>
        </w:drawing>
      </w:r>
    </w:p>
    <w:p w14:paraId="24B376D8" w14:textId="5470CED2" w:rsidR="004F59EA" w:rsidRPr="004852CE" w:rsidRDefault="004F59EA" w:rsidP="004F59EA">
      <w:pPr>
        <w:rPr>
          <w:rFonts w:eastAsia="Times New Roman" w:cs="Arial"/>
          <w:szCs w:val="24"/>
          <w:lang w:val="fr-FR" w:eastAsia="en-GB"/>
        </w:rPr>
      </w:pPr>
      <w:r w:rsidRPr="004852CE">
        <w:rPr>
          <w:lang w:val="fr-FR"/>
        </w:rPr>
        <w:t xml:space="preserve">Figure </w:t>
      </w:r>
      <w:r>
        <w:fldChar w:fldCharType="begin"/>
      </w:r>
      <w:r w:rsidRPr="004852CE">
        <w:rPr>
          <w:lang w:val="fr-FR"/>
        </w:rPr>
        <w:instrText xml:space="preserve"> SEQ Figure \* ARABIC </w:instrText>
      </w:r>
      <w:r>
        <w:fldChar w:fldCharType="separate"/>
      </w:r>
      <w:ins w:id="1320" w:author="LALOY Emilien" w:date="2026-08-20T16:47:00Z">
        <w:r w:rsidR="00421E6C">
          <w:rPr>
            <w:noProof/>
            <w:lang w:val="fr-FR"/>
          </w:rPr>
          <w:t>8</w:t>
        </w:r>
      </w:ins>
      <w:del w:id="1321" w:author="LALOY Emilien" w:date="2026-08-20T16:41:00Z">
        <w:r w:rsidDel="00421E6C">
          <w:rPr>
            <w:noProof/>
            <w:lang w:val="fr-FR"/>
          </w:rPr>
          <w:delText>1</w:delText>
        </w:r>
      </w:del>
      <w:r>
        <w:fldChar w:fldCharType="end"/>
      </w:r>
      <w:r w:rsidRPr="004852CE">
        <w:rPr>
          <w:lang w:val="fr-FR"/>
        </w:rPr>
        <w:t xml:space="preserve"> : (adapté de Zaid et al.</w:t>
      </w:r>
      <w:r>
        <w:rPr>
          <w:lang w:val="fr-FR"/>
        </w:rPr>
        <w:t xml:space="preserve"> 2014)</w:t>
      </w:r>
    </w:p>
    <w:p w14:paraId="13E3050A" w14:textId="77777777" w:rsidR="004F59EA" w:rsidRPr="004852CE" w:rsidRDefault="004F59EA" w:rsidP="004F59EA">
      <w:pPr>
        <w:pStyle w:val="Titre3"/>
        <w:rPr>
          <w:rFonts w:eastAsia="Times New Roman"/>
          <w:lang w:val="fr-FR" w:eastAsia="en-GB"/>
        </w:rPr>
      </w:pPr>
      <w:bookmarkStart w:id="1322" w:name="_Toc236412605"/>
      <w:bookmarkStart w:id="1323" w:name="_Toc238137504"/>
      <w:r w:rsidRPr="004852CE">
        <w:rPr>
          <w:rFonts w:eastAsia="Times New Roman"/>
          <w:lang w:val="fr-FR" w:eastAsia="en-GB"/>
        </w:rPr>
        <w:t xml:space="preserve">2.3.5 Persistance des TRM dans les </w:t>
      </w:r>
      <w:commentRangeStart w:id="1324"/>
      <w:commentRangeStart w:id="1325"/>
      <w:r w:rsidRPr="004852CE">
        <w:rPr>
          <w:rFonts w:eastAsia="Times New Roman"/>
          <w:lang w:val="fr-FR" w:eastAsia="en-GB"/>
        </w:rPr>
        <w:t>tissus</w:t>
      </w:r>
      <w:bookmarkEnd w:id="1322"/>
      <w:commentRangeEnd w:id="1324"/>
      <w:r w:rsidR="00F3358B">
        <w:rPr>
          <w:rStyle w:val="Marquedecommentaire"/>
          <w:rFonts w:eastAsiaTheme="minorHAnsi" w:cstheme="minorBidi"/>
          <w:color w:val="auto"/>
        </w:rPr>
        <w:commentReference w:id="1324"/>
      </w:r>
      <w:bookmarkEnd w:id="1323"/>
      <w:commentRangeEnd w:id="1325"/>
      <w:r w:rsidR="00EE39F9">
        <w:rPr>
          <w:rStyle w:val="Marquedecommentaire"/>
          <w:rFonts w:eastAsiaTheme="minorHAnsi" w:cstheme="minorBidi"/>
          <w:color w:val="auto"/>
        </w:rPr>
        <w:commentReference w:id="1325"/>
      </w:r>
    </w:p>
    <w:p w14:paraId="0745142F" w14:textId="77777777" w:rsidR="004F59EA" w:rsidRPr="004852CE" w:rsidRDefault="004F59EA" w:rsidP="004F59EA">
      <w:pPr>
        <w:spacing w:before="100" w:beforeAutospacing="1" w:after="100" w:afterAutospacing="1"/>
        <w:ind w:firstLine="360"/>
        <w:jc w:val="both"/>
        <w:rPr>
          <w:rFonts w:eastAsia="Times New Roman" w:cs="Arial"/>
          <w:szCs w:val="24"/>
          <w:lang w:val="fr-FR" w:eastAsia="en-GB"/>
        </w:rPr>
      </w:pPr>
      <w:r w:rsidRPr="004852CE">
        <w:rPr>
          <w:rFonts w:eastAsia="Times New Roman" w:cs="Arial"/>
          <w:szCs w:val="24"/>
          <w:lang w:val="fr-FR" w:eastAsia="en-GB"/>
        </w:rPr>
        <w:t>Comme toutes les cellules saines de l'organisme, les TRM ne sont pas immortels et ont une durée de vie. Il est déjà connu que les lymphocytes T effecteurs ont une durée de vie bien plus courte que les lymphocytes T mémoires. Certaines équipes se sont intéressées en particulier aux TRM, et ont montré que ces cellules ont une durée de vie relativement longue (voir figure ci-dessous) capable d'être régulée par des signaux externes :</w:t>
      </w:r>
    </w:p>
    <w:p w14:paraId="00240C1C" w14:textId="69D9D1FF"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Le </w:t>
      </w:r>
      <w:proofErr w:type="spellStart"/>
      <w:r w:rsidRPr="004852CE">
        <w:rPr>
          <w:rFonts w:eastAsia="Times New Roman" w:cs="Arial"/>
          <w:szCs w:val="24"/>
          <w:lang w:val="fr-FR" w:eastAsia="en-GB"/>
        </w:rPr>
        <w:t>TGFb</w:t>
      </w:r>
      <w:proofErr w:type="spellEnd"/>
      <w:r w:rsidRPr="004852CE">
        <w:rPr>
          <w:rFonts w:eastAsia="Times New Roman" w:cs="Arial"/>
          <w:szCs w:val="24"/>
          <w:lang w:val="fr-FR" w:eastAsia="en-GB"/>
        </w:rPr>
        <w:t xml:space="preserve"> serait indispensable pour la maintenance des TRM de la peau </w:t>
      </w:r>
      <w:r w:rsidR="0054511A">
        <w:fldChar w:fldCharType="begin"/>
      </w:r>
      <w:r w:rsidR="0054511A" w:rsidRPr="008257D4">
        <w:rPr>
          <w:lang w:val="fr-FR"/>
          <w:rPrChange w:id="1326" w:author="LALOY Emilien" w:date="2026-08-20T16:38:00Z">
            <w:rPr/>
          </w:rPrChange>
        </w:rPr>
        <w:instrText xml:space="preserve"> HYPERLINK "file:///C:\\Users\\xtoph\\Downloads\\Weiss_eLife_2025" </w:instrText>
      </w:r>
      <w:r w:rsidR="0054511A">
        <w:fldChar w:fldCharType="separate"/>
      </w:r>
      <w:r w:rsidRPr="004852CE">
        <w:rPr>
          <w:rFonts w:eastAsia="Times New Roman" w:cs="Arial"/>
          <w:color w:val="0000FF"/>
          <w:szCs w:val="24"/>
          <w:u w:val="single"/>
          <w:lang w:val="fr-FR" w:eastAsia="en-GB"/>
        </w:rPr>
        <w:t>Weiss_eLife_2025</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w:t>
      </w:r>
      <w:r w:rsidR="0054511A">
        <w:fldChar w:fldCharType="begin"/>
      </w:r>
      <w:r w:rsidR="0054511A" w:rsidRPr="008257D4">
        <w:rPr>
          <w:lang w:val="fr-FR"/>
          <w:rPrChange w:id="1327" w:author="LALOY Emilien" w:date="2026-08-20T16:38:00Z">
            <w:rPr/>
          </w:rPrChange>
        </w:rPr>
        <w:instrText xml:space="preserve"> HYPERLINK "file:///C:\\Users\\xtoph\\Downloads\\Mackay_NatImmunol_2013" </w:instrText>
      </w:r>
      <w:r w:rsidR="0054511A">
        <w:fldChar w:fldCharType="separate"/>
      </w:r>
      <w:r w:rsidRPr="004852CE">
        <w:rPr>
          <w:rFonts w:eastAsia="Times New Roman" w:cs="Arial"/>
          <w:color w:val="0000FF"/>
          <w:szCs w:val="24"/>
          <w:u w:val="single"/>
          <w:lang w:val="fr-FR" w:eastAsia="en-GB"/>
        </w:rPr>
        <w:t>Mackay_NatImmunol_2013</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w:t>
      </w:r>
      <w:r w:rsidR="0054511A">
        <w:fldChar w:fldCharType="begin"/>
      </w:r>
      <w:r w:rsidR="0054511A" w:rsidRPr="008257D4">
        <w:rPr>
          <w:lang w:val="fr-FR"/>
          <w:rPrChange w:id="1328" w:author="LALOY Emilien" w:date="2026-08-20T16:38:00Z">
            <w:rPr/>
          </w:rPrChange>
        </w:rPr>
        <w:instrText xml:space="preserve"> HYPERLINK "file:///C:\\Users\\xtoph\\Downloads\\Hirai_Immunity_2019" </w:instrText>
      </w:r>
      <w:r w:rsidR="0054511A">
        <w:fldChar w:fldCharType="separate"/>
      </w:r>
      <w:r w:rsidRPr="004852CE">
        <w:rPr>
          <w:rFonts w:eastAsia="Times New Roman" w:cs="Arial"/>
          <w:color w:val="0000FF"/>
          <w:szCs w:val="24"/>
          <w:u w:val="single"/>
          <w:lang w:val="fr-FR" w:eastAsia="en-GB"/>
        </w:rPr>
        <w:t>Hirai_Immunity_2019</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des </w:t>
      </w:r>
      <w:r w:rsidRPr="004852CE">
        <w:rPr>
          <w:rFonts w:eastAsia="Times New Roman" w:cs="Arial"/>
          <w:szCs w:val="24"/>
          <w:lang w:val="fr-FR" w:eastAsia="en-GB"/>
        </w:rPr>
        <w:lastRenderedPageBreak/>
        <w:t xml:space="preserve">intestins </w:t>
      </w:r>
      <w:r w:rsidR="0054511A">
        <w:fldChar w:fldCharType="begin"/>
      </w:r>
      <w:r w:rsidR="0054511A" w:rsidRPr="008257D4">
        <w:rPr>
          <w:lang w:val="fr-FR"/>
          <w:rPrChange w:id="1329" w:author="LALOY Emilien" w:date="2026-08-20T16:38:00Z">
            <w:rPr/>
          </w:rPrChange>
        </w:rPr>
        <w:instrText xml:space="preserve"> HYPERLINK "file:///C:\\Users\\xtoph\\Downloads\\Zhang_Immunity_2013" </w:instrText>
      </w:r>
      <w:r w:rsidR="0054511A">
        <w:fldChar w:fldCharType="separate"/>
      </w:r>
      <w:r w:rsidRPr="004852CE">
        <w:rPr>
          <w:rFonts w:eastAsia="Times New Roman" w:cs="Arial"/>
          <w:color w:val="0000FF"/>
          <w:szCs w:val="24"/>
          <w:u w:val="single"/>
          <w:lang w:val="fr-FR" w:eastAsia="en-GB"/>
        </w:rPr>
        <w:t>Zhang_Immunity_2013</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et des glandes salivaires </w:t>
      </w:r>
      <w:r w:rsidR="0054511A">
        <w:fldChar w:fldCharType="begin"/>
      </w:r>
      <w:r w:rsidR="0054511A" w:rsidRPr="008257D4">
        <w:rPr>
          <w:lang w:val="fr-FR"/>
          <w:rPrChange w:id="1330" w:author="LALOY Emilien" w:date="2026-08-20T16:38:00Z">
            <w:rPr/>
          </w:rPrChange>
        </w:rPr>
        <w:instrText xml:space="preserve"> HYPERLINK "file:///C:\\Users\\xtoph\\Downloads\\Crowl_NatImmunol_2022" </w:instrText>
      </w:r>
      <w:r w:rsidR="0054511A">
        <w:fldChar w:fldCharType="separate"/>
      </w:r>
      <w:r w:rsidRPr="004852CE">
        <w:rPr>
          <w:rFonts w:eastAsia="Times New Roman" w:cs="Arial"/>
          <w:color w:val="0000FF"/>
          <w:szCs w:val="24"/>
          <w:u w:val="single"/>
          <w:lang w:val="fr-FR" w:eastAsia="en-GB"/>
        </w:rPr>
        <w:t>Crowl_NatImmunol_2022</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Les TRM expriment le </w:t>
      </w:r>
      <w:proofErr w:type="spellStart"/>
      <w:r w:rsidRPr="004852CE">
        <w:rPr>
          <w:rFonts w:eastAsia="Times New Roman" w:cs="Arial"/>
          <w:szCs w:val="24"/>
          <w:lang w:val="fr-FR" w:eastAsia="en-GB"/>
        </w:rPr>
        <w:t>TGFbRIII</w:t>
      </w:r>
      <w:proofErr w:type="spellEnd"/>
      <w:r w:rsidRPr="004852CE">
        <w:rPr>
          <w:rFonts w:eastAsia="Times New Roman" w:cs="Arial"/>
          <w:szCs w:val="24"/>
          <w:lang w:val="fr-FR" w:eastAsia="en-GB"/>
        </w:rPr>
        <w:t xml:space="preserve"> en réponse à une stimulation antigénique, suggérant que la quantité limitante de </w:t>
      </w:r>
      <w:proofErr w:type="spellStart"/>
      <w:r w:rsidRPr="004852CE">
        <w:rPr>
          <w:rFonts w:eastAsia="Times New Roman" w:cs="Arial"/>
          <w:szCs w:val="24"/>
          <w:lang w:val="fr-FR" w:eastAsia="en-GB"/>
        </w:rPr>
        <w:t>TGFb</w:t>
      </w:r>
      <w:proofErr w:type="spellEnd"/>
      <w:r w:rsidRPr="004852CE">
        <w:rPr>
          <w:rFonts w:eastAsia="Times New Roman" w:cs="Arial"/>
          <w:szCs w:val="24"/>
          <w:lang w:val="fr-FR" w:eastAsia="en-GB"/>
        </w:rPr>
        <w:t xml:space="preserve"> pourrait être un mécanisme de régulation et de sélection des clones de TRM les plus efficaces </w:t>
      </w:r>
      <w:r w:rsidR="0054511A">
        <w:fldChar w:fldCharType="begin"/>
      </w:r>
      <w:r w:rsidR="0054511A" w:rsidRPr="008257D4">
        <w:rPr>
          <w:lang w:val="fr-FR"/>
          <w:rPrChange w:id="1331" w:author="LALOY Emilien" w:date="2026-08-20T16:38:00Z">
            <w:rPr/>
          </w:rPrChange>
        </w:rPr>
        <w:instrText xml:space="preserve"> HYPERLINK "file:///C:\\Users\\xtoph\\Downloads\\Weiss_eLife_2025" </w:instrText>
      </w:r>
      <w:r w:rsidR="0054511A">
        <w:fldChar w:fldCharType="separate"/>
      </w:r>
      <w:r w:rsidRPr="004852CE">
        <w:rPr>
          <w:rFonts w:eastAsia="Times New Roman" w:cs="Arial"/>
          <w:color w:val="0000FF"/>
          <w:szCs w:val="24"/>
          <w:u w:val="single"/>
          <w:lang w:val="fr-FR" w:eastAsia="en-GB"/>
        </w:rPr>
        <w:t>Weiss_eLife_2025</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01F12C69" w14:textId="324A2B07"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L'expression de CD103 et l'interaction avec l'E-cadhérine pourrait permettre d'augmenter la persistance des TRM dans la peau, et les TRM CD103 expriment plus la protéine anti-apoptotique BCL-2 </w:t>
      </w:r>
      <w:r w:rsidR="0054511A">
        <w:fldChar w:fldCharType="begin"/>
      </w:r>
      <w:r w:rsidR="0054511A" w:rsidRPr="008257D4">
        <w:rPr>
          <w:lang w:val="fr-FR"/>
          <w:rPrChange w:id="1332" w:author="LALOY Emilien" w:date="2026-08-20T16:38:00Z">
            <w:rPr/>
          </w:rPrChange>
        </w:rPr>
        <w:instrText xml:space="preserve"> HYPERLINK "file:///C:\\Users\\xtoph\\Downloads\\Mackay_NatImmunol_2013" </w:instrText>
      </w:r>
      <w:r w:rsidR="0054511A">
        <w:fldChar w:fldCharType="separate"/>
      </w:r>
      <w:r w:rsidRPr="004852CE">
        <w:rPr>
          <w:rFonts w:eastAsia="Times New Roman" w:cs="Arial"/>
          <w:color w:val="0000FF"/>
          <w:szCs w:val="24"/>
          <w:u w:val="single"/>
          <w:lang w:val="fr-FR" w:eastAsia="en-GB"/>
        </w:rPr>
        <w:t>Mackay_NatImmunol_2013</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Dans le foie, les TRM n'expriment pas CD103 et son rôle sur la persistance serait remplacé par LFA-1 </w:t>
      </w:r>
      <w:r w:rsidR="0054511A">
        <w:fldChar w:fldCharType="begin"/>
      </w:r>
      <w:r w:rsidR="0054511A" w:rsidRPr="008257D4">
        <w:rPr>
          <w:lang w:val="fr-FR"/>
          <w:rPrChange w:id="1333" w:author="LALOY Emilien" w:date="2026-08-20T16:38:00Z">
            <w:rPr/>
          </w:rPrChange>
        </w:rPr>
        <w:instrText xml:space="preserve"> HYPERLINK "file:///C:\\Users\\xtoph\\Downloads\\Christo_NatImmunol_2021" </w:instrText>
      </w:r>
      <w:r w:rsidR="0054511A">
        <w:fldChar w:fldCharType="separate"/>
      </w:r>
      <w:r w:rsidRPr="004852CE">
        <w:rPr>
          <w:rFonts w:eastAsia="Times New Roman" w:cs="Arial"/>
          <w:color w:val="0000FF"/>
          <w:szCs w:val="24"/>
          <w:u w:val="single"/>
          <w:lang w:val="fr-FR" w:eastAsia="en-GB"/>
        </w:rPr>
        <w:t>Christo_NatImmunol_2021</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1C4163A5" w14:textId="1FCC382E"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Il existe des populations de TRM dépendante ou non de l'IL-15 pour leur persistance </w:t>
      </w:r>
      <w:r w:rsidR="0054511A">
        <w:fldChar w:fldCharType="begin"/>
      </w:r>
      <w:r w:rsidR="0054511A" w:rsidRPr="008257D4">
        <w:rPr>
          <w:lang w:val="fr-FR"/>
          <w:rPrChange w:id="1334" w:author="LALOY Emilien" w:date="2026-08-20T16:38:00Z">
            <w:rPr/>
          </w:rPrChange>
        </w:rPr>
        <w:instrText xml:space="preserve"> HYPERLINK "file:///C:\\Users\\xtoph\\Downloads\\Schenkel_Science_2014" </w:instrText>
      </w:r>
      <w:r w:rsidR="0054511A">
        <w:fldChar w:fldCharType="separate"/>
      </w:r>
      <w:r w:rsidRPr="004852CE">
        <w:rPr>
          <w:rFonts w:eastAsia="Times New Roman" w:cs="Arial"/>
          <w:color w:val="0000FF"/>
          <w:szCs w:val="24"/>
          <w:u w:val="single"/>
          <w:lang w:val="fr-FR" w:eastAsia="en-GB"/>
        </w:rPr>
        <w:t>Schenkel_Science_2014</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w:t>
      </w:r>
      <w:r w:rsidR="0054511A">
        <w:fldChar w:fldCharType="begin"/>
      </w:r>
      <w:r w:rsidR="0054511A" w:rsidRPr="008257D4">
        <w:rPr>
          <w:lang w:val="fr-FR"/>
          <w:rPrChange w:id="1335" w:author="LALOY Emilien" w:date="2026-08-20T16:38:00Z">
            <w:rPr/>
          </w:rPrChange>
        </w:rPr>
        <w:instrText xml:space="preserve"> HYPERLINK "file:///C:\\Users\\xtoph\\Downloads\\Mackay_Immunity_2015" </w:instrText>
      </w:r>
      <w:r w:rsidR="0054511A">
        <w:fldChar w:fldCharType="separate"/>
      </w:r>
      <w:r w:rsidRPr="004852CE">
        <w:rPr>
          <w:rFonts w:eastAsia="Times New Roman" w:cs="Arial"/>
          <w:color w:val="0000FF"/>
          <w:szCs w:val="24"/>
          <w:u w:val="single"/>
          <w:lang w:val="fr-FR" w:eastAsia="en-GB"/>
        </w:rPr>
        <w:t>Mackay_Immunity_2015</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Par exemple, les TRM de la peau dépendent strictement de l'IL15, et le KO complet de TBET provoque leur disparition par perte du CD122 </w:t>
      </w:r>
      <w:r w:rsidR="0054511A">
        <w:fldChar w:fldCharType="begin"/>
      </w:r>
      <w:r w:rsidR="0054511A" w:rsidRPr="008257D4">
        <w:rPr>
          <w:lang w:val="fr-FR"/>
          <w:rPrChange w:id="1336" w:author="LALOY Emilien" w:date="2026-08-20T16:38:00Z">
            <w:rPr/>
          </w:rPrChange>
        </w:rPr>
        <w:instrText xml:space="preserve"> HYPERLINK "file:///C:\\Users\\xtoph\\Downloads\\Mackay_Immunity_2015" </w:instrText>
      </w:r>
      <w:r w:rsidR="0054511A">
        <w:fldChar w:fldCharType="separate"/>
      </w:r>
      <w:r w:rsidRPr="004852CE">
        <w:rPr>
          <w:rFonts w:eastAsia="Times New Roman" w:cs="Arial"/>
          <w:color w:val="0000FF"/>
          <w:szCs w:val="24"/>
          <w:u w:val="single"/>
          <w:lang w:val="fr-FR" w:eastAsia="en-GB"/>
        </w:rPr>
        <w:t>Mackay_Immunity_2015</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13987096" w14:textId="60361889"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La délétion de RUNX3 à la phase mémoire de la réponse immunitaire entraine la perte des TRM, suggérant un rôle de RUNX3 dans la persistance tissulaire des TRM </w:t>
      </w:r>
      <w:r w:rsidR="0054511A">
        <w:fldChar w:fldCharType="begin"/>
      </w:r>
      <w:r w:rsidR="0054511A" w:rsidRPr="008257D4">
        <w:rPr>
          <w:lang w:val="fr-FR"/>
          <w:rPrChange w:id="1337" w:author="LALOY Emilien" w:date="2026-08-20T16:38:00Z">
            <w:rPr/>
          </w:rPrChange>
        </w:rPr>
        <w:instrText xml:space="preserve"> HYPERLINK "file:///C:\\Users\\xtoph\\Downloads\\Milner_Nature_2017" </w:instrText>
      </w:r>
      <w:r w:rsidR="0054511A">
        <w:fldChar w:fldCharType="separate"/>
      </w:r>
      <w:r w:rsidRPr="004852CE">
        <w:rPr>
          <w:rFonts w:eastAsia="Times New Roman" w:cs="Arial"/>
          <w:color w:val="0000FF"/>
          <w:szCs w:val="24"/>
          <w:u w:val="single"/>
          <w:lang w:val="fr-FR" w:eastAsia="en-GB"/>
        </w:rPr>
        <w:t>Milner_Nature_2017</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5A23D68C" w14:textId="316DF6E5"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La délétion d'AHR n'empêche pas la formation de TRM après résolution de l'inflammation, mais leur nombre décroisse avec le temps </w:t>
      </w:r>
      <w:r w:rsidR="0054511A">
        <w:fldChar w:fldCharType="begin"/>
      </w:r>
      <w:r w:rsidR="0054511A" w:rsidRPr="008257D4">
        <w:rPr>
          <w:lang w:val="fr-FR"/>
          <w:rPrChange w:id="1338" w:author="LALOY Emilien" w:date="2026-08-20T16:38:00Z">
            <w:rPr/>
          </w:rPrChange>
        </w:rPr>
        <w:instrText xml:space="preserve"> HYPERLINK "file:///C:\\Users\\xtoph\\Downloads\\Zaid_ProcNatlAcadSciUSA_2014" </w:instrText>
      </w:r>
      <w:r w:rsidR="0054511A">
        <w:fldChar w:fldCharType="separate"/>
      </w:r>
      <w:r w:rsidRPr="004852CE">
        <w:rPr>
          <w:rFonts w:eastAsia="Times New Roman" w:cs="Arial"/>
          <w:color w:val="0000FF"/>
          <w:szCs w:val="24"/>
          <w:u w:val="single"/>
          <w:lang w:val="fr-FR" w:eastAsia="en-GB"/>
        </w:rPr>
        <w:t>Zaid_ProcNatlAcadSciUSA_2014</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2BEAB192" w14:textId="0F6C31B9"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Les TRM, comme les autres lymphocytes mémoires, dépendent du métabolisme lipidique </w:t>
      </w:r>
      <w:r w:rsidR="0054511A">
        <w:fldChar w:fldCharType="begin"/>
      </w:r>
      <w:r w:rsidR="0054511A" w:rsidRPr="008257D4">
        <w:rPr>
          <w:lang w:val="fr-FR"/>
          <w:rPrChange w:id="1339" w:author="LALOY Emilien" w:date="2026-08-20T16:38:00Z">
            <w:rPr/>
          </w:rPrChange>
        </w:rPr>
        <w:instrText xml:space="preserve"> HYPERLINK "file:///C:\\Users\\xtoph\\Downloads\\Pan_Nature_2017" </w:instrText>
      </w:r>
      <w:r w:rsidR="0054511A">
        <w:fldChar w:fldCharType="separate"/>
      </w:r>
      <w:r w:rsidRPr="004852CE">
        <w:rPr>
          <w:rFonts w:eastAsia="Times New Roman" w:cs="Arial"/>
          <w:color w:val="0000FF"/>
          <w:szCs w:val="24"/>
          <w:u w:val="single"/>
          <w:lang w:val="fr-FR" w:eastAsia="en-GB"/>
        </w:rPr>
        <w:t>Pan_Nature_2017</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La persistance des TRM est impacté par le blocage du métabolisme lipidique, par KO simultané de FABP4/FABP5, par utilisation d'inhibiteurs (</w:t>
      </w:r>
      <w:proofErr w:type="spellStart"/>
      <w:r w:rsidRPr="004852CE">
        <w:rPr>
          <w:rFonts w:eastAsia="Times New Roman" w:cs="Arial"/>
          <w:szCs w:val="24"/>
          <w:lang w:val="fr-FR" w:eastAsia="en-GB"/>
        </w:rPr>
        <w:t>etomoxir</w:t>
      </w:r>
      <w:proofErr w:type="spellEnd"/>
      <w:r w:rsidRPr="004852CE">
        <w:rPr>
          <w:rFonts w:eastAsia="Times New Roman" w:cs="Arial"/>
          <w:szCs w:val="24"/>
          <w:lang w:val="fr-FR" w:eastAsia="en-GB"/>
        </w:rPr>
        <w:t>/</w:t>
      </w:r>
      <w:proofErr w:type="spellStart"/>
      <w:r w:rsidRPr="004852CE">
        <w:rPr>
          <w:rFonts w:eastAsia="Times New Roman" w:cs="Arial"/>
          <w:szCs w:val="24"/>
          <w:lang w:val="fr-FR" w:eastAsia="en-GB"/>
        </w:rPr>
        <w:t>trimetazidine</w:t>
      </w:r>
      <w:proofErr w:type="spellEnd"/>
      <w:r w:rsidRPr="004852CE">
        <w:rPr>
          <w:rFonts w:eastAsia="Times New Roman" w:cs="Arial"/>
          <w:szCs w:val="24"/>
          <w:lang w:val="fr-FR" w:eastAsia="en-GB"/>
        </w:rPr>
        <w:t xml:space="preserve">), par KO de CPT1A KO ou par inhibition de FABP4/FABP5 en inhibant/délétant </w:t>
      </w:r>
      <w:proofErr w:type="spellStart"/>
      <w:r w:rsidRPr="004852CE">
        <w:rPr>
          <w:rFonts w:eastAsia="Times New Roman" w:cs="Arial"/>
          <w:szCs w:val="24"/>
          <w:lang w:val="fr-FR" w:eastAsia="en-GB"/>
        </w:rPr>
        <w:t>PPARg</w:t>
      </w:r>
      <w:proofErr w:type="spellEnd"/>
      <w:r w:rsidRPr="004852CE">
        <w:rPr>
          <w:rFonts w:eastAsia="Times New Roman" w:cs="Arial"/>
          <w:szCs w:val="24"/>
          <w:lang w:val="fr-FR" w:eastAsia="en-GB"/>
        </w:rPr>
        <w:t xml:space="preserve"> </w:t>
      </w:r>
      <w:r w:rsidR="0054511A">
        <w:fldChar w:fldCharType="begin"/>
      </w:r>
      <w:r w:rsidR="0054511A" w:rsidRPr="008257D4">
        <w:rPr>
          <w:lang w:val="fr-FR"/>
          <w:rPrChange w:id="1340" w:author="LALOY Emilien" w:date="2026-08-20T16:38:00Z">
            <w:rPr/>
          </w:rPrChange>
        </w:rPr>
        <w:instrText xml:space="preserve"> HYPERLINK "file:///C:\\Users\\xtoph\\Downloads\\Pan_Nature_2017" </w:instrText>
      </w:r>
      <w:r w:rsidR="0054511A">
        <w:fldChar w:fldCharType="separate"/>
      </w:r>
      <w:r w:rsidRPr="004852CE">
        <w:rPr>
          <w:rFonts w:eastAsia="Times New Roman" w:cs="Arial"/>
          <w:color w:val="0000FF"/>
          <w:szCs w:val="24"/>
          <w:u w:val="single"/>
          <w:lang w:val="fr-FR" w:eastAsia="en-GB"/>
        </w:rPr>
        <w:t>Pan_Nature_2017</w:t>
      </w:r>
      <w:r w:rsidR="0054511A">
        <w:rPr>
          <w:rFonts w:eastAsia="Times New Roman" w:cs="Arial"/>
          <w:color w:val="0000FF"/>
          <w:szCs w:val="24"/>
          <w:u w:val="single"/>
          <w:lang w:val="fr-FR" w:eastAsia="en-GB"/>
        </w:rPr>
        <w:fldChar w:fldCharType="end"/>
      </w:r>
    </w:p>
    <w:p w14:paraId="65AAF96A" w14:textId="52C46A4D"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La déplétion des lymphocytes T circulants n'impacte pas les TRM </w:t>
      </w:r>
      <w:r w:rsidR="0054511A">
        <w:fldChar w:fldCharType="begin"/>
      </w:r>
      <w:r w:rsidR="0054511A" w:rsidRPr="008257D4">
        <w:rPr>
          <w:lang w:val="fr-FR"/>
          <w:rPrChange w:id="1341" w:author="LALOY Emilien" w:date="2026-08-20T16:38:00Z">
            <w:rPr/>
          </w:rPrChange>
        </w:rPr>
        <w:instrText xml:space="preserve"> HYPERLINK "file:///C:\\Users\\xtoph\\Downloads\\Iijima_Science_2014a" </w:instrText>
      </w:r>
      <w:r w:rsidR="0054511A">
        <w:fldChar w:fldCharType="separate"/>
      </w:r>
      <w:r w:rsidRPr="004852CE">
        <w:rPr>
          <w:rFonts w:eastAsia="Times New Roman" w:cs="Arial"/>
          <w:color w:val="0000FF"/>
          <w:szCs w:val="24"/>
          <w:u w:val="single"/>
          <w:lang w:val="fr-FR" w:eastAsia="en-GB"/>
        </w:rPr>
        <w:t>Iijima_Science_2014a</w:t>
      </w:r>
      <w:r w:rsidR="0054511A">
        <w:rPr>
          <w:rFonts w:eastAsia="Times New Roman" w:cs="Arial"/>
          <w:color w:val="0000FF"/>
          <w:szCs w:val="24"/>
          <w:u w:val="single"/>
          <w:lang w:val="fr-FR" w:eastAsia="en-GB"/>
        </w:rPr>
        <w:fldChar w:fldCharType="end"/>
      </w:r>
    </w:p>
    <w:p w14:paraId="6B2F4D5E" w14:textId="4441B9CA"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Dans le foie et l'intestin, l'acide rétinoïque participe à la persistance des TRM en limitant leur recirculation via le S1P </w:t>
      </w:r>
      <w:r w:rsidR="0054511A">
        <w:fldChar w:fldCharType="begin"/>
      </w:r>
      <w:r w:rsidR="0054511A" w:rsidRPr="008257D4">
        <w:rPr>
          <w:lang w:val="fr-FR"/>
          <w:rPrChange w:id="1342" w:author="LALOY Emilien" w:date="2026-08-20T16:38:00Z">
            <w:rPr/>
          </w:rPrChange>
        </w:rPr>
        <w:instrText xml:space="preserve"> HYPERLINK "file:///C:\\Users\\xtoph\\Downloads\\Obers_Immunity_2024" </w:instrText>
      </w:r>
      <w:r w:rsidR="0054511A">
        <w:fldChar w:fldCharType="separate"/>
      </w:r>
      <w:r w:rsidRPr="004852CE">
        <w:rPr>
          <w:rFonts w:eastAsia="Times New Roman" w:cs="Arial"/>
          <w:color w:val="0000FF"/>
          <w:szCs w:val="24"/>
          <w:u w:val="single"/>
          <w:lang w:val="fr-FR" w:eastAsia="en-GB"/>
        </w:rPr>
        <w:t>Obers_Immunity_2024</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10B804A4" w14:textId="40A9FECB"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Le nombre de TRM dans la peau à un instant T est inversement corrélé avec celui des DETC. Il augmente en faveur des TRM après la résolution de l'inflammation, suggérant que ces deux types cellulaires sont en compétition pour leur survie </w:t>
      </w:r>
      <w:r w:rsidR="0054511A">
        <w:fldChar w:fldCharType="begin"/>
      </w:r>
      <w:r w:rsidR="0054511A" w:rsidRPr="008257D4">
        <w:rPr>
          <w:lang w:val="fr-FR"/>
          <w:rPrChange w:id="1343" w:author="LALOY Emilien" w:date="2026-08-20T16:38:00Z">
            <w:rPr/>
          </w:rPrChange>
        </w:rPr>
        <w:instrText xml:space="preserve"> HYPERLINK "file:///C:\\Users\\xtoph\\Downloads\\Zaid_ProcNatlAcadSciUSA_2014" </w:instrText>
      </w:r>
      <w:r w:rsidR="0054511A">
        <w:fldChar w:fldCharType="separate"/>
      </w:r>
      <w:r w:rsidRPr="004852CE">
        <w:rPr>
          <w:rFonts w:eastAsia="Times New Roman" w:cs="Arial"/>
          <w:color w:val="0000FF"/>
          <w:szCs w:val="24"/>
          <w:u w:val="single"/>
          <w:lang w:val="fr-FR" w:eastAsia="en-GB"/>
        </w:rPr>
        <w:t>Zaid_ProcNatlAcadSciUSA_2014</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et possiblement à cause du </w:t>
      </w:r>
      <w:proofErr w:type="spellStart"/>
      <w:r w:rsidRPr="004852CE">
        <w:rPr>
          <w:rFonts w:eastAsia="Times New Roman" w:cs="Arial"/>
          <w:szCs w:val="24"/>
          <w:lang w:val="fr-FR" w:eastAsia="en-GB"/>
        </w:rPr>
        <w:t>TGFb</w:t>
      </w:r>
      <w:proofErr w:type="spellEnd"/>
      <w:r w:rsidRPr="004852CE">
        <w:rPr>
          <w:rFonts w:eastAsia="Times New Roman" w:cs="Arial"/>
          <w:szCs w:val="24"/>
          <w:lang w:val="fr-FR" w:eastAsia="en-GB"/>
        </w:rPr>
        <w:t>.</w:t>
      </w:r>
    </w:p>
    <w:p w14:paraId="7E96B3DB" w14:textId="44CEA243"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lastRenderedPageBreak/>
        <w:t xml:space="preserve">Les TRM générés par infection primaires ont une persistance plus longue que les TRM générés par infections secondaires à partir d'autres cellules mémoires </w:t>
      </w:r>
      <w:r w:rsidR="0054511A">
        <w:fldChar w:fldCharType="begin"/>
      </w:r>
      <w:r w:rsidR="0054511A" w:rsidRPr="008257D4">
        <w:rPr>
          <w:lang w:val="fr-FR"/>
          <w:rPrChange w:id="1344" w:author="LALOY Emilien" w:date="2026-08-20T16:38:00Z">
            <w:rPr/>
          </w:rPrChange>
        </w:rPr>
        <w:instrText xml:space="preserve"> HYPERLINK "file:///C:\\Users\\xtoph\\Downloads\\Lucas_SciImmunol_2024" </w:instrText>
      </w:r>
      <w:r w:rsidR="0054511A">
        <w:fldChar w:fldCharType="separate"/>
      </w:r>
      <w:r w:rsidRPr="004852CE">
        <w:rPr>
          <w:rFonts w:eastAsia="Times New Roman" w:cs="Arial"/>
          <w:color w:val="0000FF"/>
          <w:szCs w:val="24"/>
          <w:u w:val="single"/>
          <w:lang w:val="fr-FR" w:eastAsia="en-GB"/>
        </w:rPr>
        <w:t>Lucas_SciImmunol_2024</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767EE62C" w14:textId="1178F995"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La </w:t>
      </w:r>
      <w:proofErr w:type="spellStart"/>
      <w:r w:rsidRPr="004852CE">
        <w:rPr>
          <w:rFonts w:eastAsia="Times New Roman" w:cs="Arial"/>
          <w:szCs w:val="24"/>
          <w:lang w:val="fr-FR" w:eastAsia="en-GB"/>
        </w:rPr>
        <w:t>persitance</w:t>
      </w:r>
      <w:proofErr w:type="spellEnd"/>
      <w:r w:rsidRPr="004852CE">
        <w:rPr>
          <w:rFonts w:eastAsia="Times New Roman" w:cs="Arial"/>
          <w:szCs w:val="24"/>
          <w:lang w:val="fr-FR" w:eastAsia="en-GB"/>
        </w:rPr>
        <w:t xml:space="preserve"> des TRM varie selon les </w:t>
      </w:r>
      <w:proofErr w:type="gramStart"/>
      <w:r w:rsidRPr="004852CE">
        <w:rPr>
          <w:rFonts w:eastAsia="Times New Roman" w:cs="Arial"/>
          <w:szCs w:val="24"/>
          <w:lang w:val="fr-FR" w:eastAsia="en-GB"/>
        </w:rPr>
        <w:t>tissus;</w:t>
      </w:r>
      <w:proofErr w:type="gramEnd"/>
      <w:r w:rsidRPr="004852CE">
        <w:rPr>
          <w:rFonts w:eastAsia="Times New Roman" w:cs="Arial"/>
          <w:szCs w:val="24"/>
          <w:lang w:val="fr-FR" w:eastAsia="en-GB"/>
        </w:rPr>
        <w:t xml:space="preserve"> le nombre de TRM reste stable dans les glandes salivaires, mais diminue dans l'intestin et l'utérus </w:t>
      </w:r>
      <w:r w:rsidR="0054511A">
        <w:fldChar w:fldCharType="begin"/>
      </w:r>
      <w:r w:rsidR="0054511A" w:rsidRPr="008257D4">
        <w:rPr>
          <w:lang w:val="fr-FR"/>
          <w:rPrChange w:id="1345" w:author="LALOY Emilien" w:date="2026-08-20T16:37:00Z">
            <w:rPr/>
          </w:rPrChange>
        </w:rPr>
        <w:instrText xml:space="preserve"> HYPERLINK "file:///C:\\Users\\xtoph\\Downloads\\Wijeyesinghe_Nature_2021" </w:instrText>
      </w:r>
      <w:r w:rsidR="0054511A">
        <w:fldChar w:fldCharType="separate"/>
      </w:r>
      <w:r w:rsidRPr="004852CE">
        <w:rPr>
          <w:rFonts w:eastAsia="Times New Roman" w:cs="Arial"/>
          <w:color w:val="0000FF"/>
          <w:szCs w:val="24"/>
          <w:u w:val="single"/>
          <w:lang w:val="fr-FR" w:eastAsia="en-GB"/>
        </w:rPr>
        <w:t>Wijeyesinghe_Nature_2021</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Les TRM persistent en absence d'antigènes, et ne dépendent pas d'un renouvellement pas les TCM pendant la vie entière d'une souris </w:t>
      </w:r>
      <w:r w:rsidR="0054511A">
        <w:fldChar w:fldCharType="begin"/>
      </w:r>
      <w:r w:rsidR="0054511A" w:rsidRPr="008257D4">
        <w:rPr>
          <w:lang w:val="fr-FR"/>
          <w:rPrChange w:id="1346" w:author="LALOY Emilien" w:date="2026-08-20T16:38:00Z">
            <w:rPr/>
          </w:rPrChange>
        </w:rPr>
        <w:instrText xml:space="preserve"> HYPERLINK "file:///C:\\Users\\xtoph\\Downloads\\Wijeyesinghe_Nature_2021" </w:instrText>
      </w:r>
      <w:r w:rsidR="0054511A">
        <w:fldChar w:fldCharType="separate"/>
      </w:r>
      <w:r w:rsidRPr="004852CE">
        <w:rPr>
          <w:rFonts w:eastAsia="Times New Roman" w:cs="Arial"/>
          <w:color w:val="0000FF"/>
          <w:szCs w:val="24"/>
          <w:u w:val="single"/>
          <w:lang w:val="fr-FR" w:eastAsia="en-GB"/>
        </w:rPr>
        <w:t>Wijeyesinghe_Nature_2021</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en effet, après dissociation de la parabiose, les TRM dans les tissus reste majoritairement de l'origine de l'hôte et ne s'équilibre pas avec ceux du </w:t>
      </w:r>
      <w:proofErr w:type="spellStart"/>
      <w:r w:rsidRPr="004852CE">
        <w:rPr>
          <w:rFonts w:eastAsia="Times New Roman" w:cs="Arial"/>
          <w:szCs w:val="24"/>
          <w:lang w:val="fr-FR" w:eastAsia="en-GB"/>
        </w:rPr>
        <w:t>parabiont</w:t>
      </w:r>
      <w:proofErr w:type="spellEnd"/>
      <w:r w:rsidRPr="004852CE">
        <w:rPr>
          <w:rFonts w:eastAsia="Times New Roman" w:cs="Arial"/>
          <w:szCs w:val="24"/>
          <w:lang w:val="fr-FR" w:eastAsia="en-GB"/>
        </w:rPr>
        <w:t xml:space="preserve">, sauf dans les poumons </w:t>
      </w:r>
      <w:r w:rsidR="0054511A">
        <w:fldChar w:fldCharType="begin"/>
      </w:r>
      <w:r w:rsidR="0054511A" w:rsidRPr="008257D4">
        <w:rPr>
          <w:lang w:val="fr-FR"/>
          <w:rPrChange w:id="1347" w:author="LALOY Emilien" w:date="2026-08-20T16:38:00Z">
            <w:rPr/>
          </w:rPrChange>
        </w:rPr>
        <w:instrText xml:space="preserve"> HYPERLINK "file:///C:\\Users\\xtoph\\Downloads\\Wijeyesinghe_Nature_2021" </w:instrText>
      </w:r>
      <w:r w:rsidR="0054511A">
        <w:fldChar w:fldCharType="separate"/>
      </w:r>
      <w:r w:rsidRPr="004852CE">
        <w:rPr>
          <w:rFonts w:eastAsia="Times New Roman" w:cs="Arial"/>
          <w:color w:val="0000FF"/>
          <w:szCs w:val="24"/>
          <w:u w:val="single"/>
          <w:lang w:val="fr-FR" w:eastAsia="en-GB"/>
        </w:rPr>
        <w:t>Wijeyesinghe_Nature_2021</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figure ci-dessous.</w:t>
      </w:r>
    </w:p>
    <w:p w14:paraId="7D510B82" w14:textId="70CAF431"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Contrairement à ce que certaines études ont </w:t>
      </w:r>
      <w:r w:rsidR="00F3358B" w:rsidRPr="004852CE">
        <w:rPr>
          <w:rFonts w:eastAsia="Times New Roman" w:cs="Arial"/>
          <w:szCs w:val="24"/>
          <w:lang w:val="fr-FR" w:eastAsia="en-GB"/>
        </w:rPr>
        <w:t>conclu</w:t>
      </w:r>
      <w:r w:rsidRPr="004852CE">
        <w:rPr>
          <w:rFonts w:eastAsia="Times New Roman" w:cs="Arial"/>
          <w:szCs w:val="24"/>
          <w:lang w:val="fr-FR" w:eastAsia="en-GB"/>
        </w:rPr>
        <w:t xml:space="preserve">, il semble qu'il n'y ait pas "d'espace" limitant la quantité de TRM dans les tissus, ou en tout cas que celui-ci est </w:t>
      </w:r>
      <w:proofErr w:type="spellStart"/>
      <w:r w:rsidRPr="004852CE">
        <w:rPr>
          <w:rFonts w:eastAsia="Times New Roman" w:cs="Arial"/>
          <w:szCs w:val="24"/>
          <w:lang w:val="fr-FR" w:eastAsia="en-GB"/>
        </w:rPr>
        <w:t>maléable</w:t>
      </w:r>
      <w:proofErr w:type="spellEnd"/>
      <w:r w:rsidRPr="004852CE">
        <w:rPr>
          <w:rFonts w:eastAsia="Times New Roman" w:cs="Arial"/>
          <w:szCs w:val="24"/>
          <w:lang w:val="fr-FR" w:eastAsia="en-GB"/>
        </w:rPr>
        <w:t>. En effet, en générant des TRM P14 spécifiques de LCMV, puis en utilisant une stratégie de vaccination HPB (</w:t>
      </w:r>
      <w:proofErr w:type="spellStart"/>
      <w:r w:rsidRPr="004852CE">
        <w:rPr>
          <w:rFonts w:eastAsia="Times New Roman" w:cs="Arial"/>
          <w:szCs w:val="24"/>
          <w:lang w:val="fr-FR" w:eastAsia="en-GB"/>
        </w:rPr>
        <w:t>heterologous</w:t>
      </w:r>
      <w:proofErr w:type="spellEnd"/>
      <w:r w:rsidRPr="004852CE">
        <w:rPr>
          <w:rFonts w:eastAsia="Times New Roman" w:cs="Arial"/>
          <w:szCs w:val="24"/>
          <w:lang w:val="fr-FR" w:eastAsia="en-GB"/>
        </w:rPr>
        <w:t xml:space="preserve"> prime-boost) connue pour générer un nombre très important (supérieur au "maximum") de lymphocytes mémoires spécifiques de NP, il a été </w:t>
      </w:r>
      <w:r w:rsidR="00F3358B" w:rsidRPr="004852CE">
        <w:rPr>
          <w:rFonts w:eastAsia="Times New Roman" w:cs="Arial"/>
          <w:szCs w:val="24"/>
          <w:lang w:val="fr-FR" w:eastAsia="en-GB"/>
        </w:rPr>
        <w:t>décrit</w:t>
      </w:r>
      <w:r w:rsidRPr="004852CE">
        <w:rPr>
          <w:rFonts w:eastAsia="Times New Roman" w:cs="Arial"/>
          <w:szCs w:val="24"/>
          <w:lang w:val="fr-FR" w:eastAsia="en-GB"/>
        </w:rPr>
        <w:t xml:space="preserve"> que le nombre de TRM P14 et leur fonctionnalité n'est pas affecté par les TRM spécifiques de NP </w:t>
      </w:r>
      <w:r w:rsidR="0054511A">
        <w:fldChar w:fldCharType="begin"/>
      </w:r>
      <w:r w:rsidR="0054511A" w:rsidRPr="008257D4">
        <w:rPr>
          <w:lang w:val="fr-FR"/>
          <w:rPrChange w:id="1348" w:author="LALOY Emilien" w:date="2026-08-20T16:38:00Z">
            <w:rPr/>
          </w:rPrChange>
        </w:rPr>
        <w:instrText xml:space="preserve"> HYPERLINK "file:///C:\\Users\\xtoph\\Downloads\\Wijeyesinghe_Nature_2021" </w:instrText>
      </w:r>
      <w:r w:rsidR="0054511A">
        <w:fldChar w:fldCharType="separate"/>
      </w:r>
      <w:r w:rsidRPr="004852CE">
        <w:rPr>
          <w:rFonts w:eastAsia="Times New Roman" w:cs="Arial"/>
          <w:color w:val="0000FF"/>
          <w:szCs w:val="24"/>
          <w:u w:val="single"/>
          <w:lang w:val="fr-FR" w:eastAsia="en-GB"/>
        </w:rPr>
        <w:t>Wijeyesinghe_Nature_2021</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Des observations similaires ont été décrites avec un modèle de TRM P14 dans des souris SPF élevée en présence de souris "pet-shop", dans lequel le nombre de </w:t>
      </w:r>
      <w:proofErr w:type="spellStart"/>
      <w:r w:rsidRPr="004852CE">
        <w:rPr>
          <w:rFonts w:eastAsia="Times New Roman" w:cs="Arial"/>
          <w:szCs w:val="24"/>
          <w:lang w:val="fr-FR" w:eastAsia="en-GB"/>
        </w:rPr>
        <w:t>tout</w:t>
      </w:r>
      <w:proofErr w:type="spellEnd"/>
      <w:r w:rsidRPr="004852CE">
        <w:rPr>
          <w:rFonts w:eastAsia="Times New Roman" w:cs="Arial"/>
          <w:szCs w:val="24"/>
          <w:lang w:val="fr-FR" w:eastAsia="en-GB"/>
        </w:rPr>
        <w:t xml:space="preserve"> les </w:t>
      </w:r>
      <w:proofErr w:type="spellStart"/>
      <w:r w:rsidRPr="004852CE">
        <w:rPr>
          <w:rFonts w:eastAsia="Times New Roman" w:cs="Arial"/>
          <w:szCs w:val="24"/>
          <w:lang w:val="fr-FR" w:eastAsia="en-GB"/>
        </w:rPr>
        <w:t>leukocytes</w:t>
      </w:r>
      <w:proofErr w:type="spellEnd"/>
      <w:r w:rsidRPr="004852CE">
        <w:rPr>
          <w:rFonts w:eastAsia="Times New Roman" w:cs="Arial"/>
          <w:szCs w:val="24"/>
          <w:lang w:val="fr-FR" w:eastAsia="en-GB"/>
        </w:rPr>
        <w:t xml:space="preserve"> augmente </w:t>
      </w:r>
      <w:r w:rsidR="0054511A">
        <w:fldChar w:fldCharType="begin"/>
      </w:r>
      <w:r w:rsidR="0054511A" w:rsidRPr="008257D4">
        <w:rPr>
          <w:lang w:val="fr-FR"/>
          <w:rPrChange w:id="1349" w:author="LALOY Emilien" w:date="2026-08-20T16:38:00Z">
            <w:rPr/>
          </w:rPrChange>
        </w:rPr>
        <w:instrText xml:space="preserve"> HYPERLINK "file:///C:\\Users\\xtoph\\Downloads\\Wijeyesinghe_Nature_2021" </w:instrText>
      </w:r>
      <w:r w:rsidR="0054511A">
        <w:fldChar w:fldCharType="separate"/>
      </w:r>
      <w:r w:rsidRPr="004852CE">
        <w:rPr>
          <w:rFonts w:eastAsia="Times New Roman" w:cs="Arial"/>
          <w:color w:val="0000FF"/>
          <w:szCs w:val="24"/>
          <w:u w:val="single"/>
          <w:lang w:val="fr-FR" w:eastAsia="en-GB"/>
        </w:rPr>
        <w:t>Wijeyesinghe_Nature_2021</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29337F3A" w14:textId="25E96A29"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Pr>
          <w:rFonts w:eastAsia="Times New Roman" w:cs="Arial"/>
          <w:noProof/>
          <w:szCs w:val="24"/>
          <w:lang w:eastAsia="en-GB"/>
        </w:rPr>
        <w:drawing>
          <wp:anchor distT="0" distB="0" distL="114300" distR="114300" simplePos="0" relativeHeight="251662336" behindDoc="0" locked="0" layoutInCell="1" allowOverlap="1" wp14:anchorId="35F2A46E" wp14:editId="389ADDE3">
            <wp:simplePos x="0" y="0"/>
            <wp:positionH relativeFrom="column">
              <wp:posOffset>3697605</wp:posOffset>
            </wp:positionH>
            <wp:positionV relativeFrom="paragraph">
              <wp:posOffset>1082040</wp:posOffset>
            </wp:positionV>
            <wp:extent cx="2319655" cy="2197100"/>
            <wp:effectExtent l="0" t="0" r="4445" b="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319655" cy="2197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852CE">
        <w:rPr>
          <w:rFonts w:eastAsia="Times New Roman" w:cs="Arial"/>
          <w:szCs w:val="24"/>
          <w:lang w:val="fr-FR" w:eastAsia="en-GB"/>
        </w:rPr>
        <w:t xml:space="preserve">Les TRM ne dépendent pas de la présence de l'antigène dans le tissu pour leur </w:t>
      </w:r>
      <w:proofErr w:type="spellStart"/>
      <w:r w:rsidRPr="004852CE">
        <w:rPr>
          <w:rFonts w:eastAsia="Times New Roman" w:cs="Arial"/>
          <w:szCs w:val="24"/>
          <w:lang w:val="fr-FR" w:eastAsia="en-GB"/>
        </w:rPr>
        <w:t>persistence</w:t>
      </w:r>
      <w:proofErr w:type="spellEnd"/>
      <w:r w:rsidRPr="004852CE">
        <w:rPr>
          <w:rFonts w:eastAsia="Times New Roman" w:cs="Arial"/>
          <w:szCs w:val="24"/>
          <w:lang w:val="fr-FR" w:eastAsia="en-GB"/>
        </w:rPr>
        <w:t xml:space="preserve">, car ils peuvent être générés en absence d'antigènes par l'injection de DNFB ou de N9 dans la peau et dans le FRT, où ils persistent pendant des périodes prolongées </w:t>
      </w:r>
      <w:r w:rsidR="0054511A">
        <w:fldChar w:fldCharType="begin"/>
      </w:r>
      <w:r w:rsidR="0054511A" w:rsidRPr="008257D4">
        <w:rPr>
          <w:lang w:val="fr-FR"/>
          <w:rPrChange w:id="1350" w:author="LALOY Emilien" w:date="2026-08-20T16:38:00Z">
            <w:rPr/>
          </w:rPrChange>
        </w:rPr>
        <w:instrText xml:space="preserve"> HYPERLINK "file:///C:\\Users\\xtoph\\Downloads\\Mackay_ProcNatlAcadSciUSA_2012" </w:instrText>
      </w:r>
      <w:r w:rsidR="0054511A">
        <w:fldChar w:fldCharType="separate"/>
      </w:r>
      <w:r w:rsidRPr="004852CE">
        <w:rPr>
          <w:rFonts w:eastAsia="Times New Roman" w:cs="Arial"/>
          <w:color w:val="0000FF"/>
          <w:szCs w:val="24"/>
          <w:u w:val="single"/>
          <w:lang w:val="fr-FR" w:eastAsia="en-GB"/>
        </w:rPr>
        <w:t>Mackay_ProcNatlAcadSciUSA_2012</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37A4976F" w14:textId="77777777" w:rsidR="004F59EA" w:rsidRDefault="004F59EA" w:rsidP="004F59EA">
      <w:pPr>
        <w:keepNext/>
        <w:spacing w:before="100" w:beforeAutospacing="1" w:after="100" w:afterAutospacing="1"/>
        <w:jc w:val="both"/>
      </w:pPr>
      <w:r>
        <w:rPr>
          <w:rFonts w:eastAsia="Times New Roman" w:cs="Arial"/>
          <w:noProof/>
          <w:szCs w:val="24"/>
          <w:lang w:eastAsia="en-GB"/>
        </w:rPr>
        <w:lastRenderedPageBreak/>
        <w:drawing>
          <wp:inline distT="0" distB="0" distL="0" distR="0" wp14:anchorId="283F23B6" wp14:editId="1949B338">
            <wp:extent cx="3542697" cy="1873015"/>
            <wp:effectExtent l="0" t="0" r="635"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553579" cy="1878768"/>
                    </a:xfrm>
                    <a:prstGeom prst="rect">
                      <a:avLst/>
                    </a:prstGeom>
                    <a:noFill/>
                    <a:ln>
                      <a:noFill/>
                    </a:ln>
                  </pic:spPr>
                </pic:pic>
              </a:graphicData>
            </a:graphic>
          </wp:inline>
        </w:drawing>
      </w:r>
    </w:p>
    <w:p w14:paraId="40523C1D" w14:textId="6758A563" w:rsidR="004F59EA" w:rsidRPr="004852CE" w:rsidRDefault="004F59EA" w:rsidP="004F59EA">
      <w:pPr>
        <w:pStyle w:val="Lgende"/>
        <w:jc w:val="both"/>
        <w:rPr>
          <w:lang w:val="fr-FR"/>
        </w:rPr>
      </w:pPr>
      <w:r w:rsidRPr="004852CE">
        <w:rPr>
          <w:lang w:val="fr-FR"/>
        </w:rPr>
        <w:t xml:space="preserve">Figure </w:t>
      </w:r>
      <w:r>
        <w:fldChar w:fldCharType="begin"/>
      </w:r>
      <w:r w:rsidRPr="004852CE">
        <w:rPr>
          <w:lang w:val="fr-FR"/>
        </w:rPr>
        <w:instrText xml:space="preserve"> SEQ Figure \* ARABIC </w:instrText>
      </w:r>
      <w:r>
        <w:fldChar w:fldCharType="separate"/>
      </w:r>
      <w:ins w:id="1351" w:author="LALOY Emilien" w:date="2026-08-20T16:47:00Z">
        <w:r w:rsidR="00421E6C">
          <w:rPr>
            <w:noProof/>
            <w:lang w:val="fr-FR"/>
          </w:rPr>
          <w:t>9</w:t>
        </w:r>
      </w:ins>
      <w:del w:id="1352" w:author="LALOY Emilien" w:date="2026-08-20T16:41:00Z">
        <w:r w:rsidRPr="004852CE" w:rsidDel="00421E6C">
          <w:rPr>
            <w:noProof/>
            <w:lang w:val="fr-FR"/>
          </w:rPr>
          <w:delText>2</w:delText>
        </w:r>
      </w:del>
      <w:r>
        <w:fldChar w:fldCharType="end"/>
      </w:r>
      <w:r w:rsidRPr="004852CE">
        <w:rPr>
          <w:lang w:val="fr-FR"/>
        </w:rPr>
        <w:t xml:space="preserve"> : (adapté de </w:t>
      </w:r>
      <w:proofErr w:type="spellStart"/>
      <w:r w:rsidRPr="004852CE">
        <w:rPr>
          <w:lang w:val="fr-FR"/>
        </w:rPr>
        <w:t>Lam</w:t>
      </w:r>
      <w:proofErr w:type="spellEnd"/>
      <w:r w:rsidRPr="004852CE">
        <w:rPr>
          <w:lang w:val="fr-FR"/>
        </w:rPr>
        <w:t xml:space="preserve"> et al.</w:t>
      </w:r>
      <w:r>
        <w:rPr>
          <w:lang w:val="fr-FR"/>
        </w:rPr>
        <w:t xml:space="preserve"> 2025</w:t>
      </w:r>
      <w:r w:rsidRPr="004852CE">
        <w:rPr>
          <w:lang w:val="fr-FR"/>
        </w:rPr>
        <w:t xml:space="preserve"> (gauche) et de </w:t>
      </w:r>
      <w:proofErr w:type="spellStart"/>
      <w:r w:rsidRPr="004852CE">
        <w:rPr>
          <w:lang w:val="fr-FR"/>
        </w:rPr>
        <w:t>Wijeyeshinge</w:t>
      </w:r>
      <w:proofErr w:type="spellEnd"/>
      <w:r w:rsidRPr="004852CE">
        <w:rPr>
          <w:lang w:val="fr-FR"/>
        </w:rPr>
        <w:t xml:space="preserve"> et al. 2</w:t>
      </w:r>
      <w:r>
        <w:rPr>
          <w:lang w:val="fr-FR"/>
        </w:rPr>
        <w:t xml:space="preserve">021 </w:t>
      </w:r>
      <w:r w:rsidRPr="004852CE">
        <w:rPr>
          <w:lang w:val="fr-FR"/>
        </w:rPr>
        <w:t>(droite))</w:t>
      </w:r>
    </w:p>
    <w:p w14:paraId="2DD9069E" w14:textId="77777777" w:rsidR="004F59EA" w:rsidRPr="004852CE" w:rsidRDefault="004F59EA" w:rsidP="004F59EA">
      <w:pPr>
        <w:pStyle w:val="Titre3"/>
        <w:rPr>
          <w:rFonts w:eastAsia="Times New Roman"/>
          <w:lang w:val="fr-FR" w:eastAsia="en-GB"/>
        </w:rPr>
      </w:pPr>
      <w:bookmarkStart w:id="1353" w:name="_Toc236412606"/>
      <w:bookmarkStart w:id="1354" w:name="_Toc238137505"/>
      <w:r w:rsidRPr="004852CE">
        <w:rPr>
          <w:rFonts w:eastAsia="Times New Roman"/>
          <w:lang w:val="fr-FR" w:eastAsia="en-GB"/>
        </w:rPr>
        <w:t>2.3.6 Prolifération homéostatique</w:t>
      </w:r>
      <w:bookmarkEnd w:id="1353"/>
      <w:bookmarkEnd w:id="1354"/>
    </w:p>
    <w:p w14:paraId="79DFAC51" w14:textId="5B906FC7" w:rsidR="004F59EA" w:rsidRPr="004852CE" w:rsidRDefault="004F59EA" w:rsidP="004F59EA">
      <w:pPr>
        <w:spacing w:before="100" w:beforeAutospacing="1" w:after="100" w:afterAutospacing="1"/>
        <w:ind w:firstLine="720"/>
        <w:jc w:val="both"/>
        <w:rPr>
          <w:rFonts w:eastAsia="Times New Roman" w:cs="Arial"/>
          <w:b/>
          <w:bCs/>
          <w:szCs w:val="24"/>
          <w:lang w:val="fr-FR" w:eastAsia="en-GB"/>
        </w:rPr>
      </w:pPr>
      <w:r w:rsidRPr="004852CE">
        <w:rPr>
          <w:rFonts w:eastAsia="Times New Roman" w:cs="Arial"/>
          <w:szCs w:val="24"/>
          <w:lang w:val="fr-FR" w:eastAsia="en-GB"/>
        </w:rPr>
        <w:t xml:space="preserve">En mesurant le niveau de prolifération homéostatique des TRM, il a été observé que les TRM montrent de la prolifération homéostatique selon les tissus </w:t>
      </w:r>
      <w:r w:rsidR="0054511A">
        <w:fldChar w:fldCharType="begin"/>
      </w:r>
      <w:r w:rsidR="0054511A" w:rsidRPr="008257D4">
        <w:rPr>
          <w:lang w:val="fr-FR"/>
          <w:rPrChange w:id="1355" w:author="LALOY Emilien" w:date="2026-08-20T16:38:00Z">
            <w:rPr/>
          </w:rPrChange>
        </w:rPr>
        <w:instrText xml:space="preserve"> HYPERLINK "file:///C:\\Users\\xtoph\\Downloads\\Christo_NatImmunol_2021" </w:instrText>
      </w:r>
      <w:r w:rsidR="0054511A">
        <w:fldChar w:fldCharType="separate"/>
      </w:r>
      <w:r w:rsidRPr="004852CE">
        <w:rPr>
          <w:rFonts w:eastAsia="Times New Roman" w:cs="Arial"/>
          <w:color w:val="0000FF"/>
          <w:szCs w:val="24"/>
          <w:u w:val="single"/>
          <w:lang w:val="fr-FR" w:eastAsia="en-GB"/>
        </w:rPr>
        <w:t>Christo_NatImmunol_2021</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Cependant, les TRM prolifèrent peu dans les tissus, même en présence d'antigènes </w:t>
      </w:r>
      <w:r w:rsidR="0054511A">
        <w:fldChar w:fldCharType="begin"/>
      </w:r>
      <w:r w:rsidR="0054511A" w:rsidRPr="008257D4">
        <w:rPr>
          <w:lang w:val="fr-FR"/>
          <w:rPrChange w:id="1356" w:author="LALOY Emilien" w:date="2026-08-20T16:38:00Z">
            <w:rPr/>
          </w:rPrChange>
        </w:rPr>
        <w:instrText xml:space="preserve"> HYPERLINK "file:///C:\\Users\\xtoph\\Downloads\\Khan_JExpMed_2016" </w:instrText>
      </w:r>
      <w:r w:rsidR="0054511A">
        <w:fldChar w:fldCharType="separate"/>
      </w:r>
      <w:r w:rsidRPr="004852CE">
        <w:rPr>
          <w:rFonts w:eastAsia="Times New Roman" w:cs="Arial"/>
          <w:color w:val="0000FF"/>
          <w:szCs w:val="24"/>
          <w:u w:val="single"/>
          <w:lang w:val="fr-FR" w:eastAsia="en-GB"/>
        </w:rPr>
        <w:t>Khan_JExpMed_2016</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w:t>
      </w:r>
      <w:r w:rsidR="0054511A">
        <w:fldChar w:fldCharType="begin"/>
      </w:r>
      <w:r w:rsidR="0054511A" w:rsidRPr="008257D4">
        <w:rPr>
          <w:lang w:val="fr-FR"/>
          <w:rPrChange w:id="1357" w:author="LALOY Emilien" w:date="2026-08-20T16:38:00Z">
            <w:rPr/>
          </w:rPrChange>
        </w:rPr>
        <w:instrText xml:space="preserve"> HYPERLINK "file:///C:\\Users\\xtoph\\Downloads\\Mathew_JExpMed_2026" </w:instrText>
      </w:r>
      <w:r w:rsidR="0054511A">
        <w:fldChar w:fldCharType="separate"/>
      </w:r>
      <w:r w:rsidRPr="004852CE">
        <w:rPr>
          <w:rFonts w:eastAsia="Times New Roman" w:cs="Arial"/>
          <w:color w:val="0000FF"/>
          <w:szCs w:val="24"/>
          <w:u w:val="single"/>
          <w:lang w:val="fr-FR" w:eastAsia="en-GB"/>
        </w:rPr>
        <w:t>Mathew_JExpMed_2026</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et moins que les TCIRC </w:t>
      </w:r>
      <w:r w:rsidR="0054511A">
        <w:fldChar w:fldCharType="begin"/>
      </w:r>
      <w:r w:rsidR="0054511A" w:rsidRPr="008257D4">
        <w:rPr>
          <w:lang w:val="fr-FR"/>
          <w:rPrChange w:id="1358" w:author="LALOY Emilien" w:date="2026-08-20T16:38:00Z">
            <w:rPr/>
          </w:rPrChange>
        </w:rPr>
        <w:instrText xml:space="preserve"> HYPERLINK "file:///C:\\Users\\xtoph\\Downloads\\Kumar_CellRep_2017" </w:instrText>
      </w:r>
      <w:r w:rsidR="0054511A">
        <w:fldChar w:fldCharType="separate"/>
      </w:r>
      <w:r w:rsidRPr="004852CE">
        <w:rPr>
          <w:rFonts w:eastAsia="Times New Roman" w:cs="Arial"/>
          <w:color w:val="0000FF"/>
          <w:szCs w:val="24"/>
          <w:u w:val="single"/>
          <w:lang w:val="fr-FR" w:eastAsia="en-GB"/>
        </w:rPr>
        <w:t>Kumar_CellRep_2017</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Pour certaines populations, la prolifération homéostatique est dépendante de l'IL-15 </w:t>
      </w:r>
      <w:r w:rsidR="0054511A">
        <w:fldChar w:fldCharType="begin"/>
      </w:r>
      <w:r w:rsidR="0054511A" w:rsidRPr="008257D4">
        <w:rPr>
          <w:lang w:val="fr-FR"/>
          <w:rPrChange w:id="1359" w:author="LALOY Emilien" w:date="2026-08-20T16:38:00Z">
            <w:rPr/>
          </w:rPrChange>
        </w:rPr>
        <w:instrText xml:space="preserve"> HYPERLINK "file:///C:\\Users\\xtoph\\Downloads\\Schenkel_JImmunol_2016" </w:instrText>
      </w:r>
      <w:r w:rsidR="0054511A">
        <w:fldChar w:fldCharType="separate"/>
      </w:r>
      <w:r w:rsidRPr="004852CE">
        <w:rPr>
          <w:rFonts w:eastAsia="Times New Roman" w:cs="Arial"/>
          <w:color w:val="0000FF"/>
          <w:szCs w:val="24"/>
          <w:u w:val="single"/>
          <w:lang w:val="fr-FR" w:eastAsia="en-GB"/>
        </w:rPr>
        <w:t>Schenkel_JImmunol_2016</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r w:rsidRPr="004852CE">
        <w:rPr>
          <w:rFonts w:eastAsia="Times New Roman" w:cs="Arial"/>
          <w:szCs w:val="24"/>
          <w:lang w:val="fr-FR" w:eastAsia="en-GB"/>
        </w:rPr>
        <w:br/>
        <w:t xml:space="preserve">En mesurant la durée de vie des lymphocytes T mémoires par datation au carbone 14 et avec l'expression du marqueur de prolifération KI67, il a été </w:t>
      </w:r>
      <w:proofErr w:type="spellStart"/>
      <w:r w:rsidRPr="004852CE">
        <w:rPr>
          <w:rFonts w:eastAsia="Times New Roman" w:cs="Arial"/>
          <w:szCs w:val="24"/>
          <w:lang w:val="fr-FR" w:eastAsia="en-GB"/>
        </w:rPr>
        <w:t>décris</w:t>
      </w:r>
      <w:proofErr w:type="spellEnd"/>
      <w:r w:rsidRPr="004852CE">
        <w:rPr>
          <w:rFonts w:eastAsia="Times New Roman" w:cs="Arial"/>
          <w:szCs w:val="24"/>
          <w:lang w:val="fr-FR" w:eastAsia="en-GB"/>
        </w:rPr>
        <w:t xml:space="preserve"> que les lymphocytes T mémoires (y compris les TRM) ont une durée de vie d'environ 1-2 ans sauf dans la rate, où ils peuvent vivre jusqu'à 3-10 ans </w:t>
      </w:r>
      <w:r w:rsidR="0054511A">
        <w:fldChar w:fldCharType="begin"/>
      </w:r>
      <w:r w:rsidR="0054511A" w:rsidRPr="008257D4">
        <w:rPr>
          <w:lang w:val="fr-FR"/>
          <w:rPrChange w:id="1360" w:author="LALOY Emilien" w:date="2026-08-20T16:38:00Z">
            <w:rPr/>
          </w:rPrChange>
        </w:rPr>
        <w:instrText xml:space="preserve"> HYPERLINK "file:///C:\\Users\\xtoph\\Downloads\\Lam_Immunity_2025" </w:instrText>
      </w:r>
      <w:r w:rsidR="0054511A">
        <w:fldChar w:fldCharType="separate"/>
      </w:r>
      <w:r w:rsidRPr="004852CE">
        <w:rPr>
          <w:rFonts w:eastAsia="Times New Roman" w:cs="Arial"/>
          <w:color w:val="0000FF"/>
          <w:szCs w:val="24"/>
          <w:u w:val="single"/>
          <w:lang w:val="fr-FR" w:eastAsia="en-GB"/>
        </w:rPr>
        <w:t>Lam_Immunity_2025</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Bien qu'ils prolifèrent autant que les TEM et TEMRA, les TRM ne montrent pas de sénescence liée à la prolifération et n'expriment pas CD57, KLRG1 ou 2B4 </w:t>
      </w:r>
      <w:r w:rsidR="0054511A">
        <w:fldChar w:fldCharType="begin"/>
      </w:r>
      <w:r w:rsidR="0054511A" w:rsidRPr="008257D4">
        <w:rPr>
          <w:lang w:val="fr-FR"/>
          <w:rPrChange w:id="1361" w:author="LALOY Emilien" w:date="2026-08-20T16:38:00Z">
            <w:rPr/>
          </w:rPrChange>
        </w:rPr>
        <w:instrText xml:space="preserve"> HYPERLINK "file:///C:\\Users\\xtoph\\Downloads\\Lam_Immunity_2025" </w:instrText>
      </w:r>
      <w:r w:rsidR="0054511A">
        <w:fldChar w:fldCharType="separate"/>
      </w:r>
      <w:r w:rsidRPr="004852CE">
        <w:rPr>
          <w:rFonts w:eastAsia="Times New Roman" w:cs="Arial"/>
          <w:color w:val="0000FF"/>
          <w:szCs w:val="24"/>
          <w:u w:val="single"/>
          <w:lang w:val="fr-FR" w:eastAsia="en-GB"/>
        </w:rPr>
        <w:t>Lam_Immunity_2025</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Cependant, ils montrent le même niveau d'</w:t>
      </w:r>
      <w:proofErr w:type="spellStart"/>
      <w:r w:rsidRPr="004852CE">
        <w:rPr>
          <w:rFonts w:eastAsia="Times New Roman" w:cs="Arial"/>
          <w:szCs w:val="24"/>
          <w:lang w:val="fr-FR" w:eastAsia="en-GB"/>
        </w:rPr>
        <w:t>hypométhalytion</w:t>
      </w:r>
      <w:proofErr w:type="spellEnd"/>
      <w:r w:rsidRPr="004852CE">
        <w:rPr>
          <w:rFonts w:eastAsia="Times New Roman" w:cs="Arial"/>
          <w:szCs w:val="24"/>
          <w:lang w:val="fr-FR" w:eastAsia="en-GB"/>
        </w:rPr>
        <w:t xml:space="preserve"> de l'ADN liée à l'âge </w:t>
      </w:r>
      <w:r w:rsidR="0054511A">
        <w:fldChar w:fldCharType="begin"/>
      </w:r>
      <w:r w:rsidR="0054511A" w:rsidRPr="008257D4">
        <w:rPr>
          <w:lang w:val="fr-FR"/>
          <w:rPrChange w:id="1362" w:author="LALOY Emilien" w:date="2026-08-20T16:38:00Z">
            <w:rPr/>
          </w:rPrChange>
        </w:rPr>
        <w:instrText xml:space="preserve"> HYPERLINK "file:///C:\\Users\\xtoph\\Downloads\\Lam_Immunity_2025" </w:instrText>
      </w:r>
      <w:r w:rsidR="0054511A">
        <w:fldChar w:fldCharType="separate"/>
      </w:r>
      <w:r w:rsidRPr="004852CE">
        <w:rPr>
          <w:rFonts w:eastAsia="Times New Roman" w:cs="Arial"/>
          <w:color w:val="0000FF"/>
          <w:szCs w:val="24"/>
          <w:u w:val="single"/>
          <w:lang w:val="fr-FR" w:eastAsia="en-GB"/>
        </w:rPr>
        <w:t>Lam_Immunity_2025</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Ces différents pourrait être liée à la localisation des TRM dans les tissu</w:t>
      </w:r>
      <w:r>
        <w:rPr>
          <w:rFonts w:eastAsia="Times New Roman" w:cs="Arial"/>
          <w:szCs w:val="24"/>
          <w:lang w:val="fr-FR" w:eastAsia="en-GB"/>
        </w:rPr>
        <w:t>s</w:t>
      </w:r>
      <w:r w:rsidRPr="004852CE">
        <w:rPr>
          <w:rFonts w:eastAsia="Times New Roman" w:cs="Arial"/>
          <w:szCs w:val="24"/>
          <w:lang w:val="fr-FR" w:eastAsia="en-GB"/>
        </w:rPr>
        <w:t xml:space="preserve">, qui pourrait les "protéger" de l'inflammation à laquelle pourrait être sujet les TEM et TEMRA </w:t>
      </w:r>
      <w:r w:rsidR="0054511A">
        <w:fldChar w:fldCharType="begin"/>
      </w:r>
      <w:r w:rsidR="0054511A" w:rsidRPr="008257D4">
        <w:rPr>
          <w:lang w:val="fr-FR"/>
          <w:rPrChange w:id="1363" w:author="LALOY Emilien" w:date="2026-08-20T16:38:00Z">
            <w:rPr/>
          </w:rPrChange>
        </w:rPr>
        <w:instrText xml:space="preserve"> HYPERLINK "file:///C:\\Users\\xtoph\\Downloads\\Lam_Immunity_2025" </w:instrText>
      </w:r>
      <w:r w:rsidR="0054511A">
        <w:fldChar w:fldCharType="separate"/>
      </w:r>
      <w:r w:rsidRPr="004852CE">
        <w:rPr>
          <w:rFonts w:eastAsia="Times New Roman" w:cs="Arial"/>
          <w:color w:val="0000FF"/>
          <w:szCs w:val="24"/>
          <w:u w:val="single"/>
          <w:lang w:val="fr-FR" w:eastAsia="en-GB"/>
        </w:rPr>
        <w:t>Lam_Immunity_2025</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14E2A63A" w14:textId="77777777" w:rsidR="004F59EA" w:rsidRPr="004852CE" w:rsidRDefault="004F59EA" w:rsidP="004F59EA">
      <w:pPr>
        <w:jc w:val="both"/>
        <w:rPr>
          <w:rFonts w:eastAsia="Times New Roman" w:cs="Arial"/>
          <w:b/>
          <w:bCs/>
          <w:szCs w:val="24"/>
          <w:lang w:val="fr-FR" w:eastAsia="en-GB"/>
        </w:rPr>
      </w:pPr>
      <w:r w:rsidRPr="004852CE">
        <w:rPr>
          <w:rFonts w:eastAsia="Times New Roman" w:cs="Arial"/>
          <w:b/>
          <w:bCs/>
          <w:szCs w:val="24"/>
          <w:lang w:val="fr-FR" w:eastAsia="en-GB"/>
        </w:rPr>
        <w:br w:type="page"/>
      </w:r>
    </w:p>
    <w:p w14:paraId="560FA9DA" w14:textId="77777777" w:rsidR="004F59EA" w:rsidRDefault="004F59EA" w:rsidP="004F59EA">
      <w:pPr>
        <w:pStyle w:val="Titre2"/>
        <w:rPr>
          <w:lang w:val="fr-FR"/>
        </w:rPr>
      </w:pPr>
      <w:bookmarkStart w:id="1364" w:name="_Toc236412607"/>
      <w:bookmarkStart w:id="1365" w:name="_Toc238137506"/>
      <w:r>
        <w:rPr>
          <w:lang w:val="fr-FR"/>
        </w:rPr>
        <w:lastRenderedPageBreak/>
        <w:t>2.4 La différenciation des lymphocytes T résidents mémoires</w:t>
      </w:r>
      <w:bookmarkEnd w:id="1364"/>
      <w:bookmarkEnd w:id="1365"/>
    </w:p>
    <w:p w14:paraId="31F40589" w14:textId="77777777"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La différenciation des lymphocytes T en TRM est un phénomène complexe et très largement étudié pendant les dernières années. Celui-ci dépend de nombreux signaux externes, principalement cytokiniques. Ces signaux peuvent être différents d'une localisation à l'autre, pouvant expliquer le phénotype hétérogène de ces cellules. De plus, la différenciation des TRM est un phénomène ayant une composante temporelle et spatiale ; celui-ci débute lors du priming des lymphocytes au niveau des OL-II et termine dans le tissu de résidence. Cette partie s'intéressera aux découvertes ayant permis de préciser comment un lymphocyte T se différencie en TRM, en commençant par les signaux externes (cytokines, antigènes...). Puis, une partie décrira les différents facteurs de transcriptions ayant un rôle dans le processus de différenciation. Finalement, une dernière partie s'intéressera aux acteurs cellulaires responsable de la différenciation, du priming initial à la sécrétion de cytokine au sein du tissu.</w:t>
      </w:r>
    </w:p>
    <w:p w14:paraId="79851D7A" w14:textId="77777777" w:rsidR="004F59EA" w:rsidRPr="004F59EA" w:rsidRDefault="004F59EA" w:rsidP="004F59EA">
      <w:pPr>
        <w:pStyle w:val="Titre3"/>
        <w:rPr>
          <w:lang w:val="fr-FR"/>
        </w:rPr>
      </w:pPr>
      <w:bookmarkStart w:id="1366" w:name="_Toc236412608"/>
      <w:bookmarkStart w:id="1367" w:name="_Toc238137507"/>
      <w:r w:rsidRPr="004F59EA">
        <w:rPr>
          <w:lang w:val="fr-FR"/>
        </w:rPr>
        <w:t>2.4.1 Signaux externes responsables de la différenciation des TRM</w:t>
      </w:r>
      <w:bookmarkEnd w:id="1366"/>
      <w:bookmarkEnd w:id="1367"/>
    </w:p>
    <w:p w14:paraId="02C8C0D1" w14:textId="28EF0F1D"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Rapidement après la découverte des TRM, deux cytokines ont été décrite comme étant responsable de la différenciation de ces cellules : l'IL-15 et le </w:t>
      </w:r>
      <w:proofErr w:type="spellStart"/>
      <w:r w:rsidRPr="004852CE">
        <w:rPr>
          <w:rFonts w:ascii="Arial" w:hAnsi="Arial" w:cs="Arial"/>
          <w:lang w:val="fr-FR"/>
        </w:rPr>
        <w:t>TGFb</w:t>
      </w:r>
      <w:proofErr w:type="spellEnd"/>
      <w:r w:rsidRPr="004852CE">
        <w:rPr>
          <w:rFonts w:ascii="Arial" w:hAnsi="Arial" w:cs="Arial"/>
          <w:lang w:val="fr-FR"/>
        </w:rPr>
        <w:t xml:space="preserve"> </w:t>
      </w:r>
      <w:r w:rsidR="0054511A">
        <w:fldChar w:fldCharType="begin"/>
      </w:r>
      <w:r w:rsidR="0054511A" w:rsidRPr="008257D4">
        <w:rPr>
          <w:lang w:val="fr-FR"/>
          <w:rPrChange w:id="1368" w:author="LALOY Emilien" w:date="2026-08-20T16:38:00Z">
            <w:rPr/>
          </w:rPrChange>
        </w:rPr>
        <w:instrText xml:space="preserve"> HYPERLINK "file:///C:\\Users\\xtoph\\Downloads\\Mackay_NatImmunol_2013" </w:instrText>
      </w:r>
      <w:r w:rsidR="0054511A">
        <w:fldChar w:fldCharType="separate"/>
      </w:r>
      <w:r w:rsidRPr="004852CE">
        <w:rPr>
          <w:rStyle w:val="Lienhypertexte"/>
          <w:rFonts w:ascii="Arial" w:eastAsiaTheme="majorEastAsia" w:hAnsi="Arial" w:cs="Arial"/>
          <w:lang w:val="fr-FR"/>
        </w:rPr>
        <w:t>Mackay_NatImmunol_2013</w:t>
      </w:r>
      <w:r w:rsidR="0054511A">
        <w:rPr>
          <w:rStyle w:val="Lienhypertexte"/>
          <w:rFonts w:ascii="Arial" w:eastAsiaTheme="majorEastAsia" w:hAnsi="Arial" w:cs="Arial"/>
          <w:lang w:val="fr-FR"/>
        </w:rPr>
        <w:fldChar w:fldCharType="end"/>
      </w:r>
      <w:r w:rsidRPr="004852CE">
        <w:rPr>
          <w:rFonts w:ascii="Arial" w:hAnsi="Arial" w:cs="Arial"/>
          <w:lang w:val="fr-FR"/>
        </w:rPr>
        <w:t>. Ces deux cytokines sont encore aujourd'hui les plus étudiées, et leurs rôles sera décrit dans deux sous-parties dédiées. Cependant, d'autres signaux ont également été observés, comme la présence de l'antigène, l'hypoxie, ou d'autres cytokines et molécules dont leur rôle sera exposé dans une nouvelle sous-partie.</w:t>
      </w:r>
    </w:p>
    <w:p w14:paraId="6A99D030" w14:textId="77777777" w:rsidR="004F59EA" w:rsidRPr="004852CE" w:rsidRDefault="004F59EA" w:rsidP="004F59EA">
      <w:pPr>
        <w:pStyle w:val="Titre4"/>
        <w:rPr>
          <w:lang w:val="fr-FR"/>
        </w:rPr>
      </w:pPr>
      <w:r w:rsidRPr="004852CE">
        <w:rPr>
          <w:lang w:val="fr-FR"/>
        </w:rPr>
        <w:t>2.4.1.1 Rôle de l'IL-15</w:t>
      </w:r>
    </w:p>
    <w:p w14:paraId="29D4BF79" w14:textId="49C34B41"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L'IL-15 est une interleukine jouant un rôle dans la formation et le maintien des lymphocytes T CD8 mémoires. Elle est l'une des rares cytokines à être active sous forme soluble sécrétée et membranaire. Sa structure ressemble à celle de l'IL-2, qui est une cytokine permettant l'activation et la survie des lymphocytes T. Elle signalise via l'hétérotrimère composé du CD122 (IL-2Rb), du CD132 (chaine gamma commune, </w:t>
      </w:r>
      <w:r w:rsidRPr="004852CE">
        <w:rPr>
          <w:rFonts w:ascii="Arial" w:hAnsi="Arial" w:cs="Arial"/>
          <w:lang w:val="fr-FR"/>
        </w:rPr>
        <w:lastRenderedPageBreak/>
        <w:t xml:space="preserve">IL-2Rg) et du récepteur à l'IL-15 (IL-15RA). La signalisation passe par les protéines JAK1/STAT3 et JAK3/STAT5. Cette cytokine est produite par de nombreux types cellules, principalement les APC mais aussi des cellules non immunitaires comme les fibroblastes, cellules épithéliales, kératinocytes ou cellules mésenchymateuses. </w:t>
      </w:r>
      <w:r w:rsidR="0054511A">
        <w:fldChar w:fldCharType="begin"/>
      </w:r>
      <w:r w:rsidR="0054511A" w:rsidRPr="008257D4">
        <w:rPr>
          <w:lang w:val="fr-FR"/>
          <w:rPrChange w:id="1369" w:author="LALOY Emilien" w:date="2026-08-20T16:37:00Z">
            <w:rPr/>
          </w:rPrChange>
        </w:rPr>
        <w:instrText xml:space="preserve"> HYPERLINK "file:///C:\\Users\\xtoph\\Downloads\\wikipédia" </w:instrText>
      </w:r>
      <w:r w:rsidR="0054511A">
        <w:fldChar w:fldCharType="separate"/>
      </w:r>
      <w:proofErr w:type="spellStart"/>
      <w:proofErr w:type="gramStart"/>
      <w:r w:rsidRPr="004852CE">
        <w:rPr>
          <w:rStyle w:val="Lienhypertexte"/>
          <w:rFonts w:ascii="Arial" w:eastAsiaTheme="majorEastAsia" w:hAnsi="Arial" w:cs="Arial"/>
          <w:lang w:val="fr-FR"/>
        </w:rPr>
        <w:t>wikipédia</w:t>
      </w:r>
      <w:proofErr w:type="spellEnd"/>
      <w:proofErr w:type="gramEnd"/>
      <w:r w:rsidR="0054511A">
        <w:rPr>
          <w:rStyle w:val="Lienhypertexte"/>
          <w:rFonts w:ascii="Arial" w:eastAsiaTheme="majorEastAsia" w:hAnsi="Arial" w:cs="Arial"/>
          <w:lang w:val="fr-FR"/>
        </w:rPr>
        <w:fldChar w:fldCharType="end"/>
      </w:r>
      <w:r w:rsidRPr="004852CE">
        <w:rPr>
          <w:rFonts w:ascii="Arial" w:hAnsi="Arial" w:cs="Arial"/>
          <w:lang w:val="fr-FR"/>
        </w:rPr>
        <w:t xml:space="preserve"> </w:t>
      </w:r>
      <w:r w:rsidR="0054511A">
        <w:fldChar w:fldCharType="begin"/>
      </w:r>
      <w:r w:rsidR="0054511A" w:rsidRPr="008257D4">
        <w:rPr>
          <w:lang w:val="fr-FR"/>
          <w:rPrChange w:id="1370" w:author="LALOY Emilien" w:date="2026-08-20T16:38:00Z">
            <w:rPr/>
          </w:rPrChange>
        </w:rPr>
        <w:instrText xml:space="preserve"> HYPERLINK "file:///C:\\Users\\xtoph\\Downloads\\common%20knowledge" </w:instrText>
      </w:r>
      <w:r w:rsidR="0054511A">
        <w:fldChar w:fldCharType="separate"/>
      </w:r>
      <w:proofErr w:type="spellStart"/>
      <w:r w:rsidRPr="004852CE">
        <w:rPr>
          <w:rStyle w:val="Lienhypertexte"/>
          <w:rFonts w:ascii="Arial" w:eastAsiaTheme="majorEastAsia" w:hAnsi="Arial" w:cs="Arial"/>
          <w:lang w:val="fr-FR"/>
        </w:rPr>
        <w:t>common</w:t>
      </w:r>
      <w:proofErr w:type="spellEnd"/>
      <w:r w:rsidRPr="004852CE">
        <w:rPr>
          <w:rStyle w:val="Lienhypertexte"/>
          <w:rFonts w:ascii="Arial" w:eastAsiaTheme="majorEastAsia" w:hAnsi="Arial" w:cs="Arial"/>
          <w:lang w:val="fr-FR"/>
        </w:rPr>
        <w:t xml:space="preserve"> </w:t>
      </w:r>
      <w:proofErr w:type="spellStart"/>
      <w:r w:rsidRPr="004852CE">
        <w:rPr>
          <w:rStyle w:val="Lienhypertexte"/>
          <w:rFonts w:ascii="Arial" w:eastAsiaTheme="majorEastAsia" w:hAnsi="Arial" w:cs="Arial"/>
          <w:lang w:val="fr-FR"/>
        </w:rPr>
        <w:t>knowledge</w:t>
      </w:r>
      <w:proofErr w:type="spellEnd"/>
      <w:r w:rsidR="0054511A">
        <w:rPr>
          <w:rStyle w:val="Lienhypertexte"/>
          <w:rFonts w:ascii="Arial" w:eastAsiaTheme="majorEastAsia" w:hAnsi="Arial" w:cs="Arial"/>
          <w:lang w:val="fr-FR"/>
        </w:rPr>
        <w:fldChar w:fldCharType="end"/>
      </w:r>
    </w:p>
    <w:p w14:paraId="61C23D00" w14:textId="17D2E610"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Dans le cadre des TRM, le rôle de l'IL-15 a été déterminé très tôt par transfert de lymphocytes T CD8 dans une souris KO pour l'IL-15, dans laquelle la présence dans la peau de TRM CD103+ spécifiques de l'antigène est grandement impacté à la phase mémoire de l'infection </w:t>
      </w:r>
      <w:r w:rsidR="0054511A">
        <w:fldChar w:fldCharType="begin"/>
      </w:r>
      <w:r w:rsidR="0054511A" w:rsidRPr="008257D4">
        <w:rPr>
          <w:lang w:val="fr-FR"/>
          <w:rPrChange w:id="1371" w:author="LALOY Emilien" w:date="2026-08-20T16:38:00Z">
            <w:rPr/>
          </w:rPrChange>
        </w:rPr>
        <w:instrText xml:space="preserve"> HYPERLINK "file:///C:\\Users\\xtoph\\Downloads\\Mackay_NatImmunol_2013" </w:instrText>
      </w:r>
      <w:r w:rsidR="0054511A">
        <w:fldChar w:fldCharType="separate"/>
      </w:r>
      <w:r w:rsidRPr="004852CE">
        <w:rPr>
          <w:rStyle w:val="Lienhypertexte"/>
          <w:rFonts w:ascii="Arial" w:eastAsiaTheme="majorEastAsia" w:hAnsi="Arial" w:cs="Arial"/>
          <w:lang w:val="fr-FR"/>
        </w:rPr>
        <w:t>Mackay_NatImmunol_2013</w:t>
      </w:r>
      <w:r w:rsidR="0054511A">
        <w:rPr>
          <w:rStyle w:val="Lienhypertexte"/>
          <w:rFonts w:ascii="Arial" w:eastAsiaTheme="majorEastAsia" w:hAnsi="Arial" w:cs="Arial"/>
          <w:lang w:val="fr-FR"/>
        </w:rPr>
        <w:fldChar w:fldCharType="end"/>
      </w:r>
      <w:r w:rsidRPr="004852CE">
        <w:rPr>
          <w:rFonts w:ascii="Arial" w:hAnsi="Arial" w:cs="Arial"/>
          <w:lang w:val="fr-FR"/>
        </w:rPr>
        <w:t xml:space="preserve">. De manière similaire, la formation de TRM dans la peau et les poumons est impacté par la co-injection d'anticorps neutralisants l'IL15 et l'IL15R </w:t>
      </w:r>
      <w:r w:rsidR="0054511A">
        <w:fldChar w:fldCharType="begin"/>
      </w:r>
      <w:r w:rsidR="0054511A" w:rsidRPr="008257D4">
        <w:rPr>
          <w:lang w:val="fr-FR"/>
          <w:rPrChange w:id="1372" w:author="LALOY Emilien" w:date="2026-08-20T16:38:00Z">
            <w:rPr/>
          </w:rPrChange>
        </w:rPr>
        <w:instrText xml:space="preserve"> HYPERLINK "file:///C:\\Users\\xtoph\\Downloads\\Mackay_Immunity_2015" </w:instrText>
      </w:r>
      <w:r w:rsidR="0054511A">
        <w:fldChar w:fldCharType="separate"/>
      </w:r>
      <w:r w:rsidRPr="004852CE">
        <w:rPr>
          <w:rStyle w:val="Lienhypertexte"/>
          <w:rFonts w:ascii="Arial" w:eastAsiaTheme="majorEastAsia" w:hAnsi="Arial" w:cs="Arial"/>
          <w:lang w:val="fr-FR"/>
        </w:rPr>
        <w:t>Mackay_Immunity_2015</w:t>
      </w:r>
      <w:r w:rsidR="0054511A">
        <w:rPr>
          <w:rStyle w:val="Lienhypertexte"/>
          <w:rFonts w:ascii="Arial" w:eastAsiaTheme="majorEastAsia" w:hAnsi="Arial" w:cs="Arial"/>
          <w:lang w:val="fr-FR"/>
        </w:rPr>
        <w:fldChar w:fldCharType="end"/>
      </w:r>
      <w:r w:rsidRPr="004852CE">
        <w:rPr>
          <w:rFonts w:ascii="Arial" w:hAnsi="Arial" w:cs="Arial"/>
          <w:lang w:val="fr-FR"/>
        </w:rPr>
        <w:t xml:space="preserve">. Son rôle a été précisé par </w:t>
      </w:r>
      <w:r w:rsidR="0054511A">
        <w:fldChar w:fldCharType="begin"/>
      </w:r>
      <w:r w:rsidR="0054511A" w:rsidRPr="008257D4">
        <w:rPr>
          <w:lang w:val="fr-FR"/>
          <w:rPrChange w:id="1373" w:author="LALOY Emilien" w:date="2026-08-20T16:38:00Z">
            <w:rPr/>
          </w:rPrChange>
        </w:rPr>
        <w:instrText xml:space="preserve"> HYPERLINK "file:///C:\\Users\\xtoph\\Downloads\\Iborra_Immunity_2016" </w:instrText>
      </w:r>
      <w:r w:rsidR="0054511A">
        <w:fldChar w:fldCharType="separate"/>
      </w:r>
      <w:r w:rsidRPr="004852CE">
        <w:rPr>
          <w:rStyle w:val="Lienhypertexte"/>
          <w:rFonts w:ascii="Arial" w:eastAsiaTheme="majorEastAsia" w:hAnsi="Arial" w:cs="Arial"/>
          <w:lang w:val="fr-FR"/>
        </w:rPr>
        <w:t>Iborra_Immunity_2016</w:t>
      </w:r>
      <w:r w:rsidR="0054511A">
        <w:rPr>
          <w:rStyle w:val="Lienhypertexte"/>
          <w:rFonts w:ascii="Arial" w:eastAsiaTheme="majorEastAsia" w:hAnsi="Arial" w:cs="Arial"/>
          <w:lang w:val="fr-FR"/>
        </w:rPr>
        <w:fldChar w:fldCharType="end"/>
      </w:r>
      <w:r w:rsidRPr="004852CE">
        <w:rPr>
          <w:rFonts w:ascii="Arial" w:hAnsi="Arial" w:cs="Arial"/>
          <w:lang w:val="fr-FR"/>
        </w:rPr>
        <w:t xml:space="preserve"> qui décris que l'IL-15 est importante au moment du priming des TRM dans les OL-II.</w:t>
      </w:r>
    </w:p>
    <w:p w14:paraId="73AB241B" w14:textId="471A8719"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Cependant, l'IL-15 n'est pas strictement nécessaire à la différenciation des TRM, et certains tissus ont des TRM indépendant de l'IL15. C'est notamment le cas pour les TRM dans les cancers du sein </w:t>
      </w:r>
      <w:r w:rsidR="0054511A">
        <w:fldChar w:fldCharType="begin"/>
      </w:r>
      <w:r w:rsidR="0054511A" w:rsidRPr="008257D4">
        <w:rPr>
          <w:lang w:val="fr-FR"/>
          <w:rPrChange w:id="1374" w:author="LALOY Emilien" w:date="2026-08-20T16:38:00Z">
            <w:rPr/>
          </w:rPrChange>
        </w:rPr>
        <w:instrText xml:space="preserve"> HYPERLINK "file:///C:\\Users\\xtoph\\Downloads\\Virassamy_CancerCell_2023" </w:instrText>
      </w:r>
      <w:r w:rsidR="0054511A">
        <w:fldChar w:fldCharType="separate"/>
      </w:r>
      <w:r w:rsidRPr="004852CE">
        <w:rPr>
          <w:rStyle w:val="Lienhypertexte"/>
          <w:rFonts w:ascii="Arial" w:eastAsiaTheme="majorEastAsia" w:hAnsi="Arial" w:cs="Arial"/>
          <w:lang w:val="fr-FR"/>
        </w:rPr>
        <w:t>Virassamy_CancerCell_2023</w:t>
      </w:r>
      <w:r w:rsidR="0054511A">
        <w:rPr>
          <w:rStyle w:val="Lienhypertexte"/>
          <w:rFonts w:ascii="Arial" w:eastAsiaTheme="majorEastAsia" w:hAnsi="Arial" w:cs="Arial"/>
          <w:lang w:val="fr-FR"/>
        </w:rPr>
        <w:fldChar w:fldCharType="end"/>
      </w:r>
      <w:r w:rsidRPr="004852CE">
        <w:rPr>
          <w:rFonts w:ascii="Arial" w:hAnsi="Arial" w:cs="Arial"/>
          <w:lang w:val="fr-FR"/>
        </w:rPr>
        <w:t>.</w:t>
      </w:r>
    </w:p>
    <w:p w14:paraId="07950A5C" w14:textId="77777777" w:rsidR="004F59EA" w:rsidRPr="004852CE" w:rsidRDefault="004F59EA" w:rsidP="004F59EA">
      <w:pPr>
        <w:pStyle w:val="Titre4"/>
        <w:rPr>
          <w:lang w:val="fr-FR"/>
        </w:rPr>
      </w:pPr>
      <w:r w:rsidRPr="004852CE">
        <w:rPr>
          <w:lang w:val="fr-FR"/>
        </w:rPr>
        <w:t xml:space="preserve">2.4.1.2 Rôle du </w:t>
      </w:r>
      <w:proofErr w:type="spellStart"/>
      <w:r w:rsidRPr="004852CE">
        <w:rPr>
          <w:lang w:val="fr-FR"/>
        </w:rPr>
        <w:t>TGFb</w:t>
      </w:r>
      <w:proofErr w:type="spellEnd"/>
    </w:p>
    <w:p w14:paraId="7BBB2A49" w14:textId="38F0F05A"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Le </w:t>
      </w:r>
      <w:proofErr w:type="spellStart"/>
      <w:r w:rsidRPr="004852CE">
        <w:rPr>
          <w:rFonts w:ascii="Arial" w:hAnsi="Arial" w:cs="Arial"/>
          <w:lang w:val="fr-FR"/>
        </w:rPr>
        <w:t>TGFb</w:t>
      </w:r>
      <w:proofErr w:type="spellEnd"/>
      <w:r w:rsidRPr="004852CE">
        <w:rPr>
          <w:rFonts w:ascii="Arial" w:hAnsi="Arial" w:cs="Arial"/>
          <w:lang w:val="fr-FR"/>
        </w:rPr>
        <w:t xml:space="preserve"> est une cytokine très étudiée dont la fonction majeure semble être anti-inflammatoire. Il existe trois isoformes du </w:t>
      </w:r>
      <w:proofErr w:type="spellStart"/>
      <w:r w:rsidRPr="004852CE">
        <w:rPr>
          <w:rFonts w:ascii="Arial" w:hAnsi="Arial" w:cs="Arial"/>
          <w:lang w:val="fr-FR"/>
        </w:rPr>
        <w:t>TGFb</w:t>
      </w:r>
      <w:proofErr w:type="spellEnd"/>
      <w:r w:rsidRPr="004852CE">
        <w:rPr>
          <w:rFonts w:ascii="Arial" w:hAnsi="Arial" w:cs="Arial"/>
          <w:lang w:val="fr-FR"/>
        </w:rPr>
        <w:t xml:space="preserve"> (TGFb1, TGFb2 et TGFb3) et la forme majoritaire est le TGFb1. Le </w:t>
      </w:r>
      <w:proofErr w:type="spellStart"/>
      <w:r w:rsidRPr="004852CE">
        <w:rPr>
          <w:rFonts w:ascii="Arial" w:hAnsi="Arial" w:cs="Arial"/>
          <w:lang w:val="fr-FR"/>
        </w:rPr>
        <w:t>TGFb</w:t>
      </w:r>
      <w:proofErr w:type="spellEnd"/>
      <w:r w:rsidRPr="004852CE">
        <w:rPr>
          <w:rFonts w:ascii="Arial" w:hAnsi="Arial" w:cs="Arial"/>
          <w:lang w:val="fr-FR"/>
        </w:rPr>
        <w:t xml:space="preserve"> est synthétisé sous une forme inactive lié à la protéine LAP, et est activé après clivage par les intégrines alphaVbeta6 ou alphaVbeta8 </w:t>
      </w:r>
      <w:r w:rsidR="0054511A">
        <w:fldChar w:fldCharType="begin"/>
      </w:r>
      <w:r w:rsidR="0054511A" w:rsidRPr="008257D4">
        <w:rPr>
          <w:lang w:val="fr-FR"/>
          <w:rPrChange w:id="1375" w:author="LALOY Emilien" w:date="2026-08-20T16:37:00Z">
            <w:rPr/>
          </w:rPrChange>
        </w:rPr>
        <w:instrText xml:space="preserve"> HYPERLINK "file:///C:\\Users\\xtoph\\Downloads\\Mohammed_NatImmunol_2016a" </w:instrText>
      </w:r>
      <w:r w:rsidR="0054511A">
        <w:fldChar w:fldCharType="separate"/>
      </w:r>
      <w:r w:rsidRPr="004852CE">
        <w:rPr>
          <w:rStyle w:val="Lienhypertexte"/>
          <w:rFonts w:ascii="Arial" w:eastAsiaTheme="majorEastAsia" w:hAnsi="Arial" w:cs="Arial"/>
          <w:lang w:val="fr-FR"/>
        </w:rPr>
        <w:t>Mohammed_NatImmunol_2016a</w:t>
      </w:r>
      <w:r w:rsidR="0054511A">
        <w:rPr>
          <w:rStyle w:val="Lienhypertexte"/>
          <w:rFonts w:ascii="Arial" w:eastAsiaTheme="majorEastAsia" w:hAnsi="Arial" w:cs="Arial"/>
          <w:lang w:val="fr-FR"/>
        </w:rPr>
        <w:fldChar w:fldCharType="end"/>
      </w:r>
      <w:r w:rsidRPr="004852CE">
        <w:rPr>
          <w:rFonts w:ascii="Arial" w:hAnsi="Arial" w:cs="Arial"/>
          <w:lang w:val="fr-FR"/>
        </w:rPr>
        <w:t xml:space="preserve">. Tout comme l'IL-15, le </w:t>
      </w:r>
      <w:proofErr w:type="spellStart"/>
      <w:r w:rsidRPr="004852CE">
        <w:rPr>
          <w:rFonts w:ascii="Arial" w:hAnsi="Arial" w:cs="Arial"/>
          <w:lang w:val="fr-FR"/>
        </w:rPr>
        <w:t>TGFb</w:t>
      </w:r>
      <w:proofErr w:type="spellEnd"/>
      <w:r w:rsidRPr="004852CE">
        <w:rPr>
          <w:rFonts w:ascii="Arial" w:hAnsi="Arial" w:cs="Arial"/>
          <w:lang w:val="fr-FR"/>
        </w:rPr>
        <w:t xml:space="preserve"> est actif sous une forme membranaire lié à CD36, mais surtout sous forme sécrétée soluble. Le </w:t>
      </w:r>
      <w:proofErr w:type="spellStart"/>
      <w:r w:rsidRPr="004852CE">
        <w:rPr>
          <w:rFonts w:ascii="Arial" w:hAnsi="Arial" w:cs="Arial"/>
          <w:lang w:val="fr-FR"/>
        </w:rPr>
        <w:t>TGFb</w:t>
      </w:r>
      <w:proofErr w:type="spellEnd"/>
      <w:r w:rsidRPr="004852CE">
        <w:rPr>
          <w:rFonts w:ascii="Arial" w:hAnsi="Arial" w:cs="Arial"/>
          <w:lang w:val="fr-FR"/>
        </w:rPr>
        <w:t xml:space="preserve"> se lie aux récepteurs </w:t>
      </w:r>
      <w:proofErr w:type="spellStart"/>
      <w:r w:rsidRPr="004852CE">
        <w:rPr>
          <w:rFonts w:ascii="Arial" w:hAnsi="Arial" w:cs="Arial"/>
          <w:lang w:val="fr-FR"/>
        </w:rPr>
        <w:t>TGFbRI</w:t>
      </w:r>
      <w:proofErr w:type="spellEnd"/>
      <w:r w:rsidRPr="004852CE">
        <w:rPr>
          <w:rFonts w:ascii="Arial" w:hAnsi="Arial" w:cs="Arial"/>
          <w:lang w:val="fr-FR"/>
        </w:rPr>
        <w:t xml:space="preserve">, </w:t>
      </w:r>
      <w:proofErr w:type="spellStart"/>
      <w:r w:rsidRPr="004852CE">
        <w:rPr>
          <w:rFonts w:ascii="Arial" w:hAnsi="Arial" w:cs="Arial"/>
          <w:lang w:val="fr-FR"/>
        </w:rPr>
        <w:t>TGFbRII</w:t>
      </w:r>
      <w:proofErr w:type="spellEnd"/>
      <w:r w:rsidRPr="004852CE">
        <w:rPr>
          <w:rFonts w:ascii="Arial" w:hAnsi="Arial" w:cs="Arial"/>
          <w:lang w:val="fr-FR"/>
        </w:rPr>
        <w:t xml:space="preserve"> ou le récepteur de haute affinité </w:t>
      </w:r>
      <w:proofErr w:type="spellStart"/>
      <w:r w:rsidRPr="004852CE">
        <w:rPr>
          <w:rFonts w:ascii="Arial" w:hAnsi="Arial" w:cs="Arial"/>
          <w:lang w:val="fr-FR"/>
        </w:rPr>
        <w:t>TGFbRIII</w:t>
      </w:r>
      <w:proofErr w:type="spellEnd"/>
      <w:r w:rsidRPr="004852CE">
        <w:rPr>
          <w:rFonts w:ascii="Arial" w:hAnsi="Arial" w:cs="Arial"/>
          <w:lang w:val="fr-FR"/>
        </w:rPr>
        <w:t xml:space="preserve">. Il existe plusieurs voies de signalisation dont la voie canonique passant par la phosphorylation des protéines SMAD2/3 et SMAD4, et d'autres voies passant notamment par les MAPK. Cette cytokine est produite par la plupart des types cellulaires et joue un rôle important dans de nombreux phénomènes physiologiques, comme la résolution de l'inflammation et la réparation tissulaire. </w:t>
      </w:r>
      <w:r w:rsidR="0054511A">
        <w:fldChar w:fldCharType="begin"/>
      </w:r>
      <w:r w:rsidR="0054511A" w:rsidRPr="008257D4">
        <w:rPr>
          <w:lang w:val="fr-FR"/>
          <w:rPrChange w:id="1376" w:author="LALOY Emilien" w:date="2026-08-20T16:37:00Z">
            <w:rPr/>
          </w:rPrChange>
        </w:rPr>
        <w:instrText xml:space="preserve"> HYPERLINK "file:///C:\\Users\\xtoph\\Downloads\\wikipédia" </w:instrText>
      </w:r>
      <w:r w:rsidR="0054511A">
        <w:fldChar w:fldCharType="separate"/>
      </w:r>
      <w:proofErr w:type="spellStart"/>
      <w:proofErr w:type="gramStart"/>
      <w:r w:rsidRPr="004852CE">
        <w:rPr>
          <w:rStyle w:val="Lienhypertexte"/>
          <w:rFonts w:ascii="Arial" w:eastAsiaTheme="majorEastAsia" w:hAnsi="Arial" w:cs="Arial"/>
          <w:lang w:val="fr-FR"/>
        </w:rPr>
        <w:t>wikipédia</w:t>
      </w:r>
      <w:proofErr w:type="spellEnd"/>
      <w:proofErr w:type="gramEnd"/>
      <w:r w:rsidR="0054511A">
        <w:rPr>
          <w:rStyle w:val="Lienhypertexte"/>
          <w:rFonts w:ascii="Arial" w:eastAsiaTheme="majorEastAsia" w:hAnsi="Arial" w:cs="Arial"/>
          <w:lang w:val="fr-FR"/>
        </w:rPr>
        <w:fldChar w:fldCharType="end"/>
      </w:r>
      <w:r w:rsidRPr="004852CE">
        <w:rPr>
          <w:rFonts w:ascii="Arial" w:hAnsi="Arial" w:cs="Arial"/>
          <w:lang w:val="fr-FR"/>
        </w:rPr>
        <w:t xml:space="preserve"> + </w:t>
      </w:r>
      <w:r w:rsidR="0054511A">
        <w:fldChar w:fldCharType="begin"/>
      </w:r>
      <w:r w:rsidR="0054511A" w:rsidRPr="008257D4">
        <w:rPr>
          <w:lang w:val="fr-FR"/>
          <w:rPrChange w:id="1377" w:author="LALOY Emilien" w:date="2026-08-20T16:38:00Z">
            <w:rPr/>
          </w:rPrChange>
        </w:rPr>
        <w:instrText xml:space="preserve"> HYPERLINK "file:///C:\\Users\\xtoph\\Downloads\\common%20knowledge" </w:instrText>
      </w:r>
      <w:r w:rsidR="0054511A">
        <w:fldChar w:fldCharType="separate"/>
      </w:r>
      <w:proofErr w:type="spellStart"/>
      <w:r w:rsidRPr="004852CE">
        <w:rPr>
          <w:rStyle w:val="Lienhypertexte"/>
          <w:rFonts w:ascii="Arial" w:eastAsiaTheme="majorEastAsia" w:hAnsi="Arial" w:cs="Arial"/>
          <w:lang w:val="fr-FR"/>
        </w:rPr>
        <w:t>common</w:t>
      </w:r>
      <w:proofErr w:type="spellEnd"/>
      <w:r w:rsidRPr="004852CE">
        <w:rPr>
          <w:rStyle w:val="Lienhypertexte"/>
          <w:rFonts w:ascii="Arial" w:eastAsiaTheme="majorEastAsia" w:hAnsi="Arial" w:cs="Arial"/>
          <w:lang w:val="fr-FR"/>
        </w:rPr>
        <w:t xml:space="preserve"> </w:t>
      </w:r>
      <w:proofErr w:type="spellStart"/>
      <w:r w:rsidRPr="004852CE">
        <w:rPr>
          <w:rStyle w:val="Lienhypertexte"/>
          <w:rFonts w:ascii="Arial" w:eastAsiaTheme="majorEastAsia" w:hAnsi="Arial" w:cs="Arial"/>
          <w:lang w:val="fr-FR"/>
        </w:rPr>
        <w:t>knowledge</w:t>
      </w:r>
      <w:proofErr w:type="spellEnd"/>
      <w:r w:rsidR="0054511A">
        <w:rPr>
          <w:rStyle w:val="Lienhypertexte"/>
          <w:rFonts w:ascii="Arial" w:eastAsiaTheme="majorEastAsia" w:hAnsi="Arial" w:cs="Arial"/>
          <w:lang w:val="fr-FR"/>
        </w:rPr>
        <w:fldChar w:fldCharType="end"/>
      </w:r>
    </w:p>
    <w:p w14:paraId="56521B91" w14:textId="0E8B5225"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lastRenderedPageBreak/>
        <w:t xml:space="preserve">Dans le contexte de TRM, le rôle du </w:t>
      </w:r>
      <w:proofErr w:type="spellStart"/>
      <w:r w:rsidRPr="004852CE">
        <w:rPr>
          <w:rFonts w:ascii="Arial" w:hAnsi="Arial" w:cs="Arial"/>
          <w:lang w:val="fr-FR"/>
        </w:rPr>
        <w:t>TGFb</w:t>
      </w:r>
      <w:proofErr w:type="spellEnd"/>
      <w:r w:rsidRPr="004852CE">
        <w:rPr>
          <w:rFonts w:ascii="Arial" w:hAnsi="Arial" w:cs="Arial"/>
          <w:lang w:val="fr-FR"/>
        </w:rPr>
        <w:t xml:space="preserve"> a d'abord été mis en évidence par délétion du </w:t>
      </w:r>
      <w:proofErr w:type="spellStart"/>
      <w:r w:rsidRPr="004852CE">
        <w:rPr>
          <w:rFonts w:ascii="Arial" w:hAnsi="Arial" w:cs="Arial"/>
          <w:lang w:val="fr-FR"/>
        </w:rPr>
        <w:t>TGFbRII</w:t>
      </w:r>
      <w:proofErr w:type="spellEnd"/>
      <w:r w:rsidRPr="004852CE">
        <w:rPr>
          <w:rFonts w:ascii="Arial" w:hAnsi="Arial" w:cs="Arial"/>
          <w:lang w:val="fr-FR"/>
        </w:rPr>
        <w:t xml:space="preserve"> dans des souris infectées par un virus, dans lequel seul les lymphocytes WT acquièrent un phénotype de TRM et notamment l'expression de CD103 </w:t>
      </w:r>
      <w:r w:rsidR="0054511A">
        <w:fldChar w:fldCharType="begin"/>
      </w:r>
      <w:r w:rsidR="0054511A" w:rsidRPr="008257D4">
        <w:rPr>
          <w:lang w:val="fr-FR"/>
          <w:rPrChange w:id="1378" w:author="LALOY Emilien" w:date="2026-08-20T16:38:00Z">
            <w:rPr/>
          </w:rPrChange>
        </w:rPr>
        <w:instrText xml:space="preserve"> HYPERLINK "file:///C:\\Users\\xtoph\\Downloads\\Casey_JImmunol_2012" </w:instrText>
      </w:r>
      <w:r w:rsidR="0054511A">
        <w:fldChar w:fldCharType="separate"/>
      </w:r>
      <w:r w:rsidRPr="004852CE">
        <w:rPr>
          <w:rStyle w:val="Lienhypertexte"/>
          <w:rFonts w:ascii="Arial" w:eastAsiaTheme="majorEastAsia" w:hAnsi="Arial" w:cs="Arial"/>
          <w:lang w:val="fr-FR"/>
        </w:rPr>
        <w:t>Casey_JImmunol_2012</w:t>
      </w:r>
      <w:r w:rsidR="0054511A">
        <w:rPr>
          <w:rStyle w:val="Lienhypertexte"/>
          <w:rFonts w:ascii="Arial" w:eastAsiaTheme="majorEastAsia" w:hAnsi="Arial" w:cs="Arial"/>
          <w:lang w:val="fr-FR"/>
        </w:rPr>
        <w:fldChar w:fldCharType="end"/>
      </w:r>
      <w:r w:rsidRPr="004852CE">
        <w:rPr>
          <w:rFonts w:ascii="Arial" w:hAnsi="Arial" w:cs="Arial"/>
          <w:lang w:val="fr-FR"/>
        </w:rPr>
        <w:t xml:space="preserve"> (épithélium de la peau + lamina propria) </w:t>
      </w:r>
      <w:r w:rsidR="0054511A">
        <w:fldChar w:fldCharType="begin"/>
      </w:r>
      <w:r w:rsidR="0054511A" w:rsidRPr="008257D4">
        <w:rPr>
          <w:lang w:val="fr-FR"/>
          <w:rPrChange w:id="1379" w:author="LALOY Emilien" w:date="2026-08-20T16:38:00Z">
            <w:rPr/>
          </w:rPrChange>
        </w:rPr>
        <w:instrText xml:space="preserve"> HYPERLINK "file:///C:\\Users\\xtoph\\Downloads\\Sheridan_Immunity_2014" </w:instrText>
      </w:r>
      <w:r w:rsidR="0054511A">
        <w:fldChar w:fldCharType="separate"/>
      </w:r>
      <w:r w:rsidRPr="004852CE">
        <w:rPr>
          <w:rStyle w:val="Lienhypertexte"/>
          <w:rFonts w:ascii="Arial" w:eastAsiaTheme="majorEastAsia" w:hAnsi="Arial" w:cs="Arial"/>
          <w:lang w:val="fr-FR"/>
        </w:rPr>
        <w:t>Sheridan_Immunity_2014</w:t>
      </w:r>
      <w:r w:rsidR="0054511A">
        <w:rPr>
          <w:rStyle w:val="Lienhypertexte"/>
          <w:rFonts w:ascii="Arial" w:eastAsiaTheme="majorEastAsia" w:hAnsi="Arial" w:cs="Arial"/>
          <w:lang w:val="fr-FR"/>
        </w:rPr>
        <w:fldChar w:fldCharType="end"/>
      </w:r>
      <w:r w:rsidRPr="004852CE">
        <w:rPr>
          <w:rFonts w:ascii="Arial" w:hAnsi="Arial" w:cs="Arial"/>
          <w:lang w:val="fr-FR"/>
        </w:rPr>
        <w:t xml:space="preserve"> (</w:t>
      </w:r>
      <w:proofErr w:type="spellStart"/>
      <w:r w:rsidRPr="004852CE">
        <w:rPr>
          <w:rFonts w:ascii="Arial" w:hAnsi="Arial" w:cs="Arial"/>
          <w:lang w:val="fr-FR"/>
        </w:rPr>
        <w:t>épihtélium</w:t>
      </w:r>
      <w:proofErr w:type="spellEnd"/>
      <w:r w:rsidRPr="004852CE">
        <w:rPr>
          <w:rFonts w:ascii="Arial" w:hAnsi="Arial" w:cs="Arial"/>
          <w:lang w:val="fr-FR"/>
        </w:rPr>
        <w:t xml:space="preserve"> de l'intestin) </w:t>
      </w:r>
      <w:r w:rsidR="0054511A">
        <w:fldChar w:fldCharType="begin"/>
      </w:r>
      <w:r w:rsidR="0054511A" w:rsidRPr="008257D4">
        <w:rPr>
          <w:lang w:val="fr-FR"/>
          <w:rPrChange w:id="1380" w:author="LALOY Emilien" w:date="2026-08-20T16:38:00Z">
            <w:rPr/>
          </w:rPrChange>
        </w:rPr>
        <w:instrText xml:space="preserve"> HYPERLINK "file:///C:\\Users\\xtoph\\Downloads\\Mackay_NatImmunol_2013" </w:instrText>
      </w:r>
      <w:r w:rsidR="0054511A">
        <w:fldChar w:fldCharType="separate"/>
      </w:r>
      <w:r w:rsidRPr="004852CE">
        <w:rPr>
          <w:rStyle w:val="Lienhypertexte"/>
          <w:rFonts w:ascii="Arial" w:eastAsiaTheme="majorEastAsia" w:hAnsi="Arial" w:cs="Arial"/>
          <w:lang w:val="fr-FR"/>
        </w:rPr>
        <w:t>Mackay_NatImmunol_2013</w:t>
      </w:r>
      <w:r w:rsidR="0054511A">
        <w:rPr>
          <w:rStyle w:val="Lienhypertexte"/>
          <w:rFonts w:ascii="Arial" w:eastAsiaTheme="majorEastAsia" w:hAnsi="Arial" w:cs="Arial"/>
          <w:lang w:val="fr-FR"/>
        </w:rPr>
        <w:fldChar w:fldCharType="end"/>
      </w:r>
      <w:r w:rsidRPr="004852CE">
        <w:rPr>
          <w:rFonts w:ascii="Arial" w:hAnsi="Arial" w:cs="Arial"/>
          <w:lang w:val="fr-FR"/>
        </w:rPr>
        <w:t xml:space="preserve"> (peau) </w:t>
      </w:r>
      <w:r w:rsidR="0054511A">
        <w:fldChar w:fldCharType="begin"/>
      </w:r>
      <w:r w:rsidR="0054511A" w:rsidRPr="008257D4">
        <w:rPr>
          <w:lang w:val="fr-FR"/>
          <w:rPrChange w:id="1381" w:author="LALOY Emilien" w:date="2026-08-20T16:38:00Z">
            <w:rPr/>
          </w:rPrChange>
        </w:rPr>
        <w:instrText xml:space="preserve"> HYPERLINK "file:///C:\\Users\\xtoph\\Downloads\\Zhang_Immunity_2013" </w:instrText>
      </w:r>
      <w:r w:rsidR="0054511A">
        <w:fldChar w:fldCharType="separate"/>
      </w:r>
      <w:r w:rsidRPr="004852CE">
        <w:rPr>
          <w:rStyle w:val="Lienhypertexte"/>
          <w:rFonts w:ascii="Arial" w:eastAsiaTheme="majorEastAsia" w:hAnsi="Arial" w:cs="Arial"/>
          <w:lang w:val="fr-FR"/>
        </w:rPr>
        <w:t>Zhang_Immunity_2013</w:t>
      </w:r>
      <w:r w:rsidR="0054511A">
        <w:rPr>
          <w:rStyle w:val="Lienhypertexte"/>
          <w:rFonts w:ascii="Arial" w:eastAsiaTheme="majorEastAsia" w:hAnsi="Arial" w:cs="Arial"/>
          <w:lang w:val="fr-FR"/>
        </w:rPr>
        <w:fldChar w:fldCharType="end"/>
      </w:r>
      <w:r w:rsidRPr="004852CE">
        <w:rPr>
          <w:rFonts w:ascii="Arial" w:hAnsi="Arial" w:cs="Arial"/>
          <w:lang w:val="fr-FR"/>
        </w:rPr>
        <w:t xml:space="preserve"> (</w:t>
      </w:r>
      <w:proofErr w:type="spellStart"/>
      <w:r w:rsidRPr="004852CE">
        <w:rPr>
          <w:rFonts w:ascii="Arial" w:hAnsi="Arial" w:cs="Arial"/>
          <w:lang w:val="fr-FR"/>
        </w:rPr>
        <w:t>épihtélium</w:t>
      </w:r>
      <w:proofErr w:type="spellEnd"/>
      <w:r w:rsidRPr="004852CE">
        <w:rPr>
          <w:rFonts w:ascii="Arial" w:hAnsi="Arial" w:cs="Arial"/>
          <w:lang w:val="fr-FR"/>
        </w:rPr>
        <w:t xml:space="preserve"> de l'intestin) </w:t>
      </w:r>
      <w:r w:rsidR="0054511A">
        <w:fldChar w:fldCharType="begin"/>
      </w:r>
      <w:r w:rsidR="0054511A" w:rsidRPr="008257D4">
        <w:rPr>
          <w:lang w:val="fr-FR"/>
          <w:rPrChange w:id="1382" w:author="LALOY Emilien" w:date="2026-08-20T16:38:00Z">
            <w:rPr/>
          </w:rPrChange>
        </w:rPr>
        <w:instrText xml:space="preserve"> HYPERLINK "file:///C:\\Users\\xtoph\\Downloads\\Laidlaw_Immunity_2014" </w:instrText>
      </w:r>
      <w:r w:rsidR="0054511A">
        <w:fldChar w:fldCharType="separate"/>
      </w:r>
      <w:r w:rsidRPr="004852CE">
        <w:rPr>
          <w:rStyle w:val="Lienhypertexte"/>
          <w:rFonts w:ascii="Arial" w:eastAsiaTheme="majorEastAsia" w:hAnsi="Arial" w:cs="Arial"/>
          <w:lang w:val="fr-FR"/>
        </w:rPr>
        <w:t>Laidlaw_Immunity_2014</w:t>
      </w:r>
      <w:r w:rsidR="0054511A">
        <w:rPr>
          <w:rStyle w:val="Lienhypertexte"/>
          <w:rFonts w:ascii="Arial" w:eastAsiaTheme="majorEastAsia" w:hAnsi="Arial" w:cs="Arial"/>
          <w:lang w:val="fr-FR"/>
        </w:rPr>
        <w:fldChar w:fldCharType="end"/>
      </w:r>
      <w:r w:rsidRPr="004852CE">
        <w:rPr>
          <w:rFonts w:ascii="Arial" w:hAnsi="Arial" w:cs="Arial"/>
          <w:lang w:val="fr-FR"/>
        </w:rPr>
        <w:t xml:space="preserve"> (poumons) </w:t>
      </w:r>
      <w:r w:rsidR="0054511A">
        <w:fldChar w:fldCharType="begin"/>
      </w:r>
      <w:r w:rsidR="0054511A" w:rsidRPr="008257D4">
        <w:rPr>
          <w:lang w:val="fr-FR"/>
          <w:rPrChange w:id="1383" w:author="LALOY Emilien" w:date="2026-08-20T16:38:00Z">
            <w:rPr/>
          </w:rPrChange>
        </w:rPr>
        <w:instrText xml:space="preserve"> HYPERLINK "file:///C:\\Users\\xtoph\\Downloads\\Christo_NatImmunol_2021" </w:instrText>
      </w:r>
      <w:r w:rsidR="0054511A">
        <w:fldChar w:fldCharType="separate"/>
      </w:r>
      <w:r w:rsidRPr="004852CE">
        <w:rPr>
          <w:rStyle w:val="Lienhypertexte"/>
          <w:rFonts w:ascii="Arial" w:eastAsiaTheme="majorEastAsia" w:hAnsi="Arial" w:cs="Arial"/>
          <w:lang w:val="fr-FR"/>
        </w:rPr>
        <w:t>Christo_NatImmunol_2021</w:t>
      </w:r>
      <w:r w:rsidR="0054511A">
        <w:rPr>
          <w:rStyle w:val="Lienhypertexte"/>
          <w:rFonts w:ascii="Arial" w:eastAsiaTheme="majorEastAsia" w:hAnsi="Arial" w:cs="Arial"/>
          <w:lang w:val="fr-FR"/>
        </w:rPr>
        <w:fldChar w:fldCharType="end"/>
      </w:r>
      <w:r w:rsidRPr="004852CE">
        <w:rPr>
          <w:rFonts w:ascii="Arial" w:hAnsi="Arial" w:cs="Arial"/>
          <w:lang w:val="fr-FR"/>
        </w:rPr>
        <w:t xml:space="preserve"> (peau, mais pas d'impact sur les TRM du foie) </w:t>
      </w:r>
      <w:r w:rsidR="0054511A">
        <w:fldChar w:fldCharType="begin"/>
      </w:r>
      <w:r w:rsidR="0054511A" w:rsidRPr="008257D4">
        <w:rPr>
          <w:lang w:val="fr-FR"/>
          <w:rPrChange w:id="1384" w:author="LALOY Emilien" w:date="2026-08-20T16:38:00Z">
            <w:rPr/>
          </w:rPrChange>
        </w:rPr>
        <w:instrText xml:space="preserve"> HYPERLINK "file:///C:\\Users\\xtoph\\Downloads\\Virassamy_CancerCell_2023" </w:instrText>
      </w:r>
      <w:r w:rsidR="0054511A">
        <w:fldChar w:fldCharType="separate"/>
      </w:r>
      <w:r w:rsidRPr="004852CE">
        <w:rPr>
          <w:rStyle w:val="Lienhypertexte"/>
          <w:rFonts w:ascii="Arial" w:eastAsiaTheme="majorEastAsia" w:hAnsi="Arial" w:cs="Arial"/>
          <w:lang w:val="fr-FR"/>
        </w:rPr>
        <w:t>Virassamy_CancerCell_2023</w:t>
      </w:r>
      <w:r w:rsidR="0054511A">
        <w:rPr>
          <w:rStyle w:val="Lienhypertexte"/>
          <w:rFonts w:ascii="Arial" w:eastAsiaTheme="majorEastAsia" w:hAnsi="Arial" w:cs="Arial"/>
          <w:lang w:val="fr-FR"/>
        </w:rPr>
        <w:fldChar w:fldCharType="end"/>
      </w:r>
      <w:r w:rsidRPr="004852CE">
        <w:rPr>
          <w:rFonts w:ascii="Arial" w:hAnsi="Arial" w:cs="Arial"/>
          <w:lang w:val="fr-FR"/>
        </w:rPr>
        <w:t xml:space="preserve"> (cancer du sein) </w:t>
      </w:r>
      <w:r w:rsidR="0054511A">
        <w:fldChar w:fldCharType="begin"/>
      </w:r>
      <w:r w:rsidR="0054511A" w:rsidRPr="008257D4">
        <w:rPr>
          <w:lang w:val="fr-FR"/>
          <w:rPrChange w:id="1385" w:author="LALOY Emilien" w:date="2026-08-20T16:38:00Z">
            <w:rPr/>
          </w:rPrChange>
        </w:rPr>
        <w:instrText xml:space="preserve"> HYPERLINK "file:///C:\\Users\\xtoph\\Downloads\\Obers_Immunity_2024" </w:instrText>
      </w:r>
      <w:r w:rsidR="0054511A">
        <w:fldChar w:fldCharType="separate"/>
      </w:r>
      <w:r w:rsidRPr="004852CE">
        <w:rPr>
          <w:rStyle w:val="Lienhypertexte"/>
          <w:rFonts w:ascii="Arial" w:eastAsiaTheme="majorEastAsia" w:hAnsi="Arial" w:cs="Arial"/>
          <w:lang w:val="fr-FR"/>
        </w:rPr>
        <w:t>Obers_Immunity_2024</w:t>
      </w:r>
      <w:r w:rsidR="0054511A">
        <w:rPr>
          <w:rStyle w:val="Lienhypertexte"/>
          <w:rFonts w:ascii="Arial" w:eastAsiaTheme="majorEastAsia" w:hAnsi="Arial" w:cs="Arial"/>
          <w:lang w:val="fr-FR"/>
        </w:rPr>
        <w:fldChar w:fldCharType="end"/>
      </w:r>
      <w:r w:rsidRPr="004852CE">
        <w:rPr>
          <w:rFonts w:ascii="Arial" w:hAnsi="Arial" w:cs="Arial"/>
          <w:lang w:val="fr-FR"/>
        </w:rPr>
        <w:t xml:space="preserve"> (peau et à moindre mesure dans SI, pas d'impact dans le foie) </w:t>
      </w:r>
      <w:r w:rsidR="0054511A">
        <w:fldChar w:fldCharType="begin"/>
      </w:r>
      <w:r w:rsidR="0054511A" w:rsidRPr="008257D4">
        <w:rPr>
          <w:lang w:val="fr-FR"/>
          <w:rPrChange w:id="1386" w:author="LALOY Emilien" w:date="2026-08-20T16:38:00Z">
            <w:rPr/>
          </w:rPrChange>
        </w:rPr>
        <w:instrText xml:space="preserve"> HYPERLINK "file:///C:\\Users\\xtoph\\Downloads\\Reina-Campos_Nature_2025" </w:instrText>
      </w:r>
      <w:r w:rsidR="0054511A">
        <w:fldChar w:fldCharType="separate"/>
      </w:r>
      <w:r w:rsidRPr="004852CE">
        <w:rPr>
          <w:rStyle w:val="Lienhypertexte"/>
          <w:rFonts w:ascii="Arial" w:eastAsiaTheme="majorEastAsia" w:hAnsi="Arial" w:cs="Arial"/>
          <w:lang w:val="fr-FR"/>
        </w:rPr>
        <w:t>Reina-Campos_Nature_2025</w:t>
      </w:r>
      <w:r w:rsidR="0054511A">
        <w:rPr>
          <w:rStyle w:val="Lienhypertexte"/>
          <w:rFonts w:ascii="Arial" w:eastAsiaTheme="majorEastAsia" w:hAnsi="Arial" w:cs="Arial"/>
          <w:lang w:val="fr-FR"/>
        </w:rPr>
        <w:fldChar w:fldCharType="end"/>
      </w:r>
      <w:r w:rsidRPr="004852CE">
        <w:rPr>
          <w:rFonts w:ascii="Arial" w:hAnsi="Arial" w:cs="Arial"/>
          <w:lang w:val="fr-FR"/>
        </w:rPr>
        <w:t xml:space="preserve"> (SI).</w:t>
      </w:r>
    </w:p>
    <w:p w14:paraId="26F87CFE" w14:textId="792B2353"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La cible du </w:t>
      </w:r>
      <w:proofErr w:type="spellStart"/>
      <w:r w:rsidRPr="004852CE">
        <w:rPr>
          <w:rFonts w:ascii="Arial" w:hAnsi="Arial" w:cs="Arial"/>
          <w:lang w:val="fr-FR"/>
        </w:rPr>
        <w:t>TGFb</w:t>
      </w:r>
      <w:proofErr w:type="spellEnd"/>
      <w:r w:rsidRPr="004852CE">
        <w:rPr>
          <w:rFonts w:ascii="Arial" w:hAnsi="Arial" w:cs="Arial"/>
          <w:lang w:val="fr-FR"/>
        </w:rPr>
        <w:t xml:space="preserve"> la plus étudiée est le CD103, mais le </w:t>
      </w:r>
      <w:proofErr w:type="spellStart"/>
      <w:r w:rsidRPr="004852CE">
        <w:rPr>
          <w:rFonts w:ascii="Arial" w:hAnsi="Arial" w:cs="Arial"/>
          <w:lang w:val="fr-FR"/>
        </w:rPr>
        <w:t>TGFb</w:t>
      </w:r>
      <w:proofErr w:type="spellEnd"/>
      <w:r w:rsidRPr="004852CE">
        <w:rPr>
          <w:rFonts w:ascii="Arial" w:hAnsi="Arial" w:cs="Arial"/>
          <w:lang w:val="fr-FR"/>
        </w:rPr>
        <w:t xml:space="preserve"> permet aussi la répression de KLF2 </w:t>
      </w:r>
      <w:r w:rsidR="0054511A">
        <w:fldChar w:fldCharType="begin"/>
      </w:r>
      <w:r w:rsidR="0054511A" w:rsidRPr="008257D4">
        <w:rPr>
          <w:lang w:val="fr-FR"/>
          <w:rPrChange w:id="1387" w:author="LALOY Emilien" w:date="2026-08-20T16:38:00Z">
            <w:rPr/>
          </w:rPrChange>
        </w:rPr>
        <w:instrText xml:space="preserve"> HYPERLINK "file:///C:\\Users\\xtoph\\Downloads\\Skon_NatImmunol_2013" </w:instrText>
      </w:r>
      <w:r w:rsidR="0054511A">
        <w:fldChar w:fldCharType="separate"/>
      </w:r>
      <w:r w:rsidRPr="004852CE">
        <w:rPr>
          <w:rStyle w:val="Lienhypertexte"/>
          <w:rFonts w:ascii="Arial" w:eastAsiaTheme="majorEastAsia" w:hAnsi="Arial" w:cs="Arial"/>
          <w:lang w:val="fr-FR"/>
        </w:rPr>
        <w:t>Skon_NatImmunol_2013</w:t>
      </w:r>
      <w:r w:rsidR="0054511A">
        <w:rPr>
          <w:rStyle w:val="Lienhypertexte"/>
          <w:rFonts w:ascii="Arial" w:eastAsiaTheme="majorEastAsia" w:hAnsi="Arial" w:cs="Arial"/>
          <w:lang w:val="fr-FR"/>
        </w:rPr>
        <w:fldChar w:fldCharType="end"/>
      </w:r>
      <w:r w:rsidRPr="004852CE">
        <w:rPr>
          <w:rFonts w:ascii="Arial" w:hAnsi="Arial" w:cs="Arial"/>
          <w:lang w:val="fr-FR"/>
        </w:rPr>
        <w:t xml:space="preserve">, de KLRG1 </w:t>
      </w:r>
      <w:r w:rsidR="0054511A">
        <w:fldChar w:fldCharType="begin"/>
      </w:r>
      <w:r w:rsidR="0054511A" w:rsidRPr="008257D4">
        <w:rPr>
          <w:lang w:val="fr-FR"/>
          <w:rPrChange w:id="1388" w:author="LALOY Emilien" w:date="2026-08-20T16:38:00Z">
            <w:rPr/>
          </w:rPrChange>
        </w:rPr>
        <w:instrText xml:space="preserve"> HYPERLINK "file:///C:\\Users\\xtoph\\Downloads\\Chen_CellMolImmunol_2020" </w:instrText>
      </w:r>
      <w:r w:rsidR="0054511A">
        <w:fldChar w:fldCharType="separate"/>
      </w:r>
      <w:r w:rsidRPr="004852CE">
        <w:rPr>
          <w:rStyle w:val="Lienhypertexte"/>
          <w:rFonts w:ascii="Arial" w:eastAsiaTheme="majorEastAsia" w:hAnsi="Arial" w:cs="Arial"/>
          <w:lang w:val="fr-FR"/>
        </w:rPr>
        <w:t>Chen_CellMolImmunol_2020</w:t>
      </w:r>
      <w:r w:rsidR="0054511A">
        <w:rPr>
          <w:rStyle w:val="Lienhypertexte"/>
          <w:rFonts w:ascii="Arial" w:eastAsiaTheme="majorEastAsia" w:hAnsi="Arial" w:cs="Arial"/>
          <w:lang w:val="fr-FR"/>
        </w:rPr>
        <w:fldChar w:fldCharType="end"/>
      </w:r>
      <w:r w:rsidRPr="004852CE">
        <w:rPr>
          <w:rFonts w:ascii="Arial" w:hAnsi="Arial" w:cs="Arial"/>
          <w:lang w:val="fr-FR"/>
        </w:rPr>
        <w:t xml:space="preserve"> et de </w:t>
      </w:r>
      <w:proofErr w:type="spellStart"/>
      <w:r w:rsidRPr="004852CE">
        <w:rPr>
          <w:rFonts w:ascii="Arial" w:hAnsi="Arial" w:cs="Arial"/>
          <w:lang w:val="fr-FR"/>
        </w:rPr>
        <w:t>Tbet</w:t>
      </w:r>
      <w:proofErr w:type="spellEnd"/>
      <w:r w:rsidRPr="004852CE">
        <w:rPr>
          <w:rFonts w:ascii="Arial" w:hAnsi="Arial" w:cs="Arial"/>
          <w:lang w:val="fr-FR"/>
        </w:rPr>
        <w:t xml:space="preserve"> </w:t>
      </w:r>
      <w:r w:rsidR="0054511A">
        <w:fldChar w:fldCharType="begin"/>
      </w:r>
      <w:r w:rsidR="0054511A" w:rsidRPr="008257D4">
        <w:rPr>
          <w:lang w:val="fr-FR"/>
          <w:rPrChange w:id="1389" w:author="LALOY Emilien" w:date="2026-08-20T16:38:00Z">
            <w:rPr/>
          </w:rPrChange>
        </w:rPr>
        <w:instrText xml:space="preserve"> HYPERLINK "file:///C:\\Users\\xtoph\\Downloads\\Laidlaw_Immunity_2014" </w:instrText>
      </w:r>
      <w:r w:rsidR="0054511A">
        <w:fldChar w:fldCharType="separate"/>
      </w:r>
      <w:r w:rsidRPr="004852CE">
        <w:rPr>
          <w:rStyle w:val="Lienhypertexte"/>
          <w:rFonts w:ascii="Arial" w:eastAsiaTheme="majorEastAsia" w:hAnsi="Arial" w:cs="Arial"/>
          <w:lang w:val="fr-FR"/>
        </w:rPr>
        <w:t>Laidlaw_Immunity_2014</w:t>
      </w:r>
      <w:r w:rsidR="0054511A">
        <w:rPr>
          <w:rStyle w:val="Lienhypertexte"/>
          <w:rFonts w:ascii="Arial" w:eastAsiaTheme="majorEastAsia" w:hAnsi="Arial" w:cs="Arial"/>
          <w:lang w:val="fr-FR"/>
        </w:rPr>
        <w:fldChar w:fldCharType="end"/>
      </w:r>
      <w:r w:rsidRPr="004852CE">
        <w:rPr>
          <w:rFonts w:ascii="Arial" w:hAnsi="Arial" w:cs="Arial"/>
          <w:lang w:val="fr-FR"/>
        </w:rPr>
        <w:t xml:space="preserve"> </w:t>
      </w:r>
      <w:r w:rsidR="0054511A">
        <w:fldChar w:fldCharType="begin"/>
      </w:r>
      <w:r w:rsidR="0054511A" w:rsidRPr="008257D4">
        <w:rPr>
          <w:lang w:val="fr-FR"/>
          <w:rPrChange w:id="1390" w:author="LALOY Emilien" w:date="2026-08-20T16:38:00Z">
            <w:rPr/>
          </w:rPrChange>
        </w:rPr>
        <w:instrText xml:space="preserve"> HYPERLINK "file:///C:\\Users\\xtoph\\Downloads\\Mackay_Immunity_2015" </w:instrText>
      </w:r>
      <w:r w:rsidR="0054511A">
        <w:fldChar w:fldCharType="separate"/>
      </w:r>
      <w:r w:rsidRPr="004852CE">
        <w:rPr>
          <w:rStyle w:val="Lienhypertexte"/>
          <w:rFonts w:ascii="Arial" w:eastAsiaTheme="majorEastAsia" w:hAnsi="Arial" w:cs="Arial"/>
          <w:lang w:val="fr-FR"/>
        </w:rPr>
        <w:t>Mackay_Immunity_2015</w:t>
      </w:r>
      <w:r w:rsidR="0054511A">
        <w:rPr>
          <w:rStyle w:val="Lienhypertexte"/>
          <w:rFonts w:ascii="Arial" w:eastAsiaTheme="majorEastAsia" w:hAnsi="Arial" w:cs="Arial"/>
          <w:lang w:val="fr-FR"/>
        </w:rPr>
        <w:fldChar w:fldCharType="end"/>
      </w:r>
      <w:r w:rsidRPr="004852CE">
        <w:rPr>
          <w:rFonts w:ascii="Arial" w:hAnsi="Arial" w:cs="Arial"/>
          <w:lang w:val="fr-FR"/>
        </w:rPr>
        <w:t xml:space="preserve">. Le traitement </w:t>
      </w:r>
      <w:r w:rsidRPr="004852CE">
        <w:rPr>
          <w:rStyle w:val="Accentuation"/>
          <w:rFonts w:ascii="Arial" w:hAnsi="Arial" w:cs="Arial"/>
          <w:lang w:val="fr-FR"/>
        </w:rPr>
        <w:t>in vitro</w:t>
      </w:r>
      <w:r w:rsidRPr="004852CE">
        <w:rPr>
          <w:rFonts w:ascii="Arial" w:hAnsi="Arial" w:cs="Arial"/>
          <w:lang w:val="fr-FR"/>
        </w:rPr>
        <w:t xml:space="preserve"> de lymphocytes avec du </w:t>
      </w:r>
      <w:proofErr w:type="spellStart"/>
      <w:r w:rsidRPr="004852CE">
        <w:rPr>
          <w:rFonts w:ascii="Arial" w:hAnsi="Arial" w:cs="Arial"/>
          <w:lang w:val="fr-FR"/>
        </w:rPr>
        <w:t>TGFb</w:t>
      </w:r>
      <w:proofErr w:type="spellEnd"/>
      <w:r w:rsidRPr="004852CE">
        <w:rPr>
          <w:rFonts w:ascii="Arial" w:hAnsi="Arial" w:cs="Arial"/>
          <w:lang w:val="fr-FR"/>
        </w:rPr>
        <w:t xml:space="preserve"> permet également l'expression de CD103 </w:t>
      </w:r>
      <w:r w:rsidR="0054511A">
        <w:fldChar w:fldCharType="begin"/>
      </w:r>
      <w:r w:rsidR="0054511A" w:rsidRPr="008257D4">
        <w:rPr>
          <w:lang w:val="fr-FR"/>
          <w:rPrChange w:id="1391" w:author="LALOY Emilien" w:date="2026-08-20T16:38:00Z">
            <w:rPr/>
          </w:rPrChange>
        </w:rPr>
        <w:instrText xml:space="preserve"> HYPERLINK "file:///C:\\Users\\xtoph\\Downloads\\Casey_JImmunol_2012" </w:instrText>
      </w:r>
      <w:r w:rsidR="0054511A">
        <w:fldChar w:fldCharType="separate"/>
      </w:r>
      <w:r w:rsidRPr="004852CE">
        <w:rPr>
          <w:rStyle w:val="Lienhypertexte"/>
          <w:rFonts w:ascii="Arial" w:eastAsiaTheme="majorEastAsia" w:hAnsi="Arial" w:cs="Arial"/>
          <w:lang w:val="fr-FR"/>
        </w:rPr>
        <w:t>Casey_JImmunol_2012</w:t>
      </w:r>
      <w:r w:rsidR="0054511A">
        <w:rPr>
          <w:rStyle w:val="Lienhypertexte"/>
          <w:rFonts w:ascii="Arial" w:eastAsiaTheme="majorEastAsia" w:hAnsi="Arial" w:cs="Arial"/>
          <w:lang w:val="fr-FR"/>
        </w:rPr>
        <w:fldChar w:fldCharType="end"/>
      </w:r>
      <w:r w:rsidRPr="004852CE">
        <w:rPr>
          <w:rFonts w:ascii="Arial" w:hAnsi="Arial" w:cs="Arial"/>
          <w:lang w:val="fr-FR"/>
        </w:rPr>
        <w:t xml:space="preserve">, de CCR9/Ly6C (en combinaison avec l'IL-2 et l'IL-15) </w:t>
      </w:r>
      <w:r w:rsidR="0054511A">
        <w:fldChar w:fldCharType="begin"/>
      </w:r>
      <w:r w:rsidR="0054511A" w:rsidRPr="008257D4">
        <w:rPr>
          <w:lang w:val="fr-FR"/>
          <w:rPrChange w:id="1392" w:author="LALOY Emilien" w:date="2026-08-20T16:38:00Z">
            <w:rPr/>
          </w:rPrChange>
        </w:rPr>
        <w:instrText xml:space="preserve"> HYPERLINK "file:///C:\\Users\\xtoph\\Downloads\\Fonseca_NatImmunol_2020" </w:instrText>
      </w:r>
      <w:r w:rsidR="0054511A">
        <w:fldChar w:fldCharType="separate"/>
      </w:r>
      <w:r w:rsidRPr="004852CE">
        <w:rPr>
          <w:rStyle w:val="Lienhypertexte"/>
          <w:rFonts w:ascii="Arial" w:eastAsiaTheme="majorEastAsia" w:hAnsi="Arial" w:cs="Arial"/>
          <w:lang w:val="fr-FR"/>
        </w:rPr>
        <w:t>Fonseca_NatImmunol_2020</w:t>
      </w:r>
      <w:r w:rsidR="0054511A">
        <w:rPr>
          <w:rStyle w:val="Lienhypertexte"/>
          <w:rFonts w:ascii="Arial" w:eastAsiaTheme="majorEastAsia" w:hAnsi="Arial" w:cs="Arial"/>
          <w:lang w:val="fr-FR"/>
        </w:rPr>
        <w:fldChar w:fldCharType="end"/>
      </w:r>
      <w:r w:rsidRPr="004852CE">
        <w:rPr>
          <w:rFonts w:ascii="Arial" w:hAnsi="Arial" w:cs="Arial"/>
          <w:lang w:val="fr-FR"/>
        </w:rPr>
        <w:t>.</w:t>
      </w:r>
    </w:p>
    <w:p w14:paraId="25DFE4A8" w14:textId="287BBBCB"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Dans l'organisme, le </w:t>
      </w:r>
      <w:proofErr w:type="spellStart"/>
      <w:r w:rsidRPr="004852CE">
        <w:rPr>
          <w:rFonts w:ascii="Arial" w:hAnsi="Arial" w:cs="Arial"/>
          <w:lang w:val="fr-FR"/>
        </w:rPr>
        <w:t>TGFb</w:t>
      </w:r>
      <w:proofErr w:type="spellEnd"/>
      <w:r w:rsidRPr="004852CE">
        <w:rPr>
          <w:rFonts w:ascii="Arial" w:hAnsi="Arial" w:cs="Arial"/>
          <w:lang w:val="fr-FR"/>
        </w:rPr>
        <w:t xml:space="preserve"> nécessaire à la différenciation des TRM semble être disponible sous forme présenté par les APC dans les OL-II. Il a été observé que des cellules pouvaient induire l'expression de CD103 de manière </w:t>
      </w:r>
      <w:proofErr w:type="spellStart"/>
      <w:r w:rsidRPr="004852CE">
        <w:rPr>
          <w:rFonts w:ascii="Arial" w:hAnsi="Arial" w:cs="Arial"/>
          <w:lang w:val="fr-FR"/>
        </w:rPr>
        <w:t>TGFb</w:t>
      </w:r>
      <w:proofErr w:type="spellEnd"/>
      <w:r w:rsidRPr="004852CE">
        <w:rPr>
          <w:rFonts w:ascii="Arial" w:hAnsi="Arial" w:cs="Arial"/>
          <w:lang w:val="fr-FR"/>
        </w:rPr>
        <w:t xml:space="preserve"> dépendante </w:t>
      </w:r>
      <w:r w:rsidR="0054511A">
        <w:fldChar w:fldCharType="begin"/>
      </w:r>
      <w:r w:rsidR="0054511A" w:rsidRPr="008257D4">
        <w:rPr>
          <w:lang w:val="fr-FR"/>
          <w:rPrChange w:id="1393" w:author="LALOY Emilien" w:date="2026-08-20T16:38:00Z">
            <w:rPr/>
          </w:rPrChange>
        </w:rPr>
        <w:instrText xml:space="preserve"> HYPERLINK "file:///C:\\Users\\xtoph\\Downloads\\Yu_Immunity_2013" </w:instrText>
      </w:r>
      <w:r w:rsidR="0054511A">
        <w:fldChar w:fldCharType="separate"/>
      </w:r>
      <w:r w:rsidRPr="004852CE">
        <w:rPr>
          <w:rStyle w:val="Lienhypertexte"/>
          <w:rFonts w:ascii="Arial" w:eastAsiaTheme="majorEastAsia" w:hAnsi="Arial" w:cs="Arial"/>
          <w:lang w:val="fr-FR"/>
        </w:rPr>
        <w:t>Yu_Immunity_2013</w:t>
      </w:r>
      <w:r w:rsidR="0054511A">
        <w:rPr>
          <w:rStyle w:val="Lienhypertexte"/>
          <w:rFonts w:ascii="Arial" w:eastAsiaTheme="majorEastAsia" w:hAnsi="Arial" w:cs="Arial"/>
          <w:lang w:val="fr-FR"/>
        </w:rPr>
        <w:fldChar w:fldCharType="end"/>
      </w:r>
      <w:r w:rsidRPr="004852CE">
        <w:rPr>
          <w:rFonts w:ascii="Arial" w:hAnsi="Arial" w:cs="Arial"/>
          <w:lang w:val="fr-FR"/>
        </w:rPr>
        <w:t xml:space="preserve"> (</w:t>
      </w:r>
      <w:r w:rsidRPr="004852CE">
        <w:rPr>
          <w:rStyle w:val="Accentuation"/>
          <w:rFonts w:ascii="Arial" w:hAnsi="Arial" w:cs="Arial"/>
          <w:lang w:val="fr-FR"/>
        </w:rPr>
        <w:t>in vivo</w:t>
      </w:r>
      <w:r w:rsidRPr="004852CE">
        <w:rPr>
          <w:rFonts w:ascii="Arial" w:hAnsi="Arial" w:cs="Arial"/>
          <w:lang w:val="fr-FR"/>
        </w:rPr>
        <w:t xml:space="preserve">) </w:t>
      </w:r>
      <w:r w:rsidR="0054511A">
        <w:fldChar w:fldCharType="begin"/>
      </w:r>
      <w:r w:rsidR="0054511A" w:rsidRPr="008257D4">
        <w:rPr>
          <w:lang w:val="fr-FR"/>
          <w:rPrChange w:id="1394" w:author="LALOY Emilien" w:date="2026-08-20T16:38:00Z">
            <w:rPr/>
          </w:rPrChange>
        </w:rPr>
        <w:instrText xml:space="preserve"> HYPERLINK "file:///C:\\Users\\xtoph\\Downloads\\Bourdely_Immunity_2020" </w:instrText>
      </w:r>
      <w:r w:rsidR="0054511A">
        <w:fldChar w:fldCharType="separate"/>
      </w:r>
      <w:r w:rsidRPr="004852CE">
        <w:rPr>
          <w:rStyle w:val="Lienhypertexte"/>
          <w:rFonts w:ascii="Arial" w:eastAsiaTheme="majorEastAsia" w:hAnsi="Arial" w:cs="Arial"/>
          <w:lang w:val="fr-FR"/>
        </w:rPr>
        <w:t>Bourdely_Immunity_2020</w:t>
      </w:r>
      <w:r w:rsidR="0054511A">
        <w:rPr>
          <w:rStyle w:val="Lienhypertexte"/>
          <w:rFonts w:ascii="Arial" w:eastAsiaTheme="majorEastAsia" w:hAnsi="Arial" w:cs="Arial"/>
          <w:lang w:val="fr-FR"/>
        </w:rPr>
        <w:fldChar w:fldCharType="end"/>
      </w:r>
      <w:r w:rsidRPr="004852CE">
        <w:rPr>
          <w:rFonts w:ascii="Arial" w:hAnsi="Arial" w:cs="Arial"/>
          <w:lang w:val="fr-FR"/>
        </w:rPr>
        <w:t xml:space="preserve"> (</w:t>
      </w:r>
      <w:r w:rsidRPr="004852CE">
        <w:rPr>
          <w:rStyle w:val="Accentuation"/>
          <w:rFonts w:ascii="Arial" w:hAnsi="Arial" w:cs="Arial"/>
          <w:lang w:val="fr-FR"/>
        </w:rPr>
        <w:t>in vitro</w:t>
      </w:r>
      <w:r w:rsidRPr="004852CE">
        <w:rPr>
          <w:rFonts w:ascii="Arial" w:hAnsi="Arial" w:cs="Arial"/>
          <w:lang w:val="fr-FR"/>
        </w:rPr>
        <w:t xml:space="preserve"> en </w:t>
      </w:r>
      <w:proofErr w:type="spellStart"/>
      <w:r w:rsidRPr="004852CE">
        <w:rPr>
          <w:rFonts w:ascii="Arial" w:hAnsi="Arial" w:cs="Arial"/>
          <w:lang w:val="fr-FR"/>
        </w:rPr>
        <w:t>co-culture</w:t>
      </w:r>
      <w:proofErr w:type="spellEnd"/>
      <w:r w:rsidRPr="004852CE">
        <w:rPr>
          <w:rFonts w:ascii="Arial" w:hAnsi="Arial" w:cs="Arial"/>
          <w:lang w:val="fr-FR"/>
        </w:rPr>
        <w:t xml:space="preserve">). Ce contact pourrait reprogrammer les lymphocytes de manière épigénétique </w:t>
      </w:r>
      <w:r w:rsidR="0054511A">
        <w:fldChar w:fldCharType="begin"/>
      </w:r>
      <w:r w:rsidR="0054511A" w:rsidRPr="008257D4">
        <w:rPr>
          <w:lang w:val="fr-FR"/>
          <w:rPrChange w:id="1395" w:author="LALOY Emilien" w:date="2026-08-20T16:38:00Z">
            <w:rPr/>
          </w:rPrChange>
        </w:rPr>
        <w:instrText xml:space="preserve"> HYPERLINK "file:///C:\\Users\\xtoph\\Downloads\\Mani_Science_2019a" </w:instrText>
      </w:r>
      <w:r w:rsidR="0054511A">
        <w:fldChar w:fldCharType="separate"/>
      </w:r>
      <w:r w:rsidRPr="004852CE">
        <w:rPr>
          <w:rStyle w:val="Lienhypertexte"/>
          <w:rFonts w:ascii="Arial" w:eastAsiaTheme="majorEastAsia" w:hAnsi="Arial" w:cs="Arial"/>
          <w:lang w:val="fr-FR"/>
        </w:rPr>
        <w:t>Mani_Science_2019a</w:t>
      </w:r>
      <w:r w:rsidR="0054511A">
        <w:rPr>
          <w:rStyle w:val="Lienhypertexte"/>
          <w:rFonts w:ascii="Arial" w:eastAsiaTheme="majorEastAsia" w:hAnsi="Arial" w:cs="Arial"/>
          <w:lang w:val="fr-FR"/>
        </w:rPr>
        <w:fldChar w:fldCharType="end"/>
      </w:r>
      <w:r w:rsidRPr="004852CE">
        <w:rPr>
          <w:rFonts w:ascii="Arial" w:hAnsi="Arial" w:cs="Arial"/>
          <w:lang w:val="fr-FR"/>
        </w:rPr>
        <w:t xml:space="preserve"> et favoriser leur différenciation vers un phénotype TRM exprimant CD103 après migration dans le tissu </w:t>
      </w:r>
      <w:r w:rsidR="0054511A">
        <w:fldChar w:fldCharType="begin"/>
      </w:r>
      <w:r w:rsidR="0054511A" w:rsidRPr="008257D4">
        <w:rPr>
          <w:lang w:val="fr-FR"/>
          <w:rPrChange w:id="1396" w:author="LALOY Emilien" w:date="2026-08-20T16:38:00Z">
            <w:rPr/>
          </w:rPrChange>
        </w:rPr>
        <w:instrText xml:space="preserve"> HYPERLINK "file:///C:\\Users\\xtoph\\Downloads\\Thompson_CellRep_2019" </w:instrText>
      </w:r>
      <w:r w:rsidR="0054511A">
        <w:fldChar w:fldCharType="separate"/>
      </w:r>
      <w:r w:rsidRPr="004852CE">
        <w:rPr>
          <w:rStyle w:val="Lienhypertexte"/>
          <w:rFonts w:ascii="Arial" w:eastAsiaTheme="majorEastAsia" w:hAnsi="Arial" w:cs="Arial"/>
          <w:lang w:val="fr-FR"/>
        </w:rPr>
        <w:t>Thompson_CellRep_2019</w:t>
      </w:r>
      <w:r w:rsidR="0054511A">
        <w:rPr>
          <w:rStyle w:val="Lienhypertexte"/>
          <w:rFonts w:ascii="Arial" w:eastAsiaTheme="majorEastAsia" w:hAnsi="Arial" w:cs="Arial"/>
          <w:lang w:val="fr-FR"/>
        </w:rPr>
        <w:fldChar w:fldCharType="end"/>
      </w:r>
      <w:r w:rsidRPr="004852CE">
        <w:rPr>
          <w:rFonts w:ascii="Arial" w:hAnsi="Arial" w:cs="Arial"/>
          <w:lang w:val="fr-FR"/>
        </w:rPr>
        <w:t>.</w:t>
      </w:r>
    </w:p>
    <w:p w14:paraId="1953C658" w14:textId="44D29855" w:rsidR="004F59EA"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La sensibilité au </w:t>
      </w:r>
      <w:proofErr w:type="spellStart"/>
      <w:r w:rsidRPr="004852CE">
        <w:rPr>
          <w:rFonts w:ascii="Arial" w:hAnsi="Arial" w:cs="Arial"/>
          <w:lang w:val="fr-FR"/>
        </w:rPr>
        <w:t>TGFb</w:t>
      </w:r>
      <w:proofErr w:type="spellEnd"/>
      <w:r w:rsidRPr="004852CE">
        <w:rPr>
          <w:rFonts w:ascii="Arial" w:hAnsi="Arial" w:cs="Arial"/>
          <w:lang w:val="fr-FR"/>
        </w:rPr>
        <w:t xml:space="preserve"> peut être régulée. Par exemple, les lymphocytes T naïfs sont plus sensibles au </w:t>
      </w:r>
      <w:proofErr w:type="spellStart"/>
      <w:r w:rsidRPr="004852CE">
        <w:rPr>
          <w:rFonts w:ascii="Arial" w:hAnsi="Arial" w:cs="Arial"/>
          <w:lang w:val="fr-FR"/>
        </w:rPr>
        <w:t>TGFb</w:t>
      </w:r>
      <w:proofErr w:type="spellEnd"/>
      <w:r w:rsidRPr="004852CE">
        <w:rPr>
          <w:rFonts w:ascii="Arial" w:hAnsi="Arial" w:cs="Arial"/>
          <w:lang w:val="fr-FR"/>
        </w:rPr>
        <w:t xml:space="preserve"> que les lymphocytes mémoires </w:t>
      </w:r>
      <w:r w:rsidR="0054511A">
        <w:fldChar w:fldCharType="begin"/>
      </w:r>
      <w:r w:rsidR="0054511A" w:rsidRPr="008257D4">
        <w:rPr>
          <w:lang w:val="fr-FR"/>
          <w:rPrChange w:id="1397" w:author="LALOY Emilien" w:date="2026-08-20T16:38:00Z">
            <w:rPr/>
          </w:rPrChange>
        </w:rPr>
        <w:instrText xml:space="preserve"> HYPERLINK "file:///C:\\Users\\xtoph\\Downloads\\Osborn_PLoSPathog_2019" </w:instrText>
      </w:r>
      <w:r w:rsidR="0054511A">
        <w:fldChar w:fldCharType="separate"/>
      </w:r>
      <w:r w:rsidRPr="004852CE">
        <w:rPr>
          <w:rStyle w:val="Lienhypertexte"/>
          <w:rFonts w:ascii="Arial" w:eastAsiaTheme="majorEastAsia" w:hAnsi="Arial" w:cs="Arial"/>
          <w:lang w:val="fr-FR"/>
        </w:rPr>
        <w:t>Osborn_PLoSPathog_2019</w:t>
      </w:r>
      <w:r w:rsidR="0054511A">
        <w:rPr>
          <w:rStyle w:val="Lienhypertexte"/>
          <w:rFonts w:ascii="Arial" w:eastAsiaTheme="majorEastAsia" w:hAnsi="Arial" w:cs="Arial"/>
          <w:lang w:val="fr-FR"/>
        </w:rPr>
        <w:fldChar w:fldCharType="end"/>
      </w:r>
      <w:r w:rsidRPr="004852CE">
        <w:rPr>
          <w:rFonts w:ascii="Arial" w:hAnsi="Arial" w:cs="Arial"/>
          <w:lang w:val="fr-FR"/>
        </w:rPr>
        <w:t xml:space="preserve">. L'un des facteurs de transcription ayant un rôle dans cette régulation est </w:t>
      </w:r>
      <w:proofErr w:type="spellStart"/>
      <w:r w:rsidRPr="004852CE">
        <w:rPr>
          <w:rFonts w:ascii="Arial" w:hAnsi="Arial" w:cs="Arial"/>
          <w:lang w:val="fr-FR"/>
        </w:rPr>
        <w:t>Tbet</w:t>
      </w:r>
      <w:proofErr w:type="spellEnd"/>
      <w:r w:rsidRPr="004852CE">
        <w:rPr>
          <w:rFonts w:ascii="Arial" w:hAnsi="Arial" w:cs="Arial"/>
          <w:lang w:val="fr-FR"/>
        </w:rPr>
        <w:t xml:space="preserve">. En effet, celui-ci est capable se fixer sur les cibles du </w:t>
      </w:r>
      <w:proofErr w:type="spellStart"/>
      <w:r w:rsidRPr="004852CE">
        <w:rPr>
          <w:rFonts w:ascii="Arial" w:hAnsi="Arial" w:cs="Arial"/>
          <w:lang w:val="fr-FR"/>
        </w:rPr>
        <w:t>TGFb</w:t>
      </w:r>
      <w:proofErr w:type="spellEnd"/>
      <w:r w:rsidRPr="004852CE">
        <w:rPr>
          <w:rFonts w:ascii="Arial" w:hAnsi="Arial" w:cs="Arial"/>
          <w:lang w:val="fr-FR"/>
        </w:rPr>
        <w:t xml:space="preserve"> comme CD103 </w:t>
      </w:r>
      <w:r w:rsidR="0054511A">
        <w:fldChar w:fldCharType="begin"/>
      </w:r>
      <w:r w:rsidR="0054511A" w:rsidRPr="008257D4">
        <w:rPr>
          <w:lang w:val="fr-FR"/>
          <w:rPrChange w:id="1398" w:author="LALOY Emilien" w:date="2026-08-20T16:38:00Z">
            <w:rPr/>
          </w:rPrChange>
        </w:rPr>
        <w:instrText xml:space="preserve"> HYPERLINK "file:///C:\\Users\\xtoph\\Downloads\\Laidlaw_Immunity_2014" </w:instrText>
      </w:r>
      <w:r w:rsidR="0054511A">
        <w:fldChar w:fldCharType="separate"/>
      </w:r>
      <w:r w:rsidRPr="004852CE">
        <w:rPr>
          <w:rStyle w:val="Lienhypertexte"/>
          <w:rFonts w:ascii="Arial" w:eastAsiaTheme="majorEastAsia" w:hAnsi="Arial" w:cs="Arial"/>
          <w:lang w:val="fr-FR"/>
        </w:rPr>
        <w:t>Laidlaw_Immunity_2014</w:t>
      </w:r>
      <w:r w:rsidR="0054511A">
        <w:rPr>
          <w:rStyle w:val="Lienhypertexte"/>
          <w:rFonts w:ascii="Arial" w:eastAsiaTheme="majorEastAsia" w:hAnsi="Arial" w:cs="Arial"/>
          <w:lang w:val="fr-FR"/>
        </w:rPr>
        <w:fldChar w:fldCharType="end"/>
      </w:r>
      <w:r w:rsidRPr="004852CE">
        <w:rPr>
          <w:rFonts w:ascii="Arial" w:hAnsi="Arial" w:cs="Arial"/>
          <w:lang w:val="fr-FR"/>
        </w:rPr>
        <w:t xml:space="preserve">. De plus, le KO de </w:t>
      </w:r>
      <w:proofErr w:type="spellStart"/>
      <w:r w:rsidRPr="004852CE">
        <w:rPr>
          <w:rFonts w:ascii="Arial" w:hAnsi="Arial" w:cs="Arial"/>
          <w:lang w:val="fr-FR"/>
        </w:rPr>
        <w:t>Tbet</w:t>
      </w:r>
      <w:proofErr w:type="spellEnd"/>
      <w:r w:rsidRPr="004852CE">
        <w:rPr>
          <w:rFonts w:ascii="Arial" w:hAnsi="Arial" w:cs="Arial"/>
          <w:lang w:val="fr-FR"/>
        </w:rPr>
        <w:t xml:space="preserve"> entraine une augmentation de l'expression du </w:t>
      </w:r>
      <w:proofErr w:type="spellStart"/>
      <w:r w:rsidRPr="004852CE">
        <w:rPr>
          <w:rFonts w:ascii="Arial" w:hAnsi="Arial" w:cs="Arial"/>
          <w:lang w:val="fr-FR"/>
        </w:rPr>
        <w:t>TGFbRII</w:t>
      </w:r>
      <w:proofErr w:type="spellEnd"/>
      <w:r w:rsidRPr="004852CE">
        <w:rPr>
          <w:rFonts w:ascii="Arial" w:hAnsi="Arial" w:cs="Arial"/>
          <w:lang w:val="fr-FR"/>
        </w:rPr>
        <w:t xml:space="preserve"> </w:t>
      </w:r>
      <w:r w:rsidR="0054511A">
        <w:fldChar w:fldCharType="begin"/>
      </w:r>
      <w:r w:rsidR="0054511A" w:rsidRPr="008257D4">
        <w:rPr>
          <w:lang w:val="fr-FR"/>
          <w:rPrChange w:id="1399" w:author="LALOY Emilien" w:date="2026-08-20T16:38:00Z">
            <w:rPr/>
          </w:rPrChange>
        </w:rPr>
        <w:instrText xml:space="preserve"> HYPERLINK "file:///C:\\Users\\xtoph\\Downloads\\Mackay_Immunity_2015" </w:instrText>
      </w:r>
      <w:r w:rsidR="0054511A">
        <w:fldChar w:fldCharType="separate"/>
      </w:r>
      <w:r w:rsidRPr="004852CE">
        <w:rPr>
          <w:rStyle w:val="Lienhypertexte"/>
          <w:rFonts w:ascii="Arial" w:eastAsiaTheme="majorEastAsia" w:hAnsi="Arial" w:cs="Arial"/>
          <w:lang w:val="fr-FR"/>
        </w:rPr>
        <w:t>Mackay_Immunity_2015</w:t>
      </w:r>
      <w:r w:rsidR="0054511A">
        <w:rPr>
          <w:rStyle w:val="Lienhypertexte"/>
          <w:rFonts w:ascii="Arial" w:eastAsiaTheme="majorEastAsia" w:hAnsi="Arial" w:cs="Arial"/>
          <w:lang w:val="fr-FR"/>
        </w:rPr>
        <w:fldChar w:fldCharType="end"/>
      </w:r>
      <w:r w:rsidRPr="004852CE">
        <w:rPr>
          <w:rFonts w:ascii="Arial" w:hAnsi="Arial" w:cs="Arial"/>
          <w:lang w:val="fr-FR"/>
        </w:rPr>
        <w:t xml:space="preserve">. Enfin, les cellules avec une surexpression de </w:t>
      </w:r>
      <w:proofErr w:type="spellStart"/>
      <w:r w:rsidRPr="004852CE">
        <w:rPr>
          <w:rFonts w:ascii="Arial" w:hAnsi="Arial" w:cs="Arial"/>
          <w:lang w:val="fr-FR"/>
        </w:rPr>
        <w:t>Tbet</w:t>
      </w:r>
      <w:proofErr w:type="spellEnd"/>
      <w:r w:rsidRPr="004852CE">
        <w:rPr>
          <w:rFonts w:ascii="Arial" w:hAnsi="Arial" w:cs="Arial"/>
          <w:lang w:val="fr-FR"/>
        </w:rPr>
        <w:t xml:space="preserve"> expriment moins CD103 en réponse à un traitement </w:t>
      </w:r>
      <w:r w:rsidRPr="004852CE">
        <w:rPr>
          <w:rStyle w:val="Accentuation"/>
          <w:rFonts w:ascii="Arial" w:hAnsi="Arial" w:cs="Arial"/>
          <w:lang w:val="fr-FR"/>
        </w:rPr>
        <w:t>in vitro</w:t>
      </w:r>
      <w:r w:rsidRPr="004852CE">
        <w:rPr>
          <w:rFonts w:ascii="Arial" w:hAnsi="Arial" w:cs="Arial"/>
          <w:lang w:val="fr-FR"/>
        </w:rPr>
        <w:t xml:space="preserve"> au </w:t>
      </w:r>
      <w:proofErr w:type="spellStart"/>
      <w:r w:rsidRPr="004852CE">
        <w:rPr>
          <w:rFonts w:ascii="Arial" w:hAnsi="Arial" w:cs="Arial"/>
          <w:lang w:val="fr-FR"/>
        </w:rPr>
        <w:t>TGFb</w:t>
      </w:r>
      <w:proofErr w:type="spellEnd"/>
      <w:r w:rsidRPr="004852CE">
        <w:rPr>
          <w:rFonts w:ascii="Arial" w:hAnsi="Arial" w:cs="Arial"/>
          <w:lang w:val="fr-FR"/>
        </w:rPr>
        <w:t xml:space="preserve"> </w:t>
      </w:r>
      <w:r w:rsidR="0054511A">
        <w:fldChar w:fldCharType="begin"/>
      </w:r>
      <w:r w:rsidR="0054511A" w:rsidRPr="008257D4">
        <w:rPr>
          <w:lang w:val="fr-FR"/>
          <w:rPrChange w:id="1400" w:author="LALOY Emilien" w:date="2026-08-20T16:38:00Z">
            <w:rPr/>
          </w:rPrChange>
        </w:rPr>
        <w:instrText xml:space="preserve"> HYPERLINK "file:///C:\\Users\\xtoph\\Downloads\\Laidlaw_Immunity_2014" </w:instrText>
      </w:r>
      <w:r w:rsidR="0054511A">
        <w:fldChar w:fldCharType="separate"/>
      </w:r>
      <w:r w:rsidRPr="004852CE">
        <w:rPr>
          <w:rStyle w:val="Lienhypertexte"/>
          <w:rFonts w:ascii="Arial" w:eastAsiaTheme="majorEastAsia" w:hAnsi="Arial" w:cs="Arial"/>
          <w:lang w:val="fr-FR"/>
        </w:rPr>
        <w:t>Laidlaw_Immunity_2014</w:t>
      </w:r>
      <w:r w:rsidR="0054511A">
        <w:rPr>
          <w:rStyle w:val="Lienhypertexte"/>
          <w:rFonts w:ascii="Arial" w:eastAsiaTheme="majorEastAsia" w:hAnsi="Arial" w:cs="Arial"/>
          <w:lang w:val="fr-FR"/>
        </w:rPr>
        <w:fldChar w:fldCharType="end"/>
      </w:r>
      <w:r w:rsidRPr="004852CE">
        <w:rPr>
          <w:rFonts w:ascii="Arial" w:hAnsi="Arial" w:cs="Arial"/>
          <w:lang w:val="fr-FR"/>
        </w:rPr>
        <w:t>.</w:t>
      </w:r>
    </w:p>
    <w:p w14:paraId="3DECD21F" w14:textId="6C554628" w:rsidR="004F59EA" w:rsidRPr="004852CE" w:rsidRDefault="0054511A" w:rsidP="004F59EA">
      <w:pPr>
        <w:pStyle w:val="NormalWeb"/>
        <w:spacing w:line="360" w:lineRule="auto"/>
        <w:ind w:firstLine="720"/>
        <w:jc w:val="both"/>
        <w:rPr>
          <w:rFonts w:ascii="Arial" w:hAnsi="Arial" w:cs="Arial"/>
          <w:lang w:val="fr-FR"/>
        </w:rPr>
      </w:pPr>
      <w:r>
        <w:lastRenderedPageBreak/>
        <w:fldChar w:fldCharType="begin"/>
      </w:r>
      <w:r w:rsidRPr="008257D4">
        <w:rPr>
          <w:lang w:val="fr-FR"/>
          <w:rPrChange w:id="1401" w:author="LALOY Emilien" w:date="2026-08-20T16:38:00Z">
            <w:rPr/>
          </w:rPrChange>
        </w:rPr>
        <w:instrText xml:space="preserve"> HYPERLINK "file:///C:\\Users\\xtoph\\Downloads\\Devi_NatImmunol_2025a" </w:instrText>
      </w:r>
      <w:r>
        <w:fldChar w:fldCharType="separate"/>
      </w:r>
      <w:r w:rsidR="004F59EA" w:rsidRPr="004852CE">
        <w:rPr>
          <w:rStyle w:val="Lienhypertexte"/>
          <w:rFonts w:ascii="Arial" w:eastAsiaTheme="majorEastAsia" w:hAnsi="Arial" w:cs="Arial"/>
          <w:lang w:val="fr-FR"/>
        </w:rPr>
        <w:t>Devi_NatImmunol_2025a</w:t>
      </w:r>
      <w:r>
        <w:rPr>
          <w:rStyle w:val="Lienhypertexte"/>
          <w:rFonts w:ascii="Arial" w:eastAsiaTheme="majorEastAsia" w:hAnsi="Arial" w:cs="Arial"/>
          <w:lang w:val="fr-FR"/>
        </w:rPr>
        <w:fldChar w:fldCharType="end"/>
      </w:r>
      <w:r w:rsidR="004F59EA" w:rsidRPr="004852CE">
        <w:rPr>
          <w:rFonts w:ascii="Arial" w:hAnsi="Arial" w:cs="Arial"/>
          <w:lang w:val="fr-FR"/>
        </w:rPr>
        <w:t xml:space="preserve"> montre que la sensibilité au </w:t>
      </w:r>
      <w:proofErr w:type="spellStart"/>
      <w:r w:rsidR="004F59EA" w:rsidRPr="004852CE">
        <w:rPr>
          <w:rFonts w:ascii="Arial" w:hAnsi="Arial" w:cs="Arial"/>
          <w:lang w:val="fr-FR"/>
        </w:rPr>
        <w:t>TGFb</w:t>
      </w:r>
      <w:proofErr w:type="spellEnd"/>
      <w:r w:rsidR="004F59EA" w:rsidRPr="004852CE">
        <w:rPr>
          <w:rFonts w:ascii="Arial" w:hAnsi="Arial" w:cs="Arial"/>
          <w:lang w:val="fr-FR"/>
        </w:rPr>
        <w:t xml:space="preserve"> est aussi régulé par la signalisation de PD1. En effet, l'utilisation de lymphocytes T KO pour cette protéine ou d'anti-PD1 limite la formation de TRM dans la peau, et l'injection de </w:t>
      </w:r>
      <w:proofErr w:type="spellStart"/>
      <w:r w:rsidR="004F59EA" w:rsidRPr="004852CE">
        <w:rPr>
          <w:rFonts w:ascii="Arial" w:hAnsi="Arial" w:cs="Arial"/>
          <w:lang w:val="fr-FR"/>
        </w:rPr>
        <w:t>TGFb</w:t>
      </w:r>
      <w:proofErr w:type="spellEnd"/>
      <w:r w:rsidR="004F59EA" w:rsidRPr="004852CE">
        <w:rPr>
          <w:rFonts w:ascii="Arial" w:hAnsi="Arial" w:cs="Arial"/>
          <w:lang w:val="fr-FR"/>
        </w:rPr>
        <w:t xml:space="preserve"> ou l'utilisation de lymphocytes T avec un forme mutante du </w:t>
      </w:r>
      <w:proofErr w:type="spellStart"/>
      <w:r w:rsidR="004F59EA" w:rsidRPr="004852CE">
        <w:rPr>
          <w:rFonts w:ascii="Arial" w:hAnsi="Arial" w:cs="Arial"/>
          <w:lang w:val="fr-FR"/>
        </w:rPr>
        <w:t>TGFbRII</w:t>
      </w:r>
      <w:proofErr w:type="spellEnd"/>
      <w:r w:rsidR="004F59EA" w:rsidRPr="004852CE">
        <w:rPr>
          <w:rFonts w:ascii="Arial" w:hAnsi="Arial" w:cs="Arial"/>
          <w:lang w:val="fr-FR"/>
        </w:rPr>
        <w:t xml:space="preserve"> dont la signalisation est constitutive restaure les effets </w:t>
      </w:r>
      <w:r>
        <w:fldChar w:fldCharType="begin"/>
      </w:r>
      <w:r w:rsidRPr="008257D4">
        <w:rPr>
          <w:lang w:val="fr-FR"/>
          <w:rPrChange w:id="1402" w:author="LALOY Emilien" w:date="2026-08-20T16:38:00Z">
            <w:rPr/>
          </w:rPrChange>
        </w:rPr>
        <w:instrText xml:space="preserve"> HYPERLINK "file:///C:\\Users\\xtoph\\Downloads\\Devi_NatImmunol_2025a" </w:instrText>
      </w:r>
      <w:r>
        <w:fldChar w:fldCharType="separate"/>
      </w:r>
      <w:r w:rsidR="004F59EA" w:rsidRPr="004852CE">
        <w:rPr>
          <w:rStyle w:val="Lienhypertexte"/>
          <w:rFonts w:ascii="Arial" w:eastAsiaTheme="majorEastAsia" w:hAnsi="Arial" w:cs="Arial"/>
          <w:lang w:val="fr-FR"/>
        </w:rPr>
        <w:t>Devi_NatImmunol_2025a</w:t>
      </w:r>
      <w:r>
        <w:rPr>
          <w:rStyle w:val="Lienhypertexte"/>
          <w:rFonts w:ascii="Arial" w:eastAsiaTheme="majorEastAsia" w:hAnsi="Arial" w:cs="Arial"/>
          <w:lang w:val="fr-FR"/>
        </w:rPr>
        <w:fldChar w:fldCharType="end"/>
      </w:r>
      <w:r w:rsidR="004F59EA" w:rsidRPr="004852CE">
        <w:rPr>
          <w:rFonts w:ascii="Arial" w:hAnsi="Arial" w:cs="Arial"/>
          <w:lang w:val="fr-FR"/>
        </w:rPr>
        <w:t>.</w:t>
      </w:r>
    </w:p>
    <w:p w14:paraId="4145B2EC" w14:textId="77777777" w:rsidR="004F59EA" w:rsidRPr="004852CE" w:rsidRDefault="004F59EA" w:rsidP="004F59EA">
      <w:pPr>
        <w:pStyle w:val="Titre3"/>
        <w:rPr>
          <w:lang w:val="fr-FR"/>
        </w:rPr>
      </w:pPr>
      <w:bookmarkStart w:id="1403" w:name="_Toc236412609"/>
      <w:bookmarkStart w:id="1404" w:name="_Toc238137508"/>
      <w:r w:rsidRPr="004852CE">
        <w:rPr>
          <w:lang w:val="fr-FR"/>
        </w:rPr>
        <w:t>2.4.1.3 Rôle de l'antigène</w:t>
      </w:r>
      <w:bookmarkEnd w:id="1403"/>
      <w:bookmarkEnd w:id="1404"/>
    </w:p>
    <w:p w14:paraId="29EDE266" w14:textId="77777777"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Les TRM étant des cellules mémoires, celles-ci sont formées afin de répondre à une nouvelle infection avec le même pathogène, et doivent ainsi être spécifique d'un antigène. Pourtant et de manière surprenante, alors que certaines équipes ont décrit que la différenciation en TRM dépend de la présence d'un antigène, certaines observations démontrent qu'il est possible d'obtenir des TRM en absence d'antigène sous certaines conditions. Dans cette partie, les observations allant dans l'un et dans l'autre sens seront présentées.</w:t>
      </w:r>
    </w:p>
    <w:p w14:paraId="261334A7" w14:textId="6F162EA2"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Tout d'abord, il a été observé que la présence d'antigène est nécessaire à la différenciation des cellules en TRM. En comparant des lymphocytes avec une plus faible affinité pour l'antigène, ceux-ci ont un phénotype moins différencié avec une plus faible expression de CD103 </w:t>
      </w:r>
      <w:r w:rsidR="0054511A">
        <w:fldChar w:fldCharType="begin"/>
      </w:r>
      <w:r w:rsidR="0054511A" w:rsidRPr="008257D4">
        <w:rPr>
          <w:lang w:val="fr-FR"/>
          <w:rPrChange w:id="1405" w:author="LALOY Emilien" w:date="2026-08-20T16:38:00Z">
            <w:rPr/>
          </w:rPrChange>
        </w:rPr>
        <w:instrText xml:space="preserve"> HYPERLINK "file:///C:\\Users\\xtoph\\Downloads\\Burn_NatImmunol_2026" </w:instrText>
      </w:r>
      <w:r w:rsidR="0054511A">
        <w:fldChar w:fldCharType="separate"/>
      </w:r>
      <w:r w:rsidRPr="004852CE">
        <w:rPr>
          <w:rStyle w:val="Lienhypertexte"/>
          <w:rFonts w:ascii="Arial" w:eastAsiaTheme="majorEastAsia" w:hAnsi="Arial" w:cs="Arial"/>
          <w:lang w:val="fr-FR"/>
        </w:rPr>
        <w:t>Burn_NatImmunol_2026</w:t>
      </w:r>
      <w:r w:rsidR="0054511A">
        <w:rPr>
          <w:rStyle w:val="Lienhypertexte"/>
          <w:rFonts w:ascii="Arial" w:eastAsiaTheme="majorEastAsia" w:hAnsi="Arial" w:cs="Arial"/>
          <w:lang w:val="fr-FR"/>
        </w:rPr>
        <w:fldChar w:fldCharType="end"/>
      </w:r>
      <w:r w:rsidRPr="004852CE">
        <w:rPr>
          <w:rFonts w:ascii="Arial" w:hAnsi="Arial" w:cs="Arial"/>
          <w:lang w:val="fr-FR"/>
        </w:rPr>
        <w:t xml:space="preserve"> (OT-III vs OT-I dans tumeur du sein), retrouver la </w:t>
      </w:r>
      <w:proofErr w:type="spellStart"/>
      <w:r w:rsidRPr="004852CE">
        <w:rPr>
          <w:rFonts w:ascii="Arial" w:hAnsi="Arial" w:cs="Arial"/>
          <w:lang w:val="fr-FR"/>
        </w:rPr>
        <w:t>ref</w:t>
      </w:r>
      <w:proofErr w:type="spellEnd"/>
      <w:r w:rsidRPr="004852CE">
        <w:rPr>
          <w:rFonts w:ascii="Arial" w:hAnsi="Arial" w:cs="Arial"/>
          <w:lang w:val="fr-FR"/>
        </w:rPr>
        <w:t xml:space="preserve"> dans rapport M2 (peptide de faible affinité). En utilisant une double infection localisée VacV-gp33 dans une oreille et </w:t>
      </w:r>
      <w:proofErr w:type="spellStart"/>
      <w:r w:rsidRPr="004852CE">
        <w:rPr>
          <w:rFonts w:ascii="Arial" w:hAnsi="Arial" w:cs="Arial"/>
          <w:lang w:val="fr-FR"/>
        </w:rPr>
        <w:t>VacV</w:t>
      </w:r>
      <w:proofErr w:type="spellEnd"/>
      <w:r w:rsidRPr="004852CE">
        <w:rPr>
          <w:rFonts w:ascii="Arial" w:hAnsi="Arial" w:cs="Arial"/>
          <w:lang w:val="fr-FR"/>
        </w:rPr>
        <w:t xml:space="preserve">-OVA dans une autre oreille et un </w:t>
      </w:r>
      <w:proofErr w:type="spellStart"/>
      <w:r w:rsidRPr="004852CE">
        <w:rPr>
          <w:rFonts w:ascii="Arial" w:hAnsi="Arial" w:cs="Arial"/>
          <w:lang w:val="fr-FR"/>
        </w:rPr>
        <w:t>co</w:t>
      </w:r>
      <w:proofErr w:type="spellEnd"/>
      <w:r w:rsidRPr="004852CE">
        <w:rPr>
          <w:rFonts w:ascii="Arial" w:hAnsi="Arial" w:cs="Arial"/>
          <w:lang w:val="fr-FR"/>
        </w:rPr>
        <w:t xml:space="preserve">-transfert de cellules spécifiques P14 et OT-I, il a été montré que les lymphocytes migrent préférentiellement vers l'oreille avec l'antigène d'intérêt, et qu'ils se différencient préférentiellement en TRM exprimant CD69 et CD103 </w:t>
      </w:r>
      <w:r w:rsidR="0054511A">
        <w:fldChar w:fldCharType="begin"/>
      </w:r>
      <w:r w:rsidR="0054511A" w:rsidRPr="008257D4">
        <w:rPr>
          <w:lang w:val="fr-FR"/>
          <w:rPrChange w:id="1406" w:author="LALOY Emilien" w:date="2026-08-20T16:38:00Z">
            <w:rPr/>
          </w:rPrChange>
        </w:rPr>
        <w:instrText xml:space="preserve"> HYPERLINK "file:///C:\\Users\\xtoph\\Downloads\\Anadon_CancerCell_2022" </w:instrText>
      </w:r>
      <w:r w:rsidR="0054511A">
        <w:fldChar w:fldCharType="separate"/>
      </w:r>
      <w:r w:rsidRPr="004852CE">
        <w:rPr>
          <w:rStyle w:val="Lienhypertexte"/>
          <w:rFonts w:ascii="Arial" w:eastAsiaTheme="majorEastAsia" w:hAnsi="Arial" w:cs="Arial"/>
          <w:lang w:val="fr-FR"/>
        </w:rPr>
        <w:t>Anadon_CancerCell_2022</w:t>
      </w:r>
      <w:r w:rsidR="0054511A">
        <w:rPr>
          <w:rStyle w:val="Lienhypertexte"/>
          <w:rFonts w:ascii="Arial" w:eastAsiaTheme="majorEastAsia" w:hAnsi="Arial" w:cs="Arial"/>
          <w:lang w:val="fr-FR"/>
        </w:rPr>
        <w:fldChar w:fldCharType="end"/>
      </w:r>
      <w:r w:rsidRPr="004852CE">
        <w:rPr>
          <w:rFonts w:ascii="Arial" w:hAnsi="Arial" w:cs="Arial"/>
          <w:lang w:val="fr-FR"/>
        </w:rPr>
        <w:t xml:space="preserve">. Finalement, cans une </w:t>
      </w:r>
      <w:proofErr w:type="spellStart"/>
      <w:r w:rsidRPr="004852CE">
        <w:rPr>
          <w:rFonts w:ascii="Arial" w:hAnsi="Arial" w:cs="Arial"/>
          <w:lang w:val="fr-FR"/>
        </w:rPr>
        <w:t>co-culture</w:t>
      </w:r>
      <w:proofErr w:type="spellEnd"/>
      <w:r w:rsidRPr="004852CE">
        <w:rPr>
          <w:rFonts w:ascii="Arial" w:hAnsi="Arial" w:cs="Arial"/>
          <w:lang w:val="fr-FR"/>
        </w:rPr>
        <w:t xml:space="preserve"> entre des lymphocytes T CD8 et des cellules dendritiques, l'acquisition de CD103 est antigène dépendante </w:t>
      </w:r>
      <w:r w:rsidR="0054511A">
        <w:fldChar w:fldCharType="begin"/>
      </w:r>
      <w:r w:rsidR="0054511A" w:rsidRPr="008257D4">
        <w:rPr>
          <w:lang w:val="fr-FR"/>
          <w:rPrChange w:id="1407" w:author="LALOY Emilien" w:date="2026-08-20T16:38:00Z">
            <w:rPr/>
          </w:rPrChange>
        </w:rPr>
        <w:instrText xml:space="preserve"> HYPERLINK "file:///C:\\Users\\xtoph\\Downloads\\Bourdely_Immunity_2020" </w:instrText>
      </w:r>
      <w:r w:rsidR="0054511A">
        <w:fldChar w:fldCharType="separate"/>
      </w:r>
      <w:r w:rsidRPr="004852CE">
        <w:rPr>
          <w:rStyle w:val="Lienhypertexte"/>
          <w:rFonts w:ascii="Arial" w:eastAsiaTheme="majorEastAsia" w:hAnsi="Arial" w:cs="Arial"/>
          <w:lang w:val="fr-FR"/>
        </w:rPr>
        <w:t>Bourdely_Immunity_2020</w:t>
      </w:r>
      <w:r w:rsidR="0054511A">
        <w:rPr>
          <w:rStyle w:val="Lienhypertexte"/>
          <w:rFonts w:ascii="Arial" w:eastAsiaTheme="majorEastAsia" w:hAnsi="Arial" w:cs="Arial"/>
          <w:lang w:val="fr-FR"/>
        </w:rPr>
        <w:fldChar w:fldCharType="end"/>
      </w:r>
      <w:r w:rsidRPr="004852CE">
        <w:rPr>
          <w:rFonts w:ascii="Arial" w:hAnsi="Arial" w:cs="Arial"/>
          <w:lang w:val="fr-FR"/>
        </w:rPr>
        <w:t>.</w:t>
      </w:r>
    </w:p>
    <w:p w14:paraId="49D7BD17" w14:textId="07D708CA" w:rsidR="004F59EA"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Cependant, certaines observations contradictoires montrent qu'il est possible d'obtenir des TRM en absence d'antigène. Déjà, la présence de l'antigène au niveau du tissu est dispensable, car le transfert de lymphocytes T CD8+ préalablement activés </w:t>
      </w:r>
      <w:r w:rsidRPr="004852CE">
        <w:rPr>
          <w:rStyle w:val="Accentuation"/>
          <w:rFonts w:ascii="Arial" w:hAnsi="Arial" w:cs="Arial"/>
          <w:lang w:val="fr-FR"/>
        </w:rPr>
        <w:t>in vitro</w:t>
      </w:r>
      <w:r w:rsidRPr="004852CE">
        <w:rPr>
          <w:rFonts w:ascii="Arial" w:hAnsi="Arial" w:cs="Arial"/>
          <w:lang w:val="fr-FR"/>
        </w:rPr>
        <w:t xml:space="preserve"> avec un peptide dans une souris suffit à obtenir des TRM </w:t>
      </w:r>
      <w:r w:rsidR="0054511A">
        <w:fldChar w:fldCharType="begin"/>
      </w:r>
      <w:r w:rsidR="0054511A" w:rsidRPr="008257D4">
        <w:rPr>
          <w:lang w:val="fr-FR"/>
          <w:rPrChange w:id="1408" w:author="LALOY Emilien" w:date="2026-08-20T16:38:00Z">
            <w:rPr/>
          </w:rPrChange>
        </w:rPr>
        <w:instrText xml:space="preserve"> HYPERLINK "file:///C:\\Users\\xtoph\\Downloads\\Mackay_NatImmunol_2013" </w:instrText>
      </w:r>
      <w:r w:rsidR="0054511A">
        <w:fldChar w:fldCharType="separate"/>
      </w:r>
      <w:r w:rsidRPr="004852CE">
        <w:rPr>
          <w:rStyle w:val="Lienhypertexte"/>
          <w:rFonts w:ascii="Arial" w:eastAsiaTheme="majorEastAsia" w:hAnsi="Arial" w:cs="Arial"/>
          <w:lang w:val="fr-FR"/>
        </w:rPr>
        <w:t>Mackay_NatImmunol_2013</w:t>
      </w:r>
      <w:r w:rsidR="0054511A">
        <w:rPr>
          <w:rStyle w:val="Lienhypertexte"/>
          <w:rFonts w:ascii="Arial" w:eastAsiaTheme="majorEastAsia" w:hAnsi="Arial" w:cs="Arial"/>
          <w:lang w:val="fr-FR"/>
        </w:rPr>
        <w:fldChar w:fldCharType="end"/>
      </w:r>
      <w:r w:rsidRPr="004852CE">
        <w:rPr>
          <w:rFonts w:ascii="Arial" w:hAnsi="Arial" w:cs="Arial"/>
          <w:lang w:val="fr-FR"/>
        </w:rPr>
        <w:t xml:space="preserve">. Mais il est aussi possible d'en obtenir en utilisant du DNFB ou du N9, des molécules créant une inflammation locale qui génère des TRM </w:t>
      </w:r>
      <w:r w:rsidRPr="004852CE">
        <w:rPr>
          <w:rFonts w:ascii="Arial" w:hAnsi="Arial" w:cs="Arial"/>
          <w:lang w:val="fr-FR"/>
        </w:rPr>
        <w:lastRenderedPageBreak/>
        <w:t xml:space="preserve">dans la peau ou dans le FRT </w:t>
      </w:r>
      <w:r w:rsidR="0054511A">
        <w:fldChar w:fldCharType="begin"/>
      </w:r>
      <w:r w:rsidR="0054511A" w:rsidRPr="008257D4">
        <w:rPr>
          <w:lang w:val="fr-FR"/>
          <w:rPrChange w:id="1409" w:author="LALOY Emilien" w:date="2026-08-20T16:38:00Z">
            <w:rPr/>
          </w:rPrChange>
        </w:rPr>
        <w:instrText xml:space="preserve"> HYPERLINK "file:///C:\\Users\\xtoph\\Downloads\\Mackay_ProcNatlAcadSciUSA_2012" </w:instrText>
      </w:r>
      <w:r w:rsidR="0054511A">
        <w:fldChar w:fldCharType="separate"/>
      </w:r>
      <w:r w:rsidRPr="004852CE">
        <w:rPr>
          <w:rStyle w:val="Lienhypertexte"/>
          <w:rFonts w:ascii="Arial" w:eastAsiaTheme="majorEastAsia" w:hAnsi="Arial" w:cs="Arial"/>
          <w:lang w:val="fr-FR"/>
        </w:rPr>
        <w:t>Mackay_ProcNatlAcadSciUSA_2012</w:t>
      </w:r>
      <w:r w:rsidR="0054511A">
        <w:rPr>
          <w:rStyle w:val="Lienhypertexte"/>
          <w:rFonts w:ascii="Arial" w:eastAsiaTheme="majorEastAsia" w:hAnsi="Arial" w:cs="Arial"/>
          <w:lang w:val="fr-FR"/>
        </w:rPr>
        <w:fldChar w:fldCharType="end"/>
      </w:r>
      <w:r w:rsidRPr="004852CE">
        <w:rPr>
          <w:rFonts w:ascii="Arial" w:hAnsi="Arial" w:cs="Arial"/>
          <w:lang w:val="fr-FR"/>
        </w:rPr>
        <w:t xml:space="preserve"> </w:t>
      </w:r>
      <w:r w:rsidR="0054511A">
        <w:fldChar w:fldCharType="begin"/>
      </w:r>
      <w:r w:rsidR="0054511A" w:rsidRPr="008257D4">
        <w:rPr>
          <w:lang w:val="fr-FR"/>
          <w:rPrChange w:id="1410" w:author="LALOY Emilien" w:date="2026-08-20T16:38:00Z">
            <w:rPr/>
          </w:rPrChange>
        </w:rPr>
        <w:instrText xml:space="preserve"> HYPERLINK "file:///C:\\Users\\xtoph\\Downloads\\Mackay_NatImmunol_2013" </w:instrText>
      </w:r>
      <w:r w:rsidR="0054511A">
        <w:fldChar w:fldCharType="separate"/>
      </w:r>
      <w:r w:rsidRPr="004852CE">
        <w:rPr>
          <w:rStyle w:val="Lienhypertexte"/>
          <w:rFonts w:ascii="Arial" w:eastAsiaTheme="majorEastAsia" w:hAnsi="Arial" w:cs="Arial"/>
          <w:lang w:val="fr-FR"/>
        </w:rPr>
        <w:t>Mackay_NatImmunol_2013</w:t>
      </w:r>
      <w:r w:rsidR="0054511A">
        <w:rPr>
          <w:rStyle w:val="Lienhypertexte"/>
          <w:rFonts w:ascii="Arial" w:eastAsiaTheme="majorEastAsia" w:hAnsi="Arial" w:cs="Arial"/>
          <w:lang w:val="fr-FR"/>
        </w:rPr>
        <w:fldChar w:fldCharType="end"/>
      </w:r>
      <w:r w:rsidRPr="004852CE">
        <w:rPr>
          <w:rFonts w:ascii="Arial" w:hAnsi="Arial" w:cs="Arial"/>
          <w:lang w:val="fr-FR"/>
        </w:rPr>
        <w:t>.</w:t>
      </w:r>
      <w:r w:rsidRPr="004852CE">
        <w:rPr>
          <w:rFonts w:ascii="Arial" w:hAnsi="Arial" w:cs="Arial"/>
          <w:lang w:val="fr-FR"/>
        </w:rPr>
        <w:br/>
        <w:t xml:space="preserve">En utilisant des souris </w:t>
      </w:r>
      <w:proofErr w:type="spellStart"/>
      <w:r w:rsidRPr="004852CE">
        <w:rPr>
          <w:rFonts w:ascii="Arial" w:hAnsi="Arial" w:cs="Arial"/>
          <w:lang w:val="fr-FR"/>
        </w:rPr>
        <w:t>gnotobiotique</w:t>
      </w:r>
      <w:proofErr w:type="spellEnd"/>
      <w:r w:rsidRPr="004852CE">
        <w:rPr>
          <w:rFonts w:ascii="Arial" w:hAnsi="Arial" w:cs="Arial"/>
          <w:lang w:val="fr-FR"/>
        </w:rPr>
        <w:t xml:space="preserve"> et les lymphocytes OT-I, il a été observé que les lymphocytes de nombreux tissus (SI IEL, SI LP, FRT, rein, </w:t>
      </w:r>
      <w:proofErr w:type="spellStart"/>
      <w:r w:rsidRPr="004852CE">
        <w:rPr>
          <w:rFonts w:ascii="Arial" w:hAnsi="Arial" w:cs="Arial"/>
          <w:lang w:val="fr-FR"/>
        </w:rPr>
        <w:t>pancreas</w:t>
      </w:r>
      <w:proofErr w:type="spellEnd"/>
      <w:r w:rsidRPr="004852CE">
        <w:rPr>
          <w:rFonts w:ascii="Arial" w:hAnsi="Arial" w:cs="Arial"/>
          <w:lang w:val="fr-FR"/>
        </w:rPr>
        <w:t xml:space="preserve">, </w:t>
      </w:r>
      <w:proofErr w:type="spellStart"/>
      <w:r w:rsidRPr="004852CE">
        <w:rPr>
          <w:rFonts w:ascii="Arial" w:hAnsi="Arial" w:cs="Arial"/>
          <w:lang w:val="fr-FR"/>
        </w:rPr>
        <w:t>coeur</w:t>
      </w:r>
      <w:proofErr w:type="spellEnd"/>
      <w:r w:rsidRPr="004852CE">
        <w:rPr>
          <w:rFonts w:ascii="Arial" w:hAnsi="Arial" w:cs="Arial"/>
          <w:lang w:val="fr-FR"/>
        </w:rPr>
        <w:t xml:space="preserve">, SG, mais pas dans le </w:t>
      </w:r>
      <w:proofErr w:type="spellStart"/>
      <w:r w:rsidRPr="004852CE">
        <w:rPr>
          <w:rFonts w:ascii="Arial" w:hAnsi="Arial" w:cs="Arial"/>
          <w:lang w:val="fr-FR"/>
        </w:rPr>
        <w:t>cervaeau</w:t>
      </w:r>
      <w:proofErr w:type="spellEnd"/>
      <w:r w:rsidRPr="004852CE">
        <w:rPr>
          <w:rFonts w:ascii="Arial" w:hAnsi="Arial" w:cs="Arial"/>
          <w:lang w:val="fr-FR"/>
        </w:rPr>
        <w:t xml:space="preserve">) expriment quand même CD69, CD103, granzyme B et répriment CD62L et Ly6C </w:t>
      </w:r>
      <w:r w:rsidR="0054511A">
        <w:fldChar w:fldCharType="begin"/>
      </w:r>
      <w:r w:rsidR="0054511A" w:rsidRPr="008257D4">
        <w:rPr>
          <w:lang w:val="fr-FR"/>
          <w:rPrChange w:id="1411" w:author="LALOY Emilien" w:date="2026-08-20T16:38:00Z">
            <w:rPr/>
          </w:rPrChange>
        </w:rPr>
        <w:instrText xml:space="preserve"> HYPERLINK "file:///C:\\Users\\xtoph\\Downloads\\Casey_JImmunol_2012" </w:instrText>
      </w:r>
      <w:r w:rsidR="0054511A">
        <w:fldChar w:fldCharType="separate"/>
      </w:r>
      <w:r w:rsidRPr="004852CE">
        <w:rPr>
          <w:rStyle w:val="Lienhypertexte"/>
          <w:rFonts w:ascii="Arial" w:eastAsiaTheme="majorEastAsia" w:hAnsi="Arial" w:cs="Arial"/>
          <w:lang w:val="fr-FR"/>
        </w:rPr>
        <w:t>Casey_JImmunol_2012</w:t>
      </w:r>
      <w:r w:rsidR="0054511A">
        <w:rPr>
          <w:rStyle w:val="Lienhypertexte"/>
          <w:rFonts w:ascii="Arial" w:eastAsiaTheme="majorEastAsia" w:hAnsi="Arial" w:cs="Arial"/>
          <w:lang w:val="fr-FR"/>
        </w:rPr>
        <w:fldChar w:fldCharType="end"/>
      </w:r>
      <w:r w:rsidRPr="004852CE">
        <w:rPr>
          <w:rFonts w:ascii="Arial" w:hAnsi="Arial" w:cs="Arial"/>
          <w:lang w:val="fr-FR"/>
        </w:rPr>
        <w:t xml:space="preserve">. Cette observation a été attribuée à la prolifération homéostatique qui viendrai "remplir" les tissus qui ne contiennent pas encore de cellules mémoires </w:t>
      </w:r>
      <w:r w:rsidR="0054511A">
        <w:fldChar w:fldCharType="begin"/>
      </w:r>
      <w:r w:rsidR="0054511A" w:rsidRPr="008257D4">
        <w:rPr>
          <w:lang w:val="fr-FR"/>
          <w:rPrChange w:id="1412" w:author="LALOY Emilien" w:date="2026-08-20T16:38:00Z">
            <w:rPr/>
          </w:rPrChange>
        </w:rPr>
        <w:instrText xml:space="preserve"> HYPERLINK "file:///C:\\Users\\xtoph\\Downloads\\Casey_JImmunol_2012" </w:instrText>
      </w:r>
      <w:r w:rsidR="0054511A">
        <w:fldChar w:fldCharType="separate"/>
      </w:r>
      <w:r w:rsidRPr="004852CE">
        <w:rPr>
          <w:rStyle w:val="Lienhypertexte"/>
          <w:rFonts w:ascii="Arial" w:eastAsiaTheme="majorEastAsia" w:hAnsi="Arial" w:cs="Arial"/>
          <w:lang w:val="fr-FR"/>
        </w:rPr>
        <w:t>Casey_JImmunol_2012</w:t>
      </w:r>
      <w:r w:rsidR="0054511A">
        <w:rPr>
          <w:rStyle w:val="Lienhypertexte"/>
          <w:rFonts w:ascii="Arial" w:eastAsiaTheme="majorEastAsia" w:hAnsi="Arial" w:cs="Arial"/>
          <w:lang w:val="fr-FR"/>
        </w:rPr>
        <w:fldChar w:fldCharType="end"/>
      </w:r>
      <w:r w:rsidRPr="004852CE">
        <w:rPr>
          <w:rFonts w:ascii="Arial" w:hAnsi="Arial" w:cs="Arial"/>
          <w:lang w:val="fr-FR"/>
        </w:rPr>
        <w:t>.</w:t>
      </w:r>
      <w:r w:rsidRPr="004852CE">
        <w:rPr>
          <w:rFonts w:ascii="Arial" w:hAnsi="Arial" w:cs="Arial"/>
          <w:lang w:val="fr-FR"/>
        </w:rPr>
        <w:br/>
        <w:t xml:space="preserve">Il a aussi été observé que la présence de l'antigène inhibe l'expression de CD103 </w:t>
      </w:r>
      <w:r w:rsidR="0054511A">
        <w:fldChar w:fldCharType="begin"/>
      </w:r>
      <w:r w:rsidR="0054511A" w:rsidRPr="008257D4">
        <w:rPr>
          <w:lang w:val="fr-FR"/>
          <w:rPrChange w:id="1413" w:author="LALOY Emilien" w:date="2026-08-20T16:38:00Z">
            <w:rPr/>
          </w:rPrChange>
        </w:rPr>
        <w:instrText xml:space="preserve"> HYPERLINK "file:///C:\\Users\\xtoph\\Downloads\\Casey_JImmunol_2012" </w:instrText>
      </w:r>
      <w:r w:rsidR="0054511A">
        <w:fldChar w:fldCharType="separate"/>
      </w:r>
      <w:r w:rsidRPr="004852CE">
        <w:rPr>
          <w:rStyle w:val="Lienhypertexte"/>
          <w:rFonts w:ascii="Arial" w:eastAsiaTheme="majorEastAsia" w:hAnsi="Arial" w:cs="Arial"/>
          <w:lang w:val="fr-FR"/>
        </w:rPr>
        <w:t>Casey_JImmunol_2012</w:t>
      </w:r>
      <w:r w:rsidR="0054511A">
        <w:rPr>
          <w:rStyle w:val="Lienhypertexte"/>
          <w:rFonts w:ascii="Arial" w:eastAsiaTheme="majorEastAsia" w:hAnsi="Arial" w:cs="Arial"/>
          <w:lang w:val="fr-FR"/>
        </w:rPr>
        <w:fldChar w:fldCharType="end"/>
      </w:r>
      <w:r w:rsidRPr="004852CE">
        <w:rPr>
          <w:rFonts w:ascii="Arial" w:hAnsi="Arial" w:cs="Arial"/>
          <w:lang w:val="fr-FR"/>
        </w:rPr>
        <w:t>.</w:t>
      </w:r>
    </w:p>
    <w:p w14:paraId="747DEDB3" w14:textId="4D814338"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Dans le cerveau, des TRM sont générés après une infection ou après le transfert de lymphocytes T activés </w:t>
      </w:r>
      <w:r w:rsidRPr="004852CE">
        <w:rPr>
          <w:rStyle w:val="Accentuation"/>
          <w:rFonts w:ascii="Arial" w:hAnsi="Arial" w:cs="Arial"/>
          <w:lang w:val="fr-FR"/>
        </w:rPr>
        <w:t>in vitro</w:t>
      </w:r>
      <w:r w:rsidRPr="004852CE">
        <w:rPr>
          <w:rFonts w:ascii="Arial" w:hAnsi="Arial" w:cs="Arial"/>
          <w:lang w:val="fr-FR"/>
        </w:rPr>
        <w:t xml:space="preserve"> avec le peptide dont ils sont spécifiques </w:t>
      </w:r>
      <w:r w:rsidR="0054511A">
        <w:fldChar w:fldCharType="begin"/>
      </w:r>
      <w:r w:rsidR="0054511A" w:rsidRPr="008257D4">
        <w:rPr>
          <w:lang w:val="fr-FR"/>
          <w:rPrChange w:id="1414" w:author="LALOY Emilien" w:date="2026-08-20T16:38:00Z">
            <w:rPr/>
          </w:rPrChange>
        </w:rPr>
        <w:instrText xml:space="preserve"> HYPERLINK "file:///C:\\Users\\xtoph\\Downloads\\Urban_NatImmunol_2020" </w:instrText>
      </w:r>
      <w:r w:rsidR="0054511A">
        <w:fldChar w:fldCharType="separate"/>
      </w:r>
      <w:r w:rsidRPr="004852CE">
        <w:rPr>
          <w:rStyle w:val="Lienhypertexte"/>
          <w:rFonts w:ascii="Arial" w:eastAsiaTheme="majorEastAsia" w:hAnsi="Arial" w:cs="Arial"/>
          <w:lang w:val="fr-FR"/>
        </w:rPr>
        <w:t>Urban_NatImmunol_2020</w:t>
      </w:r>
      <w:r w:rsidR="0054511A">
        <w:rPr>
          <w:rStyle w:val="Lienhypertexte"/>
          <w:rFonts w:ascii="Arial" w:eastAsiaTheme="majorEastAsia" w:hAnsi="Arial" w:cs="Arial"/>
          <w:lang w:val="fr-FR"/>
        </w:rPr>
        <w:fldChar w:fldCharType="end"/>
      </w:r>
      <w:r w:rsidRPr="004852CE">
        <w:rPr>
          <w:rFonts w:ascii="Arial" w:hAnsi="Arial" w:cs="Arial"/>
          <w:lang w:val="fr-FR"/>
        </w:rPr>
        <w:t>.</w:t>
      </w:r>
    </w:p>
    <w:p w14:paraId="1E14DDC5" w14:textId="4C5766DA"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Différences entre les TRM générés avec et sans antigène</w:t>
      </w:r>
      <w:r w:rsidRPr="004852CE">
        <w:rPr>
          <w:rFonts w:ascii="Arial" w:hAnsi="Arial" w:cs="Arial"/>
          <w:lang w:val="fr-FR"/>
        </w:rPr>
        <w:br/>
        <w:t xml:space="preserve">Dans tous les cas, il a été décrit que les TRM générés en présence et en absence d'antigène ont un phénotype et un transcriptome différent. Par exemple, la présence d'antigène entraine l'expression du </w:t>
      </w:r>
      <w:proofErr w:type="spellStart"/>
      <w:r w:rsidRPr="004852CE">
        <w:rPr>
          <w:rFonts w:ascii="Arial" w:hAnsi="Arial" w:cs="Arial"/>
          <w:lang w:val="fr-FR"/>
        </w:rPr>
        <w:t>TGFbRIII</w:t>
      </w:r>
      <w:proofErr w:type="spellEnd"/>
      <w:r w:rsidRPr="004852CE">
        <w:rPr>
          <w:rFonts w:ascii="Arial" w:hAnsi="Arial" w:cs="Arial"/>
          <w:lang w:val="fr-FR"/>
        </w:rPr>
        <w:t xml:space="preserve"> qui favorise la survie des TRM de haute affinité </w:t>
      </w:r>
      <w:r w:rsidR="0054511A">
        <w:fldChar w:fldCharType="begin"/>
      </w:r>
      <w:r w:rsidR="0054511A" w:rsidRPr="008257D4">
        <w:rPr>
          <w:lang w:val="fr-FR"/>
          <w:rPrChange w:id="1415" w:author="LALOY Emilien" w:date="2026-08-20T16:38:00Z">
            <w:rPr/>
          </w:rPrChange>
        </w:rPr>
        <w:instrText xml:space="preserve"> HYPERLINK "file:///C:\\Users\\xtoph\\Downloads\\Weiss_eLife_2025" </w:instrText>
      </w:r>
      <w:r w:rsidR="0054511A">
        <w:fldChar w:fldCharType="separate"/>
      </w:r>
      <w:r w:rsidRPr="004852CE">
        <w:rPr>
          <w:rStyle w:val="Lienhypertexte"/>
          <w:rFonts w:ascii="Arial" w:eastAsiaTheme="majorEastAsia" w:hAnsi="Arial" w:cs="Arial"/>
          <w:lang w:val="fr-FR"/>
        </w:rPr>
        <w:t>Weiss_eLife_2025</w:t>
      </w:r>
      <w:r w:rsidR="0054511A">
        <w:rPr>
          <w:rStyle w:val="Lienhypertexte"/>
          <w:rFonts w:ascii="Arial" w:eastAsiaTheme="majorEastAsia" w:hAnsi="Arial" w:cs="Arial"/>
          <w:lang w:val="fr-FR"/>
        </w:rPr>
        <w:fldChar w:fldCharType="end"/>
      </w:r>
      <w:r w:rsidRPr="004852CE">
        <w:rPr>
          <w:rFonts w:ascii="Arial" w:hAnsi="Arial" w:cs="Arial"/>
          <w:lang w:val="fr-FR"/>
        </w:rPr>
        <w:t xml:space="preserve">, ce qui pourrait être un mécanisme physiologique de sélection des TRM avec le plus d'intérêt. Dans les cancers, les TRM spécifiques des antigènes tumoraux ont un transcriptome différent de celui des TRM </w:t>
      </w:r>
      <w:proofErr w:type="spellStart"/>
      <w:r w:rsidRPr="004852CE">
        <w:rPr>
          <w:rFonts w:ascii="Arial" w:hAnsi="Arial" w:cs="Arial"/>
          <w:lang w:val="fr-FR"/>
        </w:rPr>
        <w:t>bystanders</w:t>
      </w:r>
      <w:proofErr w:type="spellEnd"/>
      <w:r w:rsidRPr="004852CE">
        <w:rPr>
          <w:rFonts w:ascii="Arial" w:hAnsi="Arial" w:cs="Arial"/>
          <w:lang w:val="fr-FR"/>
        </w:rPr>
        <w:t xml:space="preserve"> </w:t>
      </w:r>
      <w:r w:rsidR="0054511A">
        <w:fldChar w:fldCharType="begin"/>
      </w:r>
      <w:r w:rsidR="0054511A" w:rsidRPr="008257D4">
        <w:rPr>
          <w:lang w:val="fr-FR"/>
          <w:rPrChange w:id="1416" w:author="LALOY Emilien" w:date="2026-08-20T16:38:00Z">
            <w:rPr/>
          </w:rPrChange>
        </w:rPr>
        <w:instrText xml:space="preserve"> HYPERLINK "file:///C:\\Users\\xtoph\\Downloads\\Burn_NatImmunol_2026" </w:instrText>
      </w:r>
      <w:r w:rsidR="0054511A">
        <w:fldChar w:fldCharType="separate"/>
      </w:r>
      <w:r w:rsidRPr="004852CE">
        <w:rPr>
          <w:rStyle w:val="Lienhypertexte"/>
          <w:rFonts w:ascii="Arial" w:eastAsiaTheme="majorEastAsia" w:hAnsi="Arial" w:cs="Arial"/>
          <w:lang w:val="fr-FR"/>
        </w:rPr>
        <w:t>Burn_NatImmunol_2026</w:t>
      </w:r>
      <w:r w:rsidR="0054511A">
        <w:rPr>
          <w:rStyle w:val="Lienhypertexte"/>
          <w:rFonts w:ascii="Arial" w:eastAsiaTheme="majorEastAsia" w:hAnsi="Arial" w:cs="Arial"/>
          <w:lang w:val="fr-FR"/>
        </w:rPr>
        <w:fldChar w:fldCharType="end"/>
      </w:r>
      <w:r w:rsidRPr="004852CE">
        <w:rPr>
          <w:rFonts w:ascii="Arial" w:hAnsi="Arial" w:cs="Arial"/>
          <w:lang w:val="fr-FR"/>
        </w:rPr>
        <w:t xml:space="preserve">. </w:t>
      </w:r>
      <w:r w:rsidR="0054511A">
        <w:fldChar w:fldCharType="begin"/>
      </w:r>
      <w:r w:rsidR="0054511A" w:rsidRPr="008257D4">
        <w:rPr>
          <w:lang w:val="fr-FR"/>
          <w:rPrChange w:id="1417" w:author="LALOY Emilien" w:date="2026-08-20T16:38:00Z">
            <w:rPr/>
          </w:rPrChange>
        </w:rPr>
        <w:instrText xml:space="preserve"> HYPERLINK "file:///C:\\Users\\xtoph\\Downloads\\Anadon_CancerCell_2022" </w:instrText>
      </w:r>
      <w:r w:rsidR="0054511A">
        <w:fldChar w:fldCharType="separate"/>
      </w:r>
      <w:r w:rsidRPr="004852CE">
        <w:rPr>
          <w:rStyle w:val="Lienhypertexte"/>
          <w:rFonts w:ascii="Arial" w:eastAsiaTheme="majorEastAsia" w:hAnsi="Arial" w:cs="Arial"/>
          <w:lang w:val="fr-FR"/>
        </w:rPr>
        <w:t>Anadon_CancerCell_2022</w:t>
      </w:r>
      <w:r w:rsidR="0054511A">
        <w:rPr>
          <w:rStyle w:val="Lienhypertexte"/>
          <w:rFonts w:ascii="Arial" w:eastAsiaTheme="majorEastAsia" w:hAnsi="Arial" w:cs="Arial"/>
          <w:lang w:val="fr-FR"/>
        </w:rPr>
        <w:fldChar w:fldCharType="end"/>
      </w:r>
      <w:r w:rsidRPr="004852CE">
        <w:rPr>
          <w:rFonts w:ascii="Arial" w:hAnsi="Arial" w:cs="Arial"/>
          <w:lang w:val="fr-FR"/>
        </w:rPr>
        <w:t xml:space="preserve"> utilisent un modèle où des lymphocytes OT-I sont activés </w:t>
      </w:r>
      <w:r w:rsidRPr="004852CE">
        <w:rPr>
          <w:rStyle w:val="Accentuation"/>
          <w:rFonts w:ascii="Arial" w:hAnsi="Arial" w:cs="Arial"/>
          <w:lang w:val="fr-FR"/>
        </w:rPr>
        <w:t>in vitro</w:t>
      </w:r>
      <w:r w:rsidRPr="004852CE">
        <w:rPr>
          <w:rFonts w:ascii="Arial" w:hAnsi="Arial" w:cs="Arial"/>
          <w:lang w:val="fr-FR"/>
        </w:rPr>
        <w:t xml:space="preserve"> par </w:t>
      </w:r>
      <w:proofErr w:type="spellStart"/>
      <w:r w:rsidRPr="004852CE">
        <w:rPr>
          <w:rFonts w:ascii="Arial" w:hAnsi="Arial" w:cs="Arial"/>
          <w:lang w:val="fr-FR"/>
        </w:rPr>
        <w:t>co-culture</w:t>
      </w:r>
      <w:proofErr w:type="spellEnd"/>
      <w:r w:rsidRPr="004852CE">
        <w:rPr>
          <w:rFonts w:ascii="Arial" w:hAnsi="Arial" w:cs="Arial"/>
          <w:lang w:val="fr-FR"/>
        </w:rPr>
        <w:t xml:space="preserve"> avec des cellules dendritiques chargés avec des peptides de différentes affinités puis réinjectées dans des souris porteuses de tumeurs. Dans ce modèle, les lymphocytes activés avec les peptides de fortes affinités ont un phénotype stem-like, tandis que les lymphocytes activés avec les peptides de faibles affinités ont un phénotype effecteur </w:t>
      </w:r>
      <w:r w:rsidR="0054511A">
        <w:fldChar w:fldCharType="begin"/>
      </w:r>
      <w:r w:rsidR="0054511A" w:rsidRPr="008257D4">
        <w:rPr>
          <w:lang w:val="fr-FR"/>
          <w:rPrChange w:id="1418" w:author="LALOY Emilien" w:date="2026-08-20T16:38:00Z">
            <w:rPr/>
          </w:rPrChange>
        </w:rPr>
        <w:instrText xml:space="preserve"> HYPERLINK "file:///C:\\Users\\xtoph\\Downloads\\Anadon_CancerCell_2022" </w:instrText>
      </w:r>
      <w:r w:rsidR="0054511A">
        <w:fldChar w:fldCharType="separate"/>
      </w:r>
      <w:r w:rsidRPr="004852CE">
        <w:rPr>
          <w:rStyle w:val="Lienhypertexte"/>
          <w:rFonts w:ascii="Arial" w:eastAsiaTheme="majorEastAsia" w:hAnsi="Arial" w:cs="Arial"/>
          <w:lang w:val="fr-FR"/>
        </w:rPr>
        <w:t>Anadon_CancerCell_2022</w:t>
      </w:r>
      <w:r w:rsidR="0054511A">
        <w:rPr>
          <w:rStyle w:val="Lienhypertexte"/>
          <w:rFonts w:ascii="Arial" w:eastAsiaTheme="majorEastAsia" w:hAnsi="Arial" w:cs="Arial"/>
          <w:lang w:val="fr-FR"/>
        </w:rPr>
        <w:fldChar w:fldCharType="end"/>
      </w:r>
      <w:r w:rsidRPr="004852CE">
        <w:rPr>
          <w:rFonts w:ascii="Arial" w:hAnsi="Arial" w:cs="Arial"/>
          <w:lang w:val="fr-FR"/>
        </w:rPr>
        <w:t>.</w:t>
      </w:r>
    </w:p>
    <w:p w14:paraId="218C9E38" w14:textId="77777777" w:rsidR="004F59EA" w:rsidRPr="004852CE" w:rsidRDefault="004F59EA" w:rsidP="004F59EA">
      <w:pPr>
        <w:pStyle w:val="Titre4"/>
        <w:rPr>
          <w:lang w:val="fr-FR"/>
        </w:rPr>
      </w:pPr>
      <w:r w:rsidRPr="004852CE">
        <w:rPr>
          <w:lang w:val="fr-FR"/>
        </w:rPr>
        <w:t xml:space="preserve">2.4.1.4 Rôle des autres </w:t>
      </w:r>
      <w:commentRangeStart w:id="1419"/>
      <w:r w:rsidRPr="004852CE">
        <w:rPr>
          <w:lang w:val="fr-FR"/>
        </w:rPr>
        <w:t>signaux</w:t>
      </w:r>
      <w:commentRangeEnd w:id="1419"/>
      <w:r w:rsidR="00F3358B">
        <w:rPr>
          <w:rStyle w:val="Marquedecommentaire"/>
          <w:rFonts w:eastAsiaTheme="minorHAnsi" w:cstheme="minorBidi"/>
          <w:i w:val="0"/>
          <w:iCs w:val="0"/>
          <w:color w:val="auto"/>
        </w:rPr>
        <w:commentReference w:id="1419"/>
      </w:r>
    </w:p>
    <w:p w14:paraId="2A9E810B" w14:textId="77777777" w:rsidR="004F59EA" w:rsidRPr="004852CE" w:rsidRDefault="004F59EA" w:rsidP="004F59EA">
      <w:pPr>
        <w:pStyle w:val="NormalWeb"/>
        <w:spacing w:line="360" w:lineRule="auto"/>
        <w:jc w:val="both"/>
        <w:rPr>
          <w:rFonts w:ascii="Arial" w:hAnsi="Arial" w:cs="Arial"/>
          <w:lang w:val="fr-FR"/>
        </w:rPr>
      </w:pPr>
      <w:r w:rsidRPr="004852CE">
        <w:rPr>
          <w:rFonts w:ascii="Arial" w:hAnsi="Arial" w:cs="Arial"/>
          <w:lang w:val="fr-FR"/>
        </w:rPr>
        <w:t xml:space="preserve">Bien que la grande majorité des études se sont intéressés au rôle du </w:t>
      </w:r>
      <w:proofErr w:type="spellStart"/>
      <w:r w:rsidRPr="004852CE">
        <w:rPr>
          <w:rFonts w:ascii="Arial" w:hAnsi="Arial" w:cs="Arial"/>
          <w:lang w:val="fr-FR"/>
        </w:rPr>
        <w:t>TGFb</w:t>
      </w:r>
      <w:proofErr w:type="spellEnd"/>
      <w:r w:rsidRPr="004852CE">
        <w:rPr>
          <w:rFonts w:ascii="Arial" w:hAnsi="Arial" w:cs="Arial"/>
          <w:lang w:val="fr-FR"/>
        </w:rPr>
        <w:t>, de l'IL15 et de l'antigène dans la différenciation des TRM, ceux-ci ne dépendent pas uniquement de ces signaux. Cette partie listera les observations qui ont lié la différenciation en TRM avec d'autres signaux extra-</w:t>
      </w:r>
      <w:commentRangeStart w:id="1420"/>
      <w:commentRangeStart w:id="1421"/>
      <w:r w:rsidRPr="004852CE">
        <w:rPr>
          <w:rFonts w:ascii="Arial" w:hAnsi="Arial" w:cs="Arial"/>
          <w:lang w:val="fr-FR"/>
        </w:rPr>
        <w:t>cellulaires</w:t>
      </w:r>
      <w:commentRangeEnd w:id="1420"/>
      <w:r w:rsidR="00F3358B">
        <w:rPr>
          <w:rStyle w:val="Marquedecommentaire"/>
          <w:rFonts w:ascii="Arial" w:eastAsiaTheme="minorHAnsi" w:hAnsi="Arial" w:cstheme="minorBidi"/>
          <w:lang w:eastAsia="en-US"/>
        </w:rPr>
        <w:commentReference w:id="1420"/>
      </w:r>
      <w:commentRangeEnd w:id="1421"/>
      <w:r w:rsidR="00EE39F9">
        <w:rPr>
          <w:rStyle w:val="Marquedecommentaire"/>
          <w:rFonts w:ascii="Arial" w:eastAsiaTheme="minorHAnsi" w:hAnsi="Arial" w:cstheme="minorBidi"/>
          <w:lang w:eastAsia="en-US"/>
        </w:rPr>
        <w:commentReference w:id="1421"/>
      </w:r>
      <w:r w:rsidRPr="004852CE">
        <w:rPr>
          <w:rFonts w:ascii="Arial" w:hAnsi="Arial" w:cs="Arial"/>
          <w:lang w:val="fr-FR"/>
        </w:rPr>
        <w:t xml:space="preserve"> :</w:t>
      </w:r>
    </w:p>
    <w:p w14:paraId="1DC94D67" w14:textId="616E8452" w:rsidR="004F59EA" w:rsidRPr="004852CE" w:rsidRDefault="004F59EA" w:rsidP="004F59EA">
      <w:pPr>
        <w:numPr>
          <w:ilvl w:val="0"/>
          <w:numId w:val="10"/>
        </w:numPr>
        <w:spacing w:before="100" w:beforeAutospacing="1" w:after="100" w:afterAutospacing="1"/>
        <w:jc w:val="both"/>
        <w:rPr>
          <w:rFonts w:cs="Arial"/>
          <w:szCs w:val="24"/>
          <w:lang w:val="fr-FR"/>
        </w:rPr>
      </w:pPr>
      <w:r w:rsidRPr="004852CE">
        <w:rPr>
          <w:rFonts w:cs="Arial"/>
          <w:szCs w:val="24"/>
          <w:lang w:val="fr-FR"/>
        </w:rPr>
        <w:lastRenderedPageBreak/>
        <w:t xml:space="preserve">L'ATP extracellulaire produit par le microbiote pourrait être capté par les TRM </w:t>
      </w:r>
      <w:r w:rsidRPr="004852CE">
        <w:rPr>
          <w:rStyle w:val="Accentuation"/>
          <w:rFonts w:cs="Arial"/>
          <w:szCs w:val="24"/>
          <w:lang w:val="fr-FR"/>
        </w:rPr>
        <w:t>via</w:t>
      </w:r>
      <w:r w:rsidRPr="004852CE">
        <w:rPr>
          <w:rFonts w:cs="Arial"/>
          <w:szCs w:val="24"/>
          <w:lang w:val="fr-FR"/>
        </w:rPr>
        <w:t xml:space="preserve"> P2RX7 et augmenter la sensibilité au </w:t>
      </w:r>
      <w:proofErr w:type="spellStart"/>
      <w:r w:rsidRPr="004852CE">
        <w:rPr>
          <w:rFonts w:cs="Arial"/>
          <w:szCs w:val="24"/>
          <w:lang w:val="fr-FR"/>
        </w:rPr>
        <w:t>TGFb</w:t>
      </w:r>
      <w:proofErr w:type="spellEnd"/>
      <w:r w:rsidRPr="004852CE">
        <w:rPr>
          <w:rFonts w:cs="Arial"/>
          <w:szCs w:val="24"/>
          <w:lang w:val="fr-FR"/>
        </w:rPr>
        <w:t xml:space="preserve"> </w:t>
      </w:r>
      <w:r w:rsidR="0054511A">
        <w:fldChar w:fldCharType="begin"/>
      </w:r>
      <w:r w:rsidR="0054511A" w:rsidRPr="008257D4">
        <w:rPr>
          <w:lang w:val="fr-FR"/>
          <w:rPrChange w:id="1422" w:author="LALOY Emilien" w:date="2026-08-20T16:38:00Z">
            <w:rPr/>
          </w:rPrChange>
        </w:rPr>
        <w:instrText xml:space="preserve"> HYPERLINK "file:///C:\\Users\\xtoph\\Downloads\\DaSilva_Immunity_2020" </w:instrText>
      </w:r>
      <w:r w:rsidR="0054511A">
        <w:fldChar w:fldCharType="separate"/>
      </w:r>
      <w:r w:rsidRPr="004852CE">
        <w:rPr>
          <w:rStyle w:val="Lienhypertexte"/>
          <w:rFonts w:cs="Arial"/>
          <w:szCs w:val="24"/>
          <w:lang w:val="fr-FR"/>
        </w:rPr>
        <w:t>DaSilva_Immunity_2020</w:t>
      </w:r>
      <w:r w:rsidR="0054511A">
        <w:rPr>
          <w:rStyle w:val="Lienhypertexte"/>
          <w:rFonts w:cs="Arial"/>
          <w:szCs w:val="24"/>
          <w:lang w:val="fr-FR"/>
        </w:rPr>
        <w:fldChar w:fldCharType="end"/>
      </w:r>
      <w:r w:rsidRPr="004852CE">
        <w:rPr>
          <w:rFonts w:cs="Arial"/>
          <w:szCs w:val="24"/>
          <w:lang w:val="fr-FR"/>
        </w:rPr>
        <w:t>.</w:t>
      </w:r>
    </w:p>
    <w:p w14:paraId="4EAB2A0E" w14:textId="64B60C4B" w:rsidR="004F59EA" w:rsidRPr="004852CE" w:rsidRDefault="004F59EA" w:rsidP="004F59EA">
      <w:pPr>
        <w:numPr>
          <w:ilvl w:val="0"/>
          <w:numId w:val="10"/>
        </w:numPr>
        <w:spacing w:before="100" w:beforeAutospacing="1" w:after="100" w:afterAutospacing="1"/>
        <w:jc w:val="both"/>
        <w:rPr>
          <w:rFonts w:cs="Arial"/>
          <w:szCs w:val="24"/>
          <w:lang w:val="fr-FR"/>
        </w:rPr>
      </w:pPr>
      <w:r w:rsidRPr="004852CE">
        <w:rPr>
          <w:rFonts w:cs="Arial"/>
          <w:szCs w:val="24"/>
          <w:lang w:val="fr-FR"/>
        </w:rPr>
        <w:t xml:space="preserve">L'hypoxie semble jouer un rôle dans la différentiation des TRM. En effet, la signalisation forcée de HIF1a (en empêchant sa dégradation par VHL dans les conditions de normoxie) génère un plus grand nombre de TRM dans des tumeurs </w:t>
      </w:r>
      <w:r w:rsidR="0054511A">
        <w:fldChar w:fldCharType="begin"/>
      </w:r>
      <w:r w:rsidR="0054511A" w:rsidRPr="008257D4">
        <w:rPr>
          <w:lang w:val="fr-FR"/>
          <w:rPrChange w:id="1423" w:author="LALOY Emilien" w:date="2026-08-20T16:38:00Z">
            <w:rPr/>
          </w:rPrChange>
        </w:rPr>
        <w:instrText xml:space="preserve"> HYPERLINK "file:///C:\\Users\\xtoph\\Downloads\\Liikanen_JClinInvest_2021" </w:instrText>
      </w:r>
      <w:r w:rsidR="0054511A">
        <w:fldChar w:fldCharType="separate"/>
      </w:r>
      <w:r w:rsidRPr="004852CE">
        <w:rPr>
          <w:rStyle w:val="Lienhypertexte"/>
          <w:rFonts w:cs="Arial"/>
          <w:szCs w:val="24"/>
          <w:lang w:val="fr-FR"/>
        </w:rPr>
        <w:t>Liikanen_JClinInvest_2021</w:t>
      </w:r>
      <w:r w:rsidR="0054511A">
        <w:rPr>
          <w:rStyle w:val="Lienhypertexte"/>
          <w:rFonts w:cs="Arial"/>
          <w:szCs w:val="24"/>
          <w:lang w:val="fr-FR"/>
        </w:rPr>
        <w:fldChar w:fldCharType="end"/>
      </w:r>
      <w:r w:rsidRPr="004852CE">
        <w:rPr>
          <w:rFonts w:cs="Arial"/>
          <w:szCs w:val="24"/>
          <w:lang w:val="fr-FR"/>
        </w:rPr>
        <w:t>.</w:t>
      </w:r>
    </w:p>
    <w:p w14:paraId="1779396C" w14:textId="0EEB001F" w:rsidR="004F59EA" w:rsidRPr="004852CE" w:rsidRDefault="004F59EA" w:rsidP="004F59EA">
      <w:pPr>
        <w:numPr>
          <w:ilvl w:val="0"/>
          <w:numId w:val="10"/>
        </w:numPr>
        <w:spacing w:before="100" w:beforeAutospacing="1" w:after="100" w:afterAutospacing="1"/>
        <w:jc w:val="both"/>
        <w:rPr>
          <w:rFonts w:cs="Arial"/>
          <w:szCs w:val="24"/>
          <w:lang w:val="fr-FR"/>
        </w:rPr>
      </w:pPr>
      <w:r w:rsidRPr="004852CE">
        <w:rPr>
          <w:rFonts w:cs="Arial"/>
          <w:szCs w:val="24"/>
          <w:lang w:val="fr-FR"/>
        </w:rPr>
        <w:t xml:space="preserve">L'ajout de 4-1BBL dans un vaccin génère plus de TRM spécifiques de l'antigène. De plus, le </w:t>
      </w:r>
      <w:proofErr w:type="spellStart"/>
      <w:r w:rsidRPr="004852CE">
        <w:rPr>
          <w:rFonts w:cs="Arial"/>
          <w:szCs w:val="24"/>
          <w:lang w:val="fr-FR"/>
        </w:rPr>
        <w:t>co</w:t>
      </w:r>
      <w:proofErr w:type="spellEnd"/>
      <w:r w:rsidRPr="004852CE">
        <w:rPr>
          <w:rFonts w:cs="Arial"/>
          <w:szCs w:val="24"/>
          <w:lang w:val="fr-FR"/>
        </w:rPr>
        <w:t>-transfert de cellules WT ou KO pour 4-1BB (</w:t>
      </w:r>
      <w:r w:rsidRPr="004852CE">
        <w:rPr>
          <w:rStyle w:val="Accentuation"/>
          <w:rFonts w:cs="Arial"/>
          <w:szCs w:val="24"/>
          <w:lang w:val="fr-FR"/>
        </w:rPr>
        <w:t>via</w:t>
      </w:r>
      <w:r w:rsidRPr="004852CE">
        <w:rPr>
          <w:rFonts w:cs="Arial"/>
          <w:szCs w:val="24"/>
          <w:lang w:val="fr-FR"/>
        </w:rPr>
        <w:t xml:space="preserve"> une greffe de moelle osseuse) montre que la majorité des cellules spécifiques pour l'antigène proviennent des cellules WT </w:t>
      </w:r>
      <w:r w:rsidR="0054511A">
        <w:fldChar w:fldCharType="begin"/>
      </w:r>
      <w:r w:rsidR="0054511A" w:rsidRPr="008257D4">
        <w:rPr>
          <w:lang w:val="fr-FR"/>
          <w:rPrChange w:id="1424" w:author="LALOY Emilien" w:date="2026-08-20T16:38:00Z">
            <w:rPr/>
          </w:rPrChange>
        </w:rPr>
        <w:instrText xml:space="preserve"> HYPERLINK "file:///C:\\Users\\xtoph\\Downloads\\Zhou_MucosalImmunol_2017" </w:instrText>
      </w:r>
      <w:r w:rsidR="0054511A">
        <w:fldChar w:fldCharType="separate"/>
      </w:r>
      <w:r w:rsidRPr="004852CE">
        <w:rPr>
          <w:rStyle w:val="Lienhypertexte"/>
          <w:rFonts w:cs="Arial"/>
          <w:szCs w:val="24"/>
          <w:lang w:val="fr-FR"/>
        </w:rPr>
        <w:t>Zhou_MucosalImmunol_2017</w:t>
      </w:r>
      <w:r w:rsidR="0054511A">
        <w:rPr>
          <w:rStyle w:val="Lienhypertexte"/>
          <w:rFonts w:cs="Arial"/>
          <w:szCs w:val="24"/>
          <w:lang w:val="fr-FR"/>
        </w:rPr>
        <w:fldChar w:fldCharType="end"/>
      </w:r>
      <w:r w:rsidRPr="004852CE">
        <w:rPr>
          <w:rFonts w:cs="Arial"/>
          <w:szCs w:val="24"/>
          <w:lang w:val="fr-FR"/>
        </w:rPr>
        <w:t>.</w:t>
      </w:r>
    </w:p>
    <w:p w14:paraId="209CB203" w14:textId="7626DAB8" w:rsidR="004F59EA" w:rsidRPr="004852CE" w:rsidRDefault="004F59EA" w:rsidP="004F59EA">
      <w:pPr>
        <w:numPr>
          <w:ilvl w:val="0"/>
          <w:numId w:val="10"/>
        </w:numPr>
        <w:spacing w:before="100" w:beforeAutospacing="1" w:after="100" w:afterAutospacing="1"/>
        <w:jc w:val="both"/>
        <w:rPr>
          <w:rFonts w:cs="Arial"/>
          <w:szCs w:val="24"/>
          <w:lang w:val="fr-FR"/>
        </w:rPr>
      </w:pPr>
      <w:r w:rsidRPr="004852CE">
        <w:rPr>
          <w:rFonts w:cs="Arial"/>
          <w:szCs w:val="24"/>
          <w:lang w:val="fr-FR"/>
        </w:rPr>
        <w:t xml:space="preserve">Le traitement </w:t>
      </w:r>
      <w:r w:rsidRPr="004852CE">
        <w:rPr>
          <w:rStyle w:val="Accentuation"/>
          <w:rFonts w:cs="Arial"/>
          <w:szCs w:val="24"/>
          <w:lang w:val="fr-FR"/>
        </w:rPr>
        <w:t>in vitro</w:t>
      </w:r>
      <w:r w:rsidRPr="004852CE">
        <w:rPr>
          <w:rFonts w:cs="Arial"/>
          <w:szCs w:val="24"/>
          <w:lang w:val="fr-FR"/>
        </w:rPr>
        <w:t xml:space="preserve"> de lymphocytes avec du </w:t>
      </w:r>
      <w:proofErr w:type="spellStart"/>
      <w:r w:rsidRPr="004852CE">
        <w:rPr>
          <w:rFonts w:cs="Arial"/>
          <w:szCs w:val="24"/>
          <w:lang w:val="fr-FR"/>
        </w:rPr>
        <w:t>TNFa</w:t>
      </w:r>
      <w:proofErr w:type="spellEnd"/>
      <w:r w:rsidRPr="004852CE">
        <w:rPr>
          <w:rFonts w:cs="Arial"/>
          <w:szCs w:val="24"/>
          <w:lang w:val="fr-FR"/>
        </w:rPr>
        <w:t xml:space="preserve"> et de l'IL33 </w:t>
      </w:r>
      <w:proofErr w:type="spellStart"/>
      <w:r w:rsidRPr="004852CE">
        <w:rPr>
          <w:rFonts w:cs="Arial"/>
          <w:szCs w:val="24"/>
          <w:lang w:val="fr-FR"/>
        </w:rPr>
        <w:t>synergise</w:t>
      </w:r>
      <w:proofErr w:type="spellEnd"/>
      <w:r w:rsidRPr="004852CE">
        <w:rPr>
          <w:rFonts w:cs="Arial"/>
          <w:szCs w:val="24"/>
          <w:lang w:val="fr-FR"/>
        </w:rPr>
        <w:t xml:space="preserve"> avec le traitement avec du </w:t>
      </w:r>
      <w:proofErr w:type="spellStart"/>
      <w:r w:rsidRPr="004852CE">
        <w:rPr>
          <w:rFonts w:cs="Arial"/>
          <w:szCs w:val="24"/>
          <w:lang w:val="fr-FR"/>
        </w:rPr>
        <w:t>TGFb</w:t>
      </w:r>
      <w:proofErr w:type="spellEnd"/>
      <w:r w:rsidRPr="004852CE">
        <w:rPr>
          <w:rFonts w:cs="Arial"/>
          <w:szCs w:val="24"/>
          <w:lang w:val="fr-FR"/>
        </w:rPr>
        <w:t xml:space="preserve"> et entraine l'expression d'un phénotype TRM (CD69+CD103+Ly6Clow) </w:t>
      </w:r>
      <w:r w:rsidR="0054511A">
        <w:fldChar w:fldCharType="begin"/>
      </w:r>
      <w:r w:rsidR="0054511A" w:rsidRPr="008257D4">
        <w:rPr>
          <w:lang w:val="fr-FR"/>
          <w:rPrChange w:id="1425" w:author="LALOY Emilien" w:date="2026-08-20T16:38:00Z">
            <w:rPr/>
          </w:rPrChange>
        </w:rPr>
        <w:instrText xml:space="preserve"> HYPERLINK "file:///C:\\Users\\xtoph\\Downloads\\Casey_JImmunol_2012" </w:instrText>
      </w:r>
      <w:r w:rsidR="0054511A">
        <w:fldChar w:fldCharType="separate"/>
      </w:r>
      <w:r w:rsidRPr="004852CE">
        <w:rPr>
          <w:rStyle w:val="Lienhypertexte"/>
          <w:rFonts w:cs="Arial"/>
          <w:szCs w:val="24"/>
          <w:lang w:val="fr-FR"/>
        </w:rPr>
        <w:t>Casey_JImmunol_2012</w:t>
      </w:r>
      <w:r w:rsidR="0054511A">
        <w:rPr>
          <w:rStyle w:val="Lienhypertexte"/>
          <w:rFonts w:cs="Arial"/>
          <w:szCs w:val="24"/>
          <w:lang w:val="fr-FR"/>
        </w:rPr>
        <w:fldChar w:fldCharType="end"/>
      </w:r>
      <w:r w:rsidRPr="004852CE">
        <w:rPr>
          <w:rFonts w:cs="Arial"/>
          <w:szCs w:val="24"/>
          <w:lang w:val="fr-FR"/>
        </w:rPr>
        <w:t>.</w:t>
      </w:r>
    </w:p>
    <w:p w14:paraId="3665E566" w14:textId="153E25F6" w:rsidR="004F59EA" w:rsidRPr="004852CE" w:rsidRDefault="004F59EA" w:rsidP="004F59EA">
      <w:pPr>
        <w:numPr>
          <w:ilvl w:val="0"/>
          <w:numId w:val="10"/>
        </w:numPr>
        <w:spacing w:before="100" w:beforeAutospacing="1" w:after="100" w:afterAutospacing="1"/>
        <w:jc w:val="both"/>
        <w:rPr>
          <w:rFonts w:cs="Arial"/>
          <w:szCs w:val="24"/>
          <w:lang w:val="fr-FR"/>
        </w:rPr>
      </w:pPr>
      <w:r w:rsidRPr="004852CE">
        <w:rPr>
          <w:rFonts w:cs="Arial"/>
          <w:szCs w:val="24"/>
          <w:lang w:val="fr-FR"/>
        </w:rPr>
        <w:t xml:space="preserve">Le blocage de l'IL-12 pendant le priming affecte la différentiation des TRM </w:t>
      </w:r>
      <w:r w:rsidR="0054511A">
        <w:fldChar w:fldCharType="begin"/>
      </w:r>
      <w:r w:rsidR="0054511A" w:rsidRPr="008257D4">
        <w:rPr>
          <w:lang w:val="fr-FR"/>
          <w:rPrChange w:id="1426" w:author="LALOY Emilien" w:date="2026-08-20T16:38:00Z">
            <w:rPr/>
          </w:rPrChange>
        </w:rPr>
        <w:instrText xml:space="preserve"> HYPERLINK "file:///C:\\Users\\xtoph\\Downloads\\Iborra_Immunity_2016" </w:instrText>
      </w:r>
      <w:r w:rsidR="0054511A">
        <w:fldChar w:fldCharType="separate"/>
      </w:r>
      <w:r w:rsidRPr="004852CE">
        <w:rPr>
          <w:rStyle w:val="Lienhypertexte"/>
          <w:rFonts w:cs="Arial"/>
          <w:szCs w:val="24"/>
          <w:lang w:val="fr-FR"/>
        </w:rPr>
        <w:t>Iborra_Immunity_2016</w:t>
      </w:r>
      <w:r w:rsidR="0054511A">
        <w:rPr>
          <w:rStyle w:val="Lienhypertexte"/>
          <w:rFonts w:cs="Arial"/>
          <w:szCs w:val="24"/>
          <w:lang w:val="fr-FR"/>
        </w:rPr>
        <w:fldChar w:fldCharType="end"/>
      </w:r>
      <w:r w:rsidRPr="004852CE">
        <w:rPr>
          <w:rFonts w:cs="Arial"/>
          <w:szCs w:val="24"/>
          <w:lang w:val="fr-FR"/>
        </w:rPr>
        <w:t>.</w:t>
      </w:r>
    </w:p>
    <w:p w14:paraId="7E1E3864" w14:textId="54B87B98" w:rsidR="004F59EA" w:rsidRPr="004852CE" w:rsidRDefault="004F59EA" w:rsidP="004F59EA">
      <w:pPr>
        <w:numPr>
          <w:ilvl w:val="0"/>
          <w:numId w:val="10"/>
        </w:numPr>
        <w:spacing w:before="100" w:beforeAutospacing="1" w:after="100" w:afterAutospacing="1"/>
        <w:jc w:val="both"/>
        <w:rPr>
          <w:rFonts w:cs="Arial"/>
          <w:szCs w:val="24"/>
          <w:lang w:val="fr-FR"/>
        </w:rPr>
      </w:pPr>
      <w:r w:rsidRPr="004852CE">
        <w:rPr>
          <w:rFonts w:cs="Arial"/>
          <w:szCs w:val="24"/>
          <w:lang w:val="fr-FR"/>
        </w:rPr>
        <w:t xml:space="preserve">L'IL10 n'a pas d'impact direct sur la différenciation des lymphocytes T en TRM, mais joue un rôle indirect en favorisant la sécrétion de </w:t>
      </w:r>
      <w:proofErr w:type="spellStart"/>
      <w:r w:rsidRPr="004852CE">
        <w:rPr>
          <w:rFonts w:cs="Arial"/>
          <w:szCs w:val="24"/>
          <w:lang w:val="fr-FR"/>
        </w:rPr>
        <w:t>TGFb</w:t>
      </w:r>
      <w:proofErr w:type="spellEnd"/>
      <w:r w:rsidRPr="004852CE">
        <w:rPr>
          <w:rFonts w:cs="Arial"/>
          <w:szCs w:val="24"/>
          <w:lang w:val="fr-FR"/>
        </w:rPr>
        <w:t xml:space="preserve"> par les monocytes </w:t>
      </w:r>
      <w:r w:rsidR="0054511A">
        <w:fldChar w:fldCharType="begin"/>
      </w:r>
      <w:r w:rsidR="0054511A" w:rsidRPr="008257D4">
        <w:rPr>
          <w:lang w:val="fr-FR"/>
          <w:rPrChange w:id="1427" w:author="LALOY Emilien" w:date="2026-08-20T16:38:00Z">
            <w:rPr/>
          </w:rPrChange>
        </w:rPr>
        <w:instrText xml:space="preserve"> HYPERLINK "file:///C:\\Users\\xtoph\\Downloads\\Thompson_CellRep_2019" </w:instrText>
      </w:r>
      <w:r w:rsidR="0054511A">
        <w:fldChar w:fldCharType="separate"/>
      </w:r>
      <w:r w:rsidRPr="004852CE">
        <w:rPr>
          <w:rStyle w:val="Lienhypertexte"/>
          <w:rFonts w:cs="Arial"/>
          <w:szCs w:val="24"/>
          <w:lang w:val="fr-FR"/>
        </w:rPr>
        <w:t>Thompson_CellRep_2019</w:t>
      </w:r>
      <w:r w:rsidR="0054511A">
        <w:rPr>
          <w:rStyle w:val="Lienhypertexte"/>
          <w:rFonts w:cs="Arial"/>
          <w:szCs w:val="24"/>
          <w:lang w:val="fr-FR"/>
        </w:rPr>
        <w:fldChar w:fldCharType="end"/>
      </w:r>
      <w:r w:rsidRPr="004852CE">
        <w:rPr>
          <w:rFonts w:cs="Arial"/>
          <w:szCs w:val="24"/>
          <w:lang w:val="fr-FR"/>
        </w:rPr>
        <w:t>.</w:t>
      </w:r>
    </w:p>
    <w:p w14:paraId="68665953" w14:textId="02E03186" w:rsidR="004F59EA" w:rsidRPr="004852CE" w:rsidRDefault="004F59EA" w:rsidP="004F59EA">
      <w:pPr>
        <w:numPr>
          <w:ilvl w:val="0"/>
          <w:numId w:val="10"/>
        </w:numPr>
        <w:spacing w:before="100" w:beforeAutospacing="1" w:after="100" w:afterAutospacing="1"/>
        <w:jc w:val="both"/>
        <w:rPr>
          <w:rFonts w:cs="Arial"/>
          <w:szCs w:val="24"/>
          <w:lang w:val="fr-FR"/>
        </w:rPr>
      </w:pPr>
      <w:r w:rsidRPr="004852CE">
        <w:rPr>
          <w:rFonts w:cs="Arial"/>
          <w:szCs w:val="24"/>
          <w:lang w:val="fr-FR"/>
        </w:rPr>
        <w:t xml:space="preserve">L'absence des LC dans la peau n'impacte pas le nombre, la morphologie ou l'expression de CD69 et de CD103 par les TRM de la peau </w:t>
      </w:r>
      <w:r w:rsidR="0054511A">
        <w:fldChar w:fldCharType="begin"/>
      </w:r>
      <w:r w:rsidR="0054511A" w:rsidRPr="008257D4">
        <w:rPr>
          <w:lang w:val="fr-FR"/>
          <w:rPrChange w:id="1428" w:author="LALOY Emilien" w:date="2026-08-20T16:38:00Z">
            <w:rPr/>
          </w:rPrChange>
        </w:rPr>
        <w:instrText xml:space="preserve"> HYPERLINK "file:///C:\\Users\\xtoph\\Downloads\\Zaid_ProcNatlAcadSciUSA_2014" </w:instrText>
      </w:r>
      <w:r w:rsidR="0054511A">
        <w:fldChar w:fldCharType="separate"/>
      </w:r>
      <w:r w:rsidRPr="004852CE">
        <w:rPr>
          <w:rStyle w:val="Lienhypertexte"/>
          <w:rFonts w:cs="Arial"/>
          <w:szCs w:val="24"/>
          <w:lang w:val="fr-FR"/>
        </w:rPr>
        <w:t>Zaid_ProcNatlAcadSciUSA_2014</w:t>
      </w:r>
      <w:r w:rsidR="0054511A">
        <w:rPr>
          <w:rStyle w:val="Lienhypertexte"/>
          <w:rFonts w:cs="Arial"/>
          <w:szCs w:val="24"/>
          <w:lang w:val="fr-FR"/>
        </w:rPr>
        <w:fldChar w:fldCharType="end"/>
      </w:r>
      <w:r w:rsidRPr="004852CE">
        <w:rPr>
          <w:rFonts w:cs="Arial"/>
          <w:szCs w:val="24"/>
          <w:lang w:val="fr-FR"/>
        </w:rPr>
        <w:t>.</w:t>
      </w:r>
    </w:p>
    <w:p w14:paraId="397DAEE0" w14:textId="5313281C" w:rsidR="004F59EA" w:rsidRDefault="004F59EA" w:rsidP="004F59EA">
      <w:pPr>
        <w:numPr>
          <w:ilvl w:val="0"/>
          <w:numId w:val="10"/>
        </w:numPr>
        <w:spacing w:before="100" w:beforeAutospacing="1" w:after="100" w:afterAutospacing="1"/>
        <w:jc w:val="both"/>
        <w:rPr>
          <w:ins w:id="1429" w:author="LALOY Emilien" w:date="2026-08-20T16:49:00Z"/>
          <w:rFonts w:cs="Arial"/>
          <w:szCs w:val="24"/>
          <w:lang w:val="fr-FR"/>
        </w:rPr>
      </w:pPr>
      <w:r w:rsidRPr="004852CE">
        <w:rPr>
          <w:rFonts w:cs="Arial"/>
          <w:szCs w:val="24"/>
          <w:lang w:val="fr-FR"/>
        </w:rPr>
        <w:t xml:space="preserve">L'acide rétinoïque a un effet synergique avec le </w:t>
      </w:r>
      <w:proofErr w:type="spellStart"/>
      <w:r w:rsidRPr="004852CE">
        <w:rPr>
          <w:rFonts w:cs="Arial"/>
          <w:szCs w:val="24"/>
          <w:lang w:val="fr-FR"/>
        </w:rPr>
        <w:t>TGFb</w:t>
      </w:r>
      <w:proofErr w:type="spellEnd"/>
      <w:r w:rsidRPr="004852CE">
        <w:rPr>
          <w:rFonts w:cs="Arial"/>
          <w:szCs w:val="24"/>
          <w:lang w:val="fr-FR"/>
        </w:rPr>
        <w:t xml:space="preserve"> et induit l'expression de nombreux gènes en commun, notamment dans les TRM du SI </w:t>
      </w:r>
      <w:r w:rsidR="0054511A">
        <w:fldChar w:fldCharType="begin"/>
      </w:r>
      <w:r w:rsidR="0054511A" w:rsidRPr="008257D4">
        <w:rPr>
          <w:lang w:val="fr-FR"/>
          <w:rPrChange w:id="1430" w:author="LALOY Emilien" w:date="2026-08-20T16:38:00Z">
            <w:rPr/>
          </w:rPrChange>
        </w:rPr>
        <w:instrText xml:space="preserve"> HYPERLINK "file:///C:\\Users\\xtoph\\Downloads\\Obers_Immunity_2024" </w:instrText>
      </w:r>
      <w:r w:rsidR="0054511A">
        <w:fldChar w:fldCharType="separate"/>
      </w:r>
      <w:r w:rsidRPr="004852CE">
        <w:rPr>
          <w:rStyle w:val="Lienhypertexte"/>
          <w:rFonts w:cs="Arial"/>
          <w:szCs w:val="24"/>
          <w:lang w:val="fr-FR"/>
        </w:rPr>
        <w:t>Obers_Immunity_2024</w:t>
      </w:r>
      <w:r w:rsidR="0054511A">
        <w:rPr>
          <w:rStyle w:val="Lienhypertexte"/>
          <w:rFonts w:cs="Arial"/>
          <w:szCs w:val="24"/>
          <w:lang w:val="fr-FR"/>
        </w:rPr>
        <w:fldChar w:fldCharType="end"/>
      </w:r>
      <w:r w:rsidRPr="004852CE">
        <w:rPr>
          <w:rFonts w:cs="Arial"/>
          <w:szCs w:val="24"/>
          <w:lang w:val="fr-FR"/>
        </w:rPr>
        <w:t xml:space="preserve">. Cependant, il a un impact négatif sur les TRM de la peau qui dépendent du </w:t>
      </w:r>
      <w:proofErr w:type="spellStart"/>
      <w:r w:rsidRPr="004852CE">
        <w:rPr>
          <w:rFonts w:cs="Arial"/>
          <w:szCs w:val="24"/>
          <w:lang w:val="fr-FR"/>
        </w:rPr>
        <w:t>TGFb</w:t>
      </w:r>
      <w:proofErr w:type="spellEnd"/>
      <w:r w:rsidRPr="004852CE">
        <w:rPr>
          <w:rFonts w:cs="Arial"/>
          <w:szCs w:val="24"/>
          <w:lang w:val="fr-FR"/>
        </w:rPr>
        <w:t xml:space="preserve">, et est indispensable aux TRM du foie qui ne dépendent pas du </w:t>
      </w:r>
      <w:proofErr w:type="spellStart"/>
      <w:r w:rsidRPr="004852CE">
        <w:rPr>
          <w:rFonts w:cs="Arial"/>
          <w:szCs w:val="24"/>
          <w:lang w:val="fr-FR"/>
        </w:rPr>
        <w:t>TGFb</w:t>
      </w:r>
      <w:proofErr w:type="spellEnd"/>
      <w:r w:rsidRPr="004852CE">
        <w:rPr>
          <w:rFonts w:cs="Arial"/>
          <w:szCs w:val="24"/>
          <w:lang w:val="fr-FR"/>
        </w:rPr>
        <w:t xml:space="preserve"> </w:t>
      </w:r>
      <w:r w:rsidR="0054511A">
        <w:fldChar w:fldCharType="begin"/>
      </w:r>
      <w:r w:rsidR="0054511A" w:rsidRPr="008257D4">
        <w:rPr>
          <w:lang w:val="fr-FR"/>
          <w:rPrChange w:id="1431" w:author="LALOY Emilien" w:date="2026-08-20T16:38:00Z">
            <w:rPr/>
          </w:rPrChange>
        </w:rPr>
        <w:instrText xml:space="preserve"> HYPERLINK "file:///C:\\Users\\xtoph\\Downloads\\Obers_Immunity_2024" </w:instrText>
      </w:r>
      <w:r w:rsidR="0054511A">
        <w:fldChar w:fldCharType="separate"/>
      </w:r>
      <w:r w:rsidRPr="004852CE">
        <w:rPr>
          <w:rStyle w:val="Lienhypertexte"/>
          <w:rFonts w:cs="Arial"/>
          <w:szCs w:val="24"/>
          <w:lang w:val="fr-FR"/>
        </w:rPr>
        <w:t>Obers_Immunity_2024</w:t>
      </w:r>
      <w:r w:rsidR="0054511A">
        <w:rPr>
          <w:rStyle w:val="Lienhypertexte"/>
          <w:rFonts w:cs="Arial"/>
          <w:szCs w:val="24"/>
          <w:lang w:val="fr-FR"/>
        </w:rPr>
        <w:fldChar w:fldCharType="end"/>
      </w:r>
      <w:r w:rsidRPr="004852CE">
        <w:rPr>
          <w:rFonts w:cs="Arial"/>
          <w:szCs w:val="24"/>
          <w:lang w:val="fr-FR"/>
        </w:rPr>
        <w:t>.</w:t>
      </w:r>
    </w:p>
    <w:p w14:paraId="7CB829C7" w14:textId="3622935A" w:rsidR="00E65DC3" w:rsidRPr="00E65DC3" w:rsidRDefault="00E65DC3" w:rsidP="00E65DC3">
      <w:pPr>
        <w:numPr>
          <w:ilvl w:val="0"/>
          <w:numId w:val="10"/>
        </w:numPr>
        <w:spacing w:before="100" w:beforeAutospacing="1" w:after="100" w:afterAutospacing="1"/>
        <w:jc w:val="both"/>
        <w:rPr>
          <w:ins w:id="1432" w:author="LALOY Emilien" w:date="2026-08-20T16:49:00Z"/>
          <w:rFonts w:cs="Arial"/>
          <w:szCs w:val="24"/>
          <w:lang w:val="fr-FR"/>
        </w:rPr>
      </w:pPr>
      <w:ins w:id="1433" w:author="LALOY Emilien" w:date="2026-08-20T16:49:00Z">
        <w:r w:rsidRPr="00E65DC3">
          <w:rPr>
            <w:rFonts w:cs="Arial"/>
            <w:szCs w:val="24"/>
            <w:lang w:val="fr-FR"/>
          </w:rPr>
          <w:t xml:space="preserve">[[Peng_Immunity_2022]] montrent que l'absence de signalisation ICOS empêche la génération de TRM dans les NLT. En effet, le </w:t>
        </w:r>
        <w:proofErr w:type="spellStart"/>
        <w:r w:rsidRPr="00E65DC3">
          <w:rPr>
            <w:rFonts w:cs="Arial"/>
            <w:szCs w:val="24"/>
            <w:lang w:val="fr-FR"/>
          </w:rPr>
          <w:t>co</w:t>
        </w:r>
        <w:proofErr w:type="spellEnd"/>
        <w:r w:rsidRPr="00E65DC3">
          <w:rPr>
            <w:rFonts w:cs="Arial"/>
            <w:szCs w:val="24"/>
            <w:lang w:val="fr-FR"/>
          </w:rPr>
          <w:t>-transfer</w:t>
        </w:r>
        <w:r>
          <w:rPr>
            <w:rFonts w:cs="Arial"/>
            <w:szCs w:val="24"/>
            <w:lang w:val="fr-FR"/>
          </w:rPr>
          <w:t>t</w:t>
        </w:r>
        <w:r w:rsidRPr="00E65DC3">
          <w:rPr>
            <w:rFonts w:cs="Arial"/>
            <w:szCs w:val="24"/>
            <w:lang w:val="fr-FR"/>
          </w:rPr>
          <w:t xml:space="preserve"> de lymphocytes WT/KO ICOS dans des souris, le transfer</w:t>
        </w:r>
        <w:r>
          <w:rPr>
            <w:rFonts w:cs="Arial"/>
            <w:szCs w:val="24"/>
            <w:lang w:val="fr-FR"/>
          </w:rPr>
          <w:t>t</w:t>
        </w:r>
        <w:r w:rsidRPr="00E65DC3">
          <w:rPr>
            <w:rFonts w:cs="Arial"/>
            <w:szCs w:val="24"/>
            <w:lang w:val="fr-FR"/>
          </w:rPr>
          <w:t xml:space="preserve"> de lymphocytes WT dans des souris ICOSLG KO ou l'utilisation d'anticorps bloquants ICOSLG entrainent une diminution du nombre de TRM [[Peng_Immunity_2022]]. De plus, le transfert de lymphocytes provenant de souris ICOSLG KO dans des souris WT à 4,5 dpi montre qu'ICOS a un rôle important dans l'activation dans les NLT, mais est dispensable au moment du priming initial </w:t>
        </w:r>
        <w:r w:rsidRPr="00E65DC3">
          <w:rPr>
            <w:rFonts w:cs="Arial"/>
            <w:szCs w:val="24"/>
            <w:lang w:val="fr-FR"/>
          </w:rPr>
          <w:lastRenderedPageBreak/>
          <w:t>[[Peng_Immunity_2022]]. Finalement, ICOSLG semble produit par des cellules radio résistantes non hématopoïétiques, bien que leur nature exacte n'ait pas encore été démontrée [[Peng_Immunity_2022]].</w:t>
        </w:r>
      </w:ins>
    </w:p>
    <w:p w14:paraId="20F68FBE" w14:textId="6F117C5E" w:rsidR="00E65DC3" w:rsidRPr="004852CE" w:rsidRDefault="00E65DC3" w:rsidP="00E65DC3">
      <w:pPr>
        <w:numPr>
          <w:ilvl w:val="0"/>
          <w:numId w:val="10"/>
        </w:numPr>
        <w:spacing w:before="100" w:beforeAutospacing="1" w:after="100" w:afterAutospacing="1"/>
        <w:jc w:val="both"/>
        <w:rPr>
          <w:rFonts w:cs="Arial"/>
          <w:szCs w:val="24"/>
          <w:lang w:val="fr-FR"/>
        </w:rPr>
      </w:pPr>
      <w:ins w:id="1434" w:author="LALOY Emilien" w:date="2026-08-20T16:49:00Z">
        <w:r w:rsidRPr="00E65DC3">
          <w:rPr>
            <w:rFonts w:cs="Arial"/>
            <w:szCs w:val="24"/>
            <w:lang w:val="fr-FR"/>
          </w:rPr>
          <w:t>Le blocage de la signalisation de l'IL21 affecte la génération de TRM spécifiques de l'antigène dans les poumons [[Son_</w:t>
        </w:r>
        <w:proofErr w:type="gramStart"/>
        <w:r w:rsidRPr="00E65DC3">
          <w:rPr>
            <w:rFonts w:cs="Arial"/>
            <w:szCs w:val="24"/>
            <w:lang w:val="fr-FR"/>
          </w:rPr>
          <w:t>Sci.Immunol._</w:t>
        </w:r>
        <w:proofErr w:type="gramEnd"/>
        <w:r w:rsidRPr="00E65DC3">
          <w:rPr>
            <w:rFonts w:cs="Arial"/>
            <w:szCs w:val="24"/>
            <w:lang w:val="fr-FR"/>
          </w:rPr>
          <w:t>2021]] et dans le cerveau [[Ren_Sci.Immunol._2020]].</w:t>
        </w:r>
      </w:ins>
    </w:p>
    <w:p w14:paraId="25AAAC88" w14:textId="77777777" w:rsidR="004F59EA" w:rsidRPr="004F59EA" w:rsidRDefault="004F59EA" w:rsidP="004F59EA">
      <w:pPr>
        <w:pStyle w:val="Titre3"/>
        <w:rPr>
          <w:lang w:val="fr-FR"/>
        </w:rPr>
      </w:pPr>
      <w:bookmarkStart w:id="1435" w:name="_Toc236412610"/>
      <w:bookmarkStart w:id="1436" w:name="_Toc238137509"/>
      <w:r w:rsidRPr="004F59EA">
        <w:rPr>
          <w:lang w:val="fr-FR"/>
        </w:rPr>
        <w:t>2.4.2 Rôle des facteurs de transcriptions</w:t>
      </w:r>
      <w:bookmarkEnd w:id="1435"/>
      <w:bookmarkEnd w:id="1436"/>
    </w:p>
    <w:p w14:paraId="1FA99920" w14:textId="77777777"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Les facteurs de transcriptions sont des protéines importantes car elles contrôlent l'expression d'autre protéines. L'expression d'un ou de quelques facteurs de transcriptions permet souvent de déterminer une grande partie du phénotype d'une cellule. Dans le cas des TRM, certains facteurs de transcriptions ont été associés au phénotype des TRM à cause de leur faible ou forte expression. De nombreuses équipes ont également associé un rôle positif ou négatif de facteurs de transcription au phénotype TRM en utilisant des approches de modification de leur expression par KO ou OE. Au vu du nombre important de ces observations, celles-ci ont été résumées dans le tableau ci-dessous :</w:t>
      </w:r>
    </w:p>
    <w:tbl>
      <w:tblPr>
        <w:tblStyle w:val="Grilledutableau"/>
        <w:tblW w:w="0" w:type="auto"/>
        <w:tblLayout w:type="fixed"/>
        <w:tblLook w:val="04A0" w:firstRow="1" w:lastRow="0" w:firstColumn="1" w:lastColumn="0" w:noHBand="0" w:noVBand="1"/>
      </w:tblPr>
      <w:tblGrid>
        <w:gridCol w:w="1555"/>
        <w:gridCol w:w="1417"/>
        <w:gridCol w:w="3260"/>
        <w:gridCol w:w="2830"/>
      </w:tblGrid>
      <w:tr w:rsidR="004F59EA" w:rsidRPr="00360BC6" w14:paraId="2B49CDF1" w14:textId="77777777" w:rsidTr="0054511A">
        <w:tc>
          <w:tcPr>
            <w:tcW w:w="1555" w:type="dxa"/>
            <w:hideMark/>
          </w:tcPr>
          <w:p w14:paraId="4864318C" w14:textId="77777777" w:rsidR="004F59EA" w:rsidRPr="004852CE" w:rsidRDefault="004F59EA" w:rsidP="00536AC1">
            <w:pPr>
              <w:jc w:val="both"/>
              <w:rPr>
                <w:rFonts w:cs="Arial"/>
                <w:b/>
                <w:bCs/>
                <w:szCs w:val="24"/>
              </w:rPr>
            </w:pPr>
            <w:r w:rsidRPr="004852CE">
              <w:rPr>
                <w:rFonts w:cs="Arial"/>
                <w:b/>
                <w:bCs/>
                <w:szCs w:val="24"/>
              </w:rPr>
              <w:t>Article</w:t>
            </w:r>
          </w:p>
        </w:tc>
        <w:tc>
          <w:tcPr>
            <w:tcW w:w="1417" w:type="dxa"/>
            <w:hideMark/>
          </w:tcPr>
          <w:p w14:paraId="46CDA84B" w14:textId="77777777" w:rsidR="004F59EA" w:rsidRPr="004852CE" w:rsidRDefault="004F59EA" w:rsidP="00536AC1">
            <w:pPr>
              <w:jc w:val="both"/>
              <w:rPr>
                <w:rFonts w:cs="Arial"/>
                <w:b/>
                <w:bCs/>
                <w:szCs w:val="24"/>
              </w:rPr>
            </w:pPr>
            <w:r w:rsidRPr="004852CE">
              <w:rPr>
                <w:rFonts w:cs="Arial"/>
                <w:b/>
                <w:bCs/>
                <w:szCs w:val="24"/>
              </w:rPr>
              <w:t>FT</w:t>
            </w:r>
          </w:p>
        </w:tc>
        <w:tc>
          <w:tcPr>
            <w:tcW w:w="3260" w:type="dxa"/>
            <w:hideMark/>
          </w:tcPr>
          <w:p w14:paraId="5ABE1651" w14:textId="77777777" w:rsidR="004F59EA" w:rsidRPr="004852CE" w:rsidRDefault="004F59EA" w:rsidP="00536AC1">
            <w:pPr>
              <w:jc w:val="both"/>
              <w:rPr>
                <w:rFonts w:cs="Arial"/>
                <w:b/>
                <w:bCs/>
                <w:szCs w:val="24"/>
              </w:rPr>
            </w:pPr>
            <w:r w:rsidRPr="004852CE">
              <w:rPr>
                <w:rFonts w:cs="Arial"/>
                <w:b/>
                <w:bCs/>
                <w:szCs w:val="24"/>
              </w:rPr>
              <w:t>Observations</w:t>
            </w:r>
          </w:p>
        </w:tc>
        <w:tc>
          <w:tcPr>
            <w:tcW w:w="2830" w:type="dxa"/>
            <w:hideMark/>
          </w:tcPr>
          <w:p w14:paraId="496B0FCB" w14:textId="77777777" w:rsidR="004F59EA" w:rsidRPr="004852CE" w:rsidRDefault="004F59EA" w:rsidP="00536AC1">
            <w:pPr>
              <w:jc w:val="both"/>
              <w:rPr>
                <w:rFonts w:cs="Arial"/>
                <w:b/>
                <w:bCs/>
                <w:szCs w:val="24"/>
                <w:lang w:val="fr-FR"/>
              </w:rPr>
            </w:pPr>
            <w:r w:rsidRPr="004852CE">
              <w:rPr>
                <w:rFonts w:cs="Arial"/>
                <w:b/>
                <w:bCs/>
                <w:szCs w:val="24"/>
                <w:lang w:val="fr-FR"/>
              </w:rPr>
              <w:t>Expérience à l'origine de la découverte</w:t>
            </w:r>
          </w:p>
        </w:tc>
      </w:tr>
      <w:tr w:rsidR="004F59EA" w:rsidRPr="00360BC6" w14:paraId="39F67C35" w14:textId="77777777" w:rsidTr="0054511A">
        <w:tc>
          <w:tcPr>
            <w:tcW w:w="1555" w:type="dxa"/>
            <w:hideMark/>
          </w:tcPr>
          <w:p w14:paraId="496E5F4E" w14:textId="489A0125" w:rsidR="004F59EA" w:rsidRPr="004852CE" w:rsidRDefault="009D6F0F" w:rsidP="00536AC1">
            <w:pPr>
              <w:jc w:val="both"/>
              <w:rPr>
                <w:rFonts w:cs="Arial"/>
                <w:szCs w:val="24"/>
              </w:rPr>
            </w:pPr>
            <w:hyperlink r:id="rId46" w:history="1">
              <w:proofErr w:type="spellStart"/>
              <w:r w:rsidR="004F59EA" w:rsidRPr="004852CE">
                <w:rPr>
                  <w:rStyle w:val="Lienhypertexte"/>
                  <w:rFonts w:cs="Arial"/>
                  <w:szCs w:val="24"/>
                </w:rPr>
                <w:t>Skon</w:t>
              </w:r>
              <w:proofErr w:type="spellEnd"/>
              <w:r w:rsidR="004F59EA">
                <w:rPr>
                  <w:rStyle w:val="Lienhypertexte"/>
                  <w:rFonts w:cs="Arial"/>
                  <w:szCs w:val="24"/>
                </w:rPr>
                <w:t xml:space="preserve"> </w:t>
              </w:r>
              <w:proofErr w:type="spellStart"/>
              <w:r w:rsidR="004F59EA" w:rsidRPr="004852CE">
                <w:rPr>
                  <w:rStyle w:val="Lienhypertexte"/>
                  <w:rFonts w:cs="Arial"/>
                  <w:szCs w:val="24"/>
                </w:rPr>
                <w:t>NatImmunol</w:t>
              </w:r>
              <w:proofErr w:type="spellEnd"/>
              <w:r w:rsidR="004F59EA">
                <w:rPr>
                  <w:rStyle w:val="Lienhypertexte"/>
                  <w:rFonts w:cs="Arial"/>
                  <w:szCs w:val="24"/>
                </w:rPr>
                <w:t xml:space="preserve"> </w:t>
              </w:r>
              <w:r w:rsidR="004F59EA" w:rsidRPr="004852CE">
                <w:rPr>
                  <w:rStyle w:val="Lienhypertexte"/>
                  <w:rFonts w:cs="Arial"/>
                  <w:szCs w:val="24"/>
                </w:rPr>
                <w:t>2013</w:t>
              </w:r>
            </w:hyperlink>
          </w:p>
        </w:tc>
        <w:tc>
          <w:tcPr>
            <w:tcW w:w="1417" w:type="dxa"/>
            <w:hideMark/>
          </w:tcPr>
          <w:p w14:paraId="2A4B1B7D" w14:textId="77777777" w:rsidR="004F59EA" w:rsidRPr="004852CE" w:rsidRDefault="004F59EA" w:rsidP="00536AC1">
            <w:pPr>
              <w:jc w:val="both"/>
              <w:rPr>
                <w:rFonts w:cs="Arial"/>
                <w:szCs w:val="24"/>
              </w:rPr>
            </w:pPr>
            <w:r w:rsidRPr="004852CE">
              <w:rPr>
                <w:rFonts w:cs="Arial"/>
                <w:szCs w:val="24"/>
              </w:rPr>
              <w:t>KLF2</w:t>
            </w:r>
          </w:p>
        </w:tc>
        <w:tc>
          <w:tcPr>
            <w:tcW w:w="3260" w:type="dxa"/>
            <w:hideMark/>
          </w:tcPr>
          <w:p w14:paraId="1E6A5052" w14:textId="77777777" w:rsidR="004F59EA" w:rsidRPr="004852CE" w:rsidRDefault="004F59EA" w:rsidP="00536AC1">
            <w:pPr>
              <w:jc w:val="both"/>
              <w:rPr>
                <w:rFonts w:cs="Arial"/>
                <w:szCs w:val="24"/>
                <w:lang w:val="fr-FR"/>
              </w:rPr>
            </w:pPr>
            <w:r w:rsidRPr="004852CE">
              <w:rPr>
                <w:rFonts w:cs="Arial"/>
                <w:szCs w:val="24"/>
                <w:lang w:val="fr-FR"/>
              </w:rPr>
              <w:t xml:space="preserve">L'expression de KLF2 empêche la formation de TRM. Sa répression est antigène indépendante, et serait plutôt liée à la voie PI3K/AKT et à des cytokines comme l'IL12, le </w:t>
            </w:r>
            <w:proofErr w:type="spellStart"/>
            <w:r w:rsidRPr="004852CE">
              <w:rPr>
                <w:rFonts w:cs="Arial"/>
                <w:szCs w:val="24"/>
                <w:lang w:val="fr-FR"/>
              </w:rPr>
              <w:t>TGFb</w:t>
            </w:r>
            <w:proofErr w:type="spellEnd"/>
            <w:r w:rsidRPr="004852CE">
              <w:rPr>
                <w:rFonts w:cs="Arial"/>
                <w:szCs w:val="24"/>
                <w:lang w:val="fr-FR"/>
              </w:rPr>
              <w:t>, l'IL33, le TNF et l'interféron de type I</w:t>
            </w:r>
          </w:p>
        </w:tc>
        <w:tc>
          <w:tcPr>
            <w:tcW w:w="2830" w:type="dxa"/>
            <w:hideMark/>
          </w:tcPr>
          <w:p w14:paraId="6F981F52" w14:textId="77777777" w:rsidR="004F59EA" w:rsidRPr="004852CE" w:rsidRDefault="004F59EA" w:rsidP="00536AC1">
            <w:pPr>
              <w:jc w:val="both"/>
              <w:rPr>
                <w:rFonts w:cs="Arial"/>
                <w:szCs w:val="24"/>
                <w:lang w:val="fr-FR"/>
              </w:rPr>
            </w:pPr>
            <w:r w:rsidRPr="004852CE">
              <w:rPr>
                <w:rFonts w:cs="Arial"/>
                <w:szCs w:val="24"/>
                <w:lang w:val="fr-FR"/>
              </w:rPr>
              <w:t xml:space="preserve">Expression de KLF2 sous la dépendance d'un gène rapporteur, </w:t>
            </w:r>
            <w:proofErr w:type="spellStart"/>
            <w:r w:rsidRPr="004852CE">
              <w:rPr>
                <w:rFonts w:cs="Arial"/>
                <w:szCs w:val="24"/>
                <w:lang w:val="fr-FR"/>
              </w:rPr>
              <w:t>co</w:t>
            </w:r>
            <w:proofErr w:type="spellEnd"/>
            <w:r w:rsidRPr="004852CE">
              <w:rPr>
                <w:rFonts w:cs="Arial"/>
                <w:szCs w:val="24"/>
                <w:lang w:val="fr-FR"/>
              </w:rPr>
              <w:t xml:space="preserve">-transfert de cellules WT ou KLF2 constitutif, stimulation </w:t>
            </w:r>
            <w:r w:rsidRPr="004852CE">
              <w:rPr>
                <w:rStyle w:val="Accentuation"/>
                <w:rFonts w:cs="Arial"/>
                <w:szCs w:val="24"/>
                <w:lang w:val="fr-FR"/>
              </w:rPr>
              <w:t>in vitro</w:t>
            </w:r>
            <w:r w:rsidRPr="004852CE">
              <w:rPr>
                <w:rFonts w:cs="Arial"/>
                <w:szCs w:val="24"/>
                <w:lang w:val="fr-FR"/>
              </w:rPr>
              <w:t xml:space="preserve"> avec des cytokines.</w:t>
            </w:r>
          </w:p>
        </w:tc>
      </w:tr>
      <w:tr w:rsidR="004F59EA" w:rsidRPr="00360BC6" w14:paraId="15F1507B" w14:textId="77777777" w:rsidTr="0054511A">
        <w:tc>
          <w:tcPr>
            <w:tcW w:w="1555" w:type="dxa"/>
            <w:hideMark/>
          </w:tcPr>
          <w:p w14:paraId="4007DAFD" w14:textId="1CF5EBCA" w:rsidR="004F59EA" w:rsidRPr="004852CE" w:rsidRDefault="009D6F0F" w:rsidP="00536AC1">
            <w:pPr>
              <w:jc w:val="both"/>
              <w:rPr>
                <w:rFonts w:cs="Arial"/>
                <w:szCs w:val="24"/>
              </w:rPr>
            </w:pPr>
            <w:hyperlink r:id="rId47" w:history="1">
              <w:r w:rsidR="004F59EA" w:rsidRPr="004852CE">
                <w:rPr>
                  <w:rStyle w:val="Lienhypertexte"/>
                  <w:rFonts w:cs="Arial"/>
                  <w:szCs w:val="24"/>
                </w:rPr>
                <w:t>Du</w:t>
              </w:r>
              <w:r w:rsidR="004F59EA">
                <w:rPr>
                  <w:rStyle w:val="Lienhypertexte"/>
                  <w:rFonts w:cs="Arial"/>
                  <w:szCs w:val="24"/>
                </w:rPr>
                <w:t xml:space="preserve"> </w:t>
              </w:r>
              <w:proofErr w:type="spellStart"/>
              <w:r w:rsidR="004F59EA" w:rsidRPr="004852CE">
                <w:rPr>
                  <w:rStyle w:val="Lienhypertexte"/>
                  <w:rFonts w:cs="Arial"/>
                  <w:szCs w:val="24"/>
                </w:rPr>
                <w:t>ProcNatlAcadSciUSA</w:t>
              </w:r>
              <w:proofErr w:type="spellEnd"/>
              <w:r w:rsidR="004F59EA">
                <w:rPr>
                  <w:rStyle w:val="Lienhypertexte"/>
                  <w:rFonts w:cs="Arial"/>
                  <w:szCs w:val="24"/>
                </w:rPr>
                <w:t xml:space="preserve"> </w:t>
              </w:r>
              <w:r w:rsidR="004F59EA" w:rsidRPr="004852CE">
                <w:rPr>
                  <w:rStyle w:val="Lienhypertexte"/>
                  <w:rFonts w:cs="Arial"/>
                  <w:szCs w:val="24"/>
                </w:rPr>
                <w:t>2014</w:t>
              </w:r>
            </w:hyperlink>
          </w:p>
        </w:tc>
        <w:tc>
          <w:tcPr>
            <w:tcW w:w="1417" w:type="dxa"/>
            <w:hideMark/>
          </w:tcPr>
          <w:p w14:paraId="0868FEAB" w14:textId="77777777" w:rsidR="004F59EA" w:rsidRPr="004852CE" w:rsidRDefault="004F59EA" w:rsidP="00536AC1">
            <w:pPr>
              <w:jc w:val="both"/>
              <w:rPr>
                <w:rFonts w:cs="Arial"/>
                <w:szCs w:val="24"/>
              </w:rPr>
            </w:pPr>
            <w:r w:rsidRPr="004852CE">
              <w:rPr>
                <w:rFonts w:cs="Arial"/>
                <w:szCs w:val="24"/>
              </w:rPr>
              <w:t>EGR2</w:t>
            </w:r>
          </w:p>
        </w:tc>
        <w:tc>
          <w:tcPr>
            <w:tcW w:w="3260" w:type="dxa"/>
            <w:hideMark/>
          </w:tcPr>
          <w:p w14:paraId="3EFEA908" w14:textId="77777777" w:rsidR="004F59EA" w:rsidRPr="004852CE" w:rsidRDefault="004F59EA" w:rsidP="00536AC1">
            <w:pPr>
              <w:jc w:val="both"/>
              <w:rPr>
                <w:rFonts w:cs="Arial"/>
                <w:szCs w:val="24"/>
                <w:lang w:val="fr-FR"/>
              </w:rPr>
            </w:pPr>
            <w:r w:rsidRPr="004852CE">
              <w:rPr>
                <w:rFonts w:cs="Arial"/>
                <w:szCs w:val="24"/>
                <w:lang w:val="fr-FR"/>
              </w:rPr>
              <w:t>La délétion d'EGR2 interfère avec la formation de TRM exprimant CD69 et CD103 dans les poumons</w:t>
            </w:r>
          </w:p>
        </w:tc>
        <w:tc>
          <w:tcPr>
            <w:tcW w:w="2830" w:type="dxa"/>
            <w:hideMark/>
          </w:tcPr>
          <w:p w14:paraId="4AA7799D" w14:textId="77777777" w:rsidR="004F59EA" w:rsidRPr="004852CE" w:rsidRDefault="004F59EA" w:rsidP="00536AC1">
            <w:pPr>
              <w:jc w:val="both"/>
              <w:rPr>
                <w:rFonts w:cs="Arial"/>
                <w:szCs w:val="24"/>
                <w:lang w:val="fr-FR"/>
              </w:rPr>
            </w:pPr>
            <w:r w:rsidRPr="004852CE">
              <w:rPr>
                <w:rFonts w:cs="Arial"/>
                <w:szCs w:val="24"/>
                <w:lang w:val="fr-FR"/>
              </w:rPr>
              <w:t>KO conditionnel de EGR2 dans les lymphocytes T</w:t>
            </w:r>
          </w:p>
        </w:tc>
      </w:tr>
      <w:tr w:rsidR="004F59EA" w:rsidRPr="00360BC6" w14:paraId="4A56241E" w14:textId="77777777" w:rsidTr="0054511A">
        <w:tc>
          <w:tcPr>
            <w:tcW w:w="1555" w:type="dxa"/>
            <w:hideMark/>
          </w:tcPr>
          <w:p w14:paraId="65A94D5B" w14:textId="10067935" w:rsidR="004F59EA" w:rsidRPr="004852CE" w:rsidRDefault="009D6F0F" w:rsidP="00536AC1">
            <w:pPr>
              <w:jc w:val="both"/>
              <w:rPr>
                <w:rFonts w:cs="Arial"/>
                <w:szCs w:val="24"/>
              </w:rPr>
            </w:pPr>
            <w:hyperlink r:id="rId48" w:history="1">
              <w:r w:rsidR="004F59EA" w:rsidRPr="004852CE">
                <w:rPr>
                  <w:rStyle w:val="Lienhypertexte"/>
                  <w:rFonts w:cs="Arial"/>
                  <w:szCs w:val="24"/>
                </w:rPr>
                <w:t>Milner</w:t>
              </w:r>
              <w:r w:rsidR="004F59EA">
                <w:rPr>
                  <w:rStyle w:val="Lienhypertexte"/>
                  <w:rFonts w:cs="Arial"/>
                  <w:szCs w:val="24"/>
                </w:rPr>
                <w:t xml:space="preserve"> </w:t>
              </w:r>
              <w:r w:rsidR="004F59EA" w:rsidRPr="004852CE">
                <w:rPr>
                  <w:rStyle w:val="Lienhypertexte"/>
                  <w:rFonts w:cs="Arial"/>
                  <w:szCs w:val="24"/>
                </w:rPr>
                <w:t>Nature</w:t>
              </w:r>
              <w:r w:rsidR="004F59EA">
                <w:rPr>
                  <w:rStyle w:val="Lienhypertexte"/>
                  <w:rFonts w:cs="Arial"/>
                  <w:szCs w:val="24"/>
                </w:rPr>
                <w:t xml:space="preserve"> </w:t>
              </w:r>
              <w:r w:rsidR="004F59EA" w:rsidRPr="004852CE">
                <w:rPr>
                  <w:rStyle w:val="Lienhypertexte"/>
                  <w:rFonts w:cs="Arial"/>
                  <w:szCs w:val="24"/>
                </w:rPr>
                <w:t>2017</w:t>
              </w:r>
            </w:hyperlink>
          </w:p>
        </w:tc>
        <w:tc>
          <w:tcPr>
            <w:tcW w:w="1417" w:type="dxa"/>
            <w:hideMark/>
          </w:tcPr>
          <w:p w14:paraId="2B09919F" w14:textId="77777777" w:rsidR="004F59EA" w:rsidRPr="004852CE" w:rsidRDefault="004F59EA" w:rsidP="00536AC1">
            <w:pPr>
              <w:jc w:val="both"/>
              <w:rPr>
                <w:rFonts w:cs="Arial"/>
                <w:szCs w:val="24"/>
              </w:rPr>
            </w:pPr>
            <w:r w:rsidRPr="004852CE">
              <w:rPr>
                <w:rFonts w:cs="Arial"/>
                <w:szCs w:val="24"/>
              </w:rPr>
              <w:t>RUNX3, RN4A1, BLIMP1, KLF2, TBET, NR4A3</w:t>
            </w:r>
          </w:p>
        </w:tc>
        <w:tc>
          <w:tcPr>
            <w:tcW w:w="3260" w:type="dxa"/>
            <w:hideMark/>
          </w:tcPr>
          <w:p w14:paraId="29245A61" w14:textId="77777777" w:rsidR="004F59EA" w:rsidRPr="004852CE" w:rsidRDefault="004F59EA" w:rsidP="00536AC1">
            <w:pPr>
              <w:jc w:val="both"/>
              <w:rPr>
                <w:rFonts w:cs="Arial"/>
                <w:szCs w:val="24"/>
                <w:lang w:val="fr-FR"/>
              </w:rPr>
            </w:pPr>
            <w:r w:rsidRPr="004852CE">
              <w:rPr>
                <w:rFonts w:cs="Arial"/>
                <w:szCs w:val="24"/>
                <w:lang w:val="fr-FR"/>
              </w:rPr>
              <w:t>La perte de RUNX3 induit un taux de TRM plus faible dans l'épithélium intestinal. La parte tardive (post-différenciation) réduit aussi le nombre, suggérant un effet de RUNX3 dans la persistance.</w:t>
            </w:r>
          </w:p>
        </w:tc>
        <w:tc>
          <w:tcPr>
            <w:tcW w:w="2830" w:type="dxa"/>
            <w:hideMark/>
          </w:tcPr>
          <w:p w14:paraId="72ABF801" w14:textId="77777777" w:rsidR="004F59EA" w:rsidRPr="004852CE" w:rsidRDefault="004F59EA" w:rsidP="00536AC1">
            <w:pPr>
              <w:jc w:val="both"/>
              <w:rPr>
                <w:rFonts w:cs="Arial"/>
                <w:szCs w:val="24"/>
                <w:lang w:val="fr-FR"/>
              </w:rPr>
            </w:pPr>
            <w:r w:rsidRPr="004852CE">
              <w:rPr>
                <w:rFonts w:cs="Arial"/>
                <w:szCs w:val="24"/>
                <w:lang w:val="fr-FR"/>
              </w:rPr>
              <w:t xml:space="preserve">Souris traitées avec </w:t>
            </w:r>
            <w:proofErr w:type="spellStart"/>
            <w:r w:rsidRPr="004852CE">
              <w:rPr>
                <w:rFonts w:cs="Arial"/>
                <w:szCs w:val="24"/>
                <w:lang w:val="fr-FR"/>
              </w:rPr>
              <w:t>shRNA</w:t>
            </w:r>
            <w:proofErr w:type="spellEnd"/>
            <w:r w:rsidRPr="004852CE">
              <w:rPr>
                <w:rFonts w:cs="Arial"/>
                <w:szCs w:val="24"/>
                <w:lang w:val="fr-FR"/>
              </w:rPr>
              <w:t xml:space="preserve"> en screening, KO de RUNX3 inductible sur les lymphocytes, surexpression de RUNX3</w:t>
            </w:r>
          </w:p>
        </w:tc>
      </w:tr>
      <w:tr w:rsidR="004F59EA" w:rsidRPr="00360BC6" w14:paraId="14F3CA03" w14:textId="77777777" w:rsidTr="0054511A">
        <w:tc>
          <w:tcPr>
            <w:tcW w:w="1555" w:type="dxa"/>
            <w:hideMark/>
          </w:tcPr>
          <w:p w14:paraId="65B46026" w14:textId="1BFCFBE8" w:rsidR="004F59EA" w:rsidRPr="004852CE" w:rsidRDefault="009D6F0F" w:rsidP="00536AC1">
            <w:pPr>
              <w:jc w:val="both"/>
              <w:rPr>
                <w:rFonts w:cs="Arial"/>
                <w:szCs w:val="24"/>
              </w:rPr>
            </w:pPr>
            <w:hyperlink r:id="rId49" w:history="1">
              <w:proofErr w:type="spellStart"/>
              <w:r w:rsidR="004F59EA" w:rsidRPr="004852CE">
                <w:rPr>
                  <w:rStyle w:val="Lienhypertexte"/>
                  <w:rFonts w:cs="Arial"/>
                  <w:szCs w:val="24"/>
                </w:rPr>
                <w:t>Hombrink</w:t>
              </w:r>
              <w:proofErr w:type="spellEnd"/>
              <w:r w:rsidR="004F59EA">
                <w:rPr>
                  <w:rStyle w:val="Lienhypertexte"/>
                  <w:rFonts w:cs="Arial"/>
                  <w:szCs w:val="24"/>
                </w:rPr>
                <w:t xml:space="preserve"> </w:t>
              </w:r>
              <w:proofErr w:type="spellStart"/>
              <w:r w:rsidR="004F59EA" w:rsidRPr="004852CE">
                <w:rPr>
                  <w:rStyle w:val="Lienhypertexte"/>
                  <w:rFonts w:cs="Arial"/>
                  <w:szCs w:val="24"/>
                </w:rPr>
                <w:t>NatImmunol</w:t>
              </w:r>
              <w:proofErr w:type="spellEnd"/>
              <w:r w:rsidR="004F59EA">
                <w:rPr>
                  <w:rStyle w:val="Lienhypertexte"/>
                  <w:rFonts w:cs="Arial"/>
                  <w:szCs w:val="24"/>
                </w:rPr>
                <w:t xml:space="preserve"> </w:t>
              </w:r>
              <w:r w:rsidR="004F59EA" w:rsidRPr="004852CE">
                <w:rPr>
                  <w:rStyle w:val="Lienhypertexte"/>
                  <w:rFonts w:cs="Arial"/>
                  <w:szCs w:val="24"/>
                </w:rPr>
                <w:t>2016</w:t>
              </w:r>
            </w:hyperlink>
          </w:p>
        </w:tc>
        <w:tc>
          <w:tcPr>
            <w:tcW w:w="1417" w:type="dxa"/>
            <w:hideMark/>
          </w:tcPr>
          <w:p w14:paraId="53D9760F" w14:textId="77777777" w:rsidR="004F59EA" w:rsidRPr="004852CE" w:rsidRDefault="004F59EA" w:rsidP="00536AC1">
            <w:pPr>
              <w:jc w:val="both"/>
              <w:rPr>
                <w:rFonts w:cs="Arial"/>
                <w:szCs w:val="24"/>
              </w:rPr>
            </w:pPr>
            <w:r w:rsidRPr="004852CE">
              <w:rPr>
                <w:rFonts w:cs="Arial"/>
                <w:szCs w:val="24"/>
              </w:rPr>
              <w:t>NOTCH1</w:t>
            </w:r>
          </w:p>
        </w:tc>
        <w:tc>
          <w:tcPr>
            <w:tcW w:w="3260" w:type="dxa"/>
            <w:hideMark/>
          </w:tcPr>
          <w:p w14:paraId="5892F8A3" w14:textId="77777777" w:rsidR="004F59EA" w:rsidRPr="004852CE" w:rsidRDefault="004F59EA" w:rsidP="00536AC1">
            <w:pPr>
              <w:jc w:val="both"/>
              <w:rPr>
                <w:rFonts w:cs="Arial"/>
                <w:szCs w:val="24"/>
                <w:lang w:val="fr-FR"/>
              </w:rPr>
            </w:pPr>
            <w:r w:rsidRPr="004852CE">
              <w:rPr>
                <w:rFonts w:cs="Arial"/>
                <w:szCs w:val="24"/>
                <w:lang w:val="fr-FR"/>
              </w:rPr>
              <w:t>La délétion ou l'inhibition de NOTCH1 entraine une réduction du nombre de TRM exprimant CD103 dans les poumons. Semble ne jouer que sur cette molécule, sans affecter le reste du phénotype</w:t>
            </w:r>
          </w:p>
        </w:tc>
        <w:tc>
          <w:tcPr>
            <w:tcW w:w="2830" w:type="dxa"/>
            <w:hideMark/>
          </w:tcPr>
          <w:p w14:paraId="1959613B" w14:textId="77777777" w:rsidR="004F59EA" w:rsidRPr="004852CE" w:rsidRDefault="004F59EA" w:rsidP="00536AC1">
            <w:pPr>
              <w:jc w:val="both"/>
              <w:rPr>
                <w:rFonts w:cs="Arial"/>
                <w:szCs w:val="24"/>
                <w:lang w:val="fr-FR"/>
              </w:rPr>
            </w:pPr>
            <w:r w:rsidRPr="004852CE">
              <w:rPr>
                <w:rFonts w:cs="Arial"/>
                <w:szCs w:val="24"/>
                <w:lang w:val="fr-FR"/>
              </w:rPr>
              <w:t>KO de NOTCH1 ou inhibition en utilisant des inhibiteurs de gamma-</w:t>
            </w:r>
            <w:proofErr w:type="spellStart"/>
            <w:r w:rsidRPr="004852CE">
              <w:rPr>
                <w:rFonts w:cs="Arial"/>
                <w:szCs w:val="24"/>
                <w:lang w:val="fr-FR"/>
              </w:rPr>
              <w:t>sécrétases</w:t>
            </w:r>
            <w:proofErr w:type="spellEnd"/>
          </w:p>
        </w:tc>
      </w:tr>
      <w:tr w:rsidR="004F59EA" w:rsidRPr="00360BC6" w14:paraId="3E687518" w14:textId="77777777" w:rsidTr="0054511A">
        <w:tc>
          <w:tcPr>
            <w:tcW w:w="1555" w:type="dxa"/>
            <w:hideMark/>
          </w:tcPr>
          <w:p w14:paraId="679983B1" w14:textId="36A5B712" w:rsidR="004F59EA" w:rsidRPr="004852CE" w:rsidRDefault="009D6F0F" w:rsidP="00536AC1">
            <w:pPr>
              <w:jc w:val="both"/>
              <w:rPr>
                <w:rFonts w:cs="Arial"/>
                <w:szCs w:val="24"/>
              </w:rPr>
            </w:pPr>
            <w:hyperlink r:id="rId50" w:history="1">
              <w:proofErr w:type="spellStart"/>
              <w:r w:rsidR="004F59EA" w:rsidRPr="004852CE">
                <w:rPr>
                  <w:rStyle w:val="Lienhypertexte"/>
                  <w:rFonts w:cs="Arial"/>
                  <w:szCs w:val="24"/>
                </w:rPr>
                <w:t>Buquicchio</w:t>
              </w:r>
              <w:proofErr w:type="spellEnd"/>
              <w:r w:rsidR="004F59EA">
                <w:rPr>
                  <w:rStyle w:val="Lienhypertexte"/>
                  <w:rFonts w:cs="Arial"/>
                  <w:szCs w:val="24"/>
                </w:rPr>
                <w:t xml:space="preserve"> </w:t>
              </w:r>
              <w:r w:rsidR="004F59EA" w:rsidRPr="004852CE">
                <w:rPr>
                  <w:rStyle w:val="Lienhypertexte"/>
                  <w:rFonts w:cs="Arial"/>
                  <w:szCs w:val="24"/>
                </w:rPr>
                <w:t>Immunity</w:t>
              </w:r>
              <w:r w:rsidR="004F59EA">
                <w:rPr>
                  <w:rStyle w:val="Lienhypertexte"/>
                  <w:rFonts w:cs="Arial"/>
                  <w:szCs w:val="24"/>
                </w:rPr>
                <w:t xml:space="preserve"> </w:t>
              </w:r>
              <w:r w:rsidR="004F59EA" w:rsidRPr="004852CE">
                <w:rPr>
                  <w:rStyle w:val="Lienhypertexte"/>
                  <w:rFonts w:cs="Arial"/>
                  <w:szCs w:val="24"/>
                </w:rPr>
                <w:t>2024b</w:t>
              </w:r>
            </w:hyperlink>
          </w:p>
        </w:tc>
        <w:tc>
          <w:tcPr>
            <w:tcW w:w="1417" w:type="dxa"/>
            <w:hideMark/>
          </w:tcPr>
          <w:p w14:paraId="075E1CC2" w14:textId="77777777" w:rsidR="004F59EA" w:rsidRPr="004852CE" w:rsidRDefault="004F59EA" w:rsidP="00536AC1">
            <w:pPr>
              <w:jc w:val="both"/>
              <w:rPr>
                <w:rFonts w:cs="Arial"/>
                <w:szCs w:val="24"/>
              </w:rPr>
            </w:pPr>
            <w:r w:rsidRPr="004852CE">
              <w:rPr>
                <w:rFonts w:cs="Arial"/>
                <w:szCs w:val="24"/>
              </w:rPr>
              <w:t>FOS FOSB FOSL1</w:t>
            </w:r>
          </w:p>
        </w:tc>
        <w:tc>
          <w:tcPr>
            <w:tcW w:w="3260" w:type="dxa"/>
            <w:hideMark/>
          </w:tcPr>
          <w:p w14:paraId="4081F0D4" w14:textId="77777777" w:rsidR="004F59EA" w:rsidRPr="004852CE" w:rsidRDefault="004F59EA" w:rsidP="00536AC1">
            <w:pPr>
              <w:jc w:val="both"/>
              <w:rPr>
                <w:rFonts w:cs="Arial"/>
                <w:szCs w:val="24"/>
                <w:lang w:val="fr-FR"/>
              </w:rPr>
            </w:pPr>
            <w:r w:rsidRPr="004852CE">
              <w:rPr>
                <w:rFonts w:cs="Arial"/>
                <w:szCs w:val="24"/>
                <w:lang w:val="fr-FR"/>
              </w:rPr>
              <w:t>La délétion de ces facteurs de transcriptions entraine une diminution du nombre de TRM dans la peau. De plus, des analyses transcriptomiques montrent que la délétion de FOSB affecte la voie de l'IL-12, celle de FOS la voie de SMAD2/3 et la combinaison la voie de l'IL-23</w:t>
            </w:r>
          </w:p>
        </w:tc>
        <w:tc>
          <w:tcPr>
            <w:tcW w:w="2830" w:type="dxa"/>
            <w:hideMark/>
          </w:tcPr>
          <w:p w14:paraId="5400D140" w14:textId="77777777" w:rsidR="004F59EA" w:rsidRPr="004852CE" w:rsidRDefault="004F59EA" w:rsidP="00536AC1">
            <w:pPr>
              <w:jc w:val="both"/>
              <w:rPr>
                <w:rFonts w:cs="Arial"/>
                <w:szCs w:val="24"/>
                <w:lang w:val="fr-FR"/>
              </w:rPr>
            </w:pPr>
            <w:r w:rsidRPr="004852CE">
              <w:rPr>
                <w:rFonts w:cs="Arial"/>
                <w:szCs w:val="24"/>
                <w:lang w:val="fr-FR"/>
              </w:rPr>
              <w:t>KO de FOS, FOSB ou FOSL1 dans des souris avec injection de DNFB ou infection HSV</w:t>
            </w:r>
          </w:p>
        </w:tc>
      </w:tr>
      <w:tr w:rsidR="004F59EA" w:rsidRPr="00360BC6" w14:paraId="66583093" w14:textId="77777777" w:rsidTr="0054511A">
        <w:tc>
          <w:tcPr>
            <w:tcW w:w="1555" w:type="dxa"/>
            <w:hideMark/>
          </w:tcPr>
          <w:p w14:paraId="4860E253" w14:textId="45CE5229" w:rsidR="004F59EA" w:rsidRPr="004852CE" w:rsidRDefault="009D6F0F" w:rsidP="00536AC1">
            <w:pPr>
              <w:jc w:val="both"/>
              <w:rPr>
                <w:rFonts w:cs="Arial"/>
                <w:szCs w:val="24"/>
              </w:rPr>
            </w:pPr>
            <w:hyperlink r:id="rId51" w:history="1">
              <w:proofErr w:type="spellStart"/>
              <w:r w:rsidR="004F59EA" w:rsidRPr="004852CE">
                <w:rPr>
                  <w:rStyle w:val="Lienhypertexte"/>
                  <w:rFonts w:cs="Arial"/>
                  <w:szCs w:val="24"/>
                </w:rPr>
                <w:t>Buquicchio</w:t>
              </w:r>
              <w:proofErr w:type="spellEnd"/>
              <w:r w:rsidR="004F59EA">
                <w:rPr>
                  <w:rStyle w:val="Lienhypertexte"/>
                  <w:rFonts w:cs="Arial"/>
                  <w:szCs w:val="24"/>
                </w:rPr>
                <w:t xml:space="preserve"> </w:t>
              </w:r>
              <w:r w:rsidR="004F59EA" w:rsidRPr="004852CE">
                <w:rPr>
                  <w:rStyle w:val="Lienhypertexte"/>
                  <w:rFonts w:cs="Arial"/>
                  <w:szCs w:val="24"/>
                </w:rPr>
                <w:t>Immunity</w:t>
              </w:r>
              <w:r w:rsidR="004F59EA">
                <w:rPr>
                  <w:rStyle w:val="Lienhypertexte"/>
                  <w:rFonts w:cs="Arial"/>
                  <w:szCs w:val="24"/>
                </w:rPr>
                <w:t xml:space="preserve"> </w:t>
              </w:r>
              <w:r w:rsidR="004F59EA" w:rsidRPr="004852CE">
                <w:rPr>
                  <w:rStyle w:val="Lienhypertexte"/>
                  <w:rFonts w:cs="Arial"/>
                  <w:szCs w:val="24"/>
                </w:rPr>
                <w:t>2024b</w:t>
              </w:r>
            </w:hyperlink>
          </w:p>
        </w:tc>
        <w:tc>
          <w:tcPr>
            <w:tcW w:w="1417" w:type="dxa"/>
            <w:hideMark/>
          </w:tcPr>
          <w:p w14:paraId="47D7645E" w14:textId="77777777" w:rsidR="004F59EA" w:rsidRPr="004852CE" w:rsidRDefault="004F59EA" w:rsidP="00536AC1">
            <w:pPr>
              <w:jc w:val="both"/>
              <w:rPr>
                <w:rFonts w:cs="Arial"/>
                <w:szCs w:val="24"/>
              </w:rPr>
            </w:pPr>
            <w:r w:rsidRPr="004852CE">
              <w:rPr>
                <w:rFonts w:cs="Arial"/>
                <w:szCs w:val="24"/>
              </w:rPr>
              <w:t>BACH2</w:t>
            </w:r>
          </w:p>
        </w:tc>
        <w:tc>
          <w:tcPr>
            <w:tcW w:w="3260" w:type="dxa"/>
            <w:hideMark/>
          </w:tcPr>
          <w:p w14:paraId="2D32384D" w14:textId="77777777" w:rsidR="004F59EA" w:rsidRPr="004852CE" w:rsidRDefault="004F59EA" w:rsidP="00536AC1">
            <w:pPr>
              <w:jc w:val="both"/>
              <w:rPr>
                <w:rFonts w:cs="Arial"/>
                <w:szCs w:val="24"/>
                <w:lang w:val="fr-FR"/>
              </w:rPr>
            </w:pPr>
            <w:r w:rsidRPr="004852CE">
              <w:rPr>
                <w:rFonts w:cs="Arial"/>
                <w:szCs w:val="24"/>
                <w:lang w:val="fr-FR"/>
              </w:rPr>
              <w:t xml:space="preserve">La délétion de BACH2 entraine une diminution du nombre de TRM dans la peau. De plus, des analyses transcriptomiques montrent </w:t>
            </w:r>
            <w:r w:rsidRPr="004852CE">
              <w:rPr>
                <w:rFonts w:cs="Arial"/>
                <w:szCs w:val="24"/>
                <w:lang w:val="fr-FR"/>
              </w:rPr>
              <w:lastRenderedPageBreak/>
              <w:t xml:space="preserve">que la délétion de BACH2 affecte la voie </w:t>
            </w:r>
            <w:proofErr w:type="spellStart"/>
            <w:r w:rsidRPr="004852CE">
              <w:rPr>
                <w:rFonts w:cs="Arial"/>
                <w:szCs w:val="24"/>
                <w:lang w:val="fr-FR"/>
              </w:rPr>
              <w:t>NFkB</w:t>
            </w:r>
            <w:proofErr w:type="spellEnd"/>
          </w:p>
        </w:tc>
        <w:tc>
          <w:tcPr>
            <w:tcW w:w="2830" w:type="dxa"/>
            <w:hideMark/>
          </w:tcPr>
          <w:p w14:paraId="7AA6A6C1" w14:textId="77777777" w:rsidR="004F59EA" w:rsidRPr="004852CE" w:rsidRDefault="004F59EA" w:rsidP="00536AC1">
            <w:pPr>
              <w:jc w:val="both"/>
              <w:rPr>
                <w:rFonts w:cs="Arial"/>
                <w:szCs w:val="24"/>
                <w:lang w:val="fr-FR"/>
              </w:rPr>
            </w:pPr>
            <w:r w:rsidRPr="004852CE">
              <w:rPr>
                <w:rFonts w:cs="Arial"/>
                <w:szCs w:val="24"/>
                <w:lang w:val="fr-FR"/>
              </w:rPr>
              <w:lastRenderedPageBreak/>
              <w:t>KO de BACH2 dans des souris avec injection de DNFB ou infection HSV</w:t>
            </w:r>
          </w:p>
        </w:tc>
      </w:tr>
      <w:tr w:rsidR="004F59EA" w:rsidRPr="00360BC6" w14:paraId="5EA12B65" w14:textId="77777777" w:rsidTr="0054511A">
        <w:tc>
          <w:tcPr>
            <w:tcW w:w="1555" w:type="dxa"/>
            <w:hideMark/>
          </w:tcPr>
          <w:p w14:paraId="604C57FC" w14:textId="443230C3" w:rsidR="004F59EA" w:rsidRPr="004852CE" w:rsidRDefault="009D6F0F" w:rsidP="00536AC1">
            <w:pPr>
              <w:jc w:val="both"/>
              <w:rPr>
                <w:rFonts w:cs="Arial"/>
                <w:szCs w:val="24"/>
              </w:rPr>
            </w:pPr>
            <w:hyperlink r:id="rId52" w:history="1">
              <w:proofErr w:type="spellStart"/>
              <w:r w:rsidR="004F59EA" w:rsidRPr="004852CE">
                <w:rPr>
                  <w:rStyle w:val="Lienhypertexte"/>
                  <w:rFonts w:cs="Arial"/>
                  <w:szCs w:val="24"/>
                </w:rPr>
                <w:t>Virassamy</w:t>
              </w:r>
              <w:proofErr w:type="spellEnd"/>
              <w:r w:rsidR="004F59EA">
                <w:rPr>
                  <w:rStyle w:val="Lienhypertexte"/>
                  <w:rFonts w:cs="Arial"/>
                  <w:szCs w:val="24"/>
                </w:rPr>
                <w:t xml:space="preserve"> </w:t>
              </w:r>
              <w:proofErr w:type="spellStart"/>
              <w:r w:rsidR="004F59EA" w:rsidRPr="004852CE">
                <w:rPr>
                  <w:rStyle w:val="Lienhypertexte"/>
                  <w:rFonts w:cs="Arial"/>
                  <w:szCs w:val="24"/>
                </w:rPr>
                <w:t>CancerCell</w:t>
              </w:r>
              <w:proofErr w:type="spellEnd"/>
              <w:r w:rsidR="004F59EA">
                <w:rPr>
                  <w:rStyle w:val="Lienhypertexte"/>
                  <w:rFonts w:cs="Arial"/>
                  <w:szCs w:val="24"/>
                </w:rPr>
                <w:t xml:space="preserve"> </w:t>
              </w:r>
              <w:r w:rsidR="004F59EA" w:rsidRPr="004852CE">
                <w:rPr>
                  <w:rStyle w:val="Lienhypertexte"/>
                  <w:rFonts w:cs="Arial"/>
                  <w:szCs w:val="24"/>
                </w:rPr>
                <w:t>2023</w:t>
              </w:r>
            </w:hyperlink>
          </w:p>
        </w:tc>
        <w:tc>
          <w:tcPr>
            <w:tcW w:w="1417" w:type="dxa"/>
            <w:hideMark/>
          </w:tcPr>
          <w:p w14:paraId="6BD83D8E" w14:textId="77777777" w:rsidR="004F59EA" w:rsidRPr="004852CE" w:rsidRDefault="004F59EA" w:rsidP="00536AC1">
            <w:pPr>
              <w:jc w:val="both"/>
              <w:rPr>
                <w:rFonts w:cs="Arial"/>
                <w:szCs w:val="24"/>
              </w:rPr>
            </w:pPr>
            <w:r w:rsidRPr="004852CE">
              <w:rPr>
                <w:rFonts w:cs="Arial"/>
                <w:szCs w:val="24"/>
              </w:rPr>
              <w:t>TBET EOMES</w:t>
            </w:r>
          </w:p>
        </w:tc>
        <w:tc>
          <w:tcPr>
            <w:tcW w:w="3260" w:type="dxa"/>
            <w:hideMark/>
          </w:tcPr>
          <w:p w14:paraId="61BE56B6" w14:textId="77777777" w:rsidR="004F59EA" w:rsidRPr="004852CE" w:rsidRDefault="004F59EA" w:rsidP="00536AC1">
            <w:pPr>
              <w:jc w:val="both"/>
              <w:rPr>
                <w:rFonts w:cs="Arial"/>
                <w:szCs w:val="24"/>
                <w:lang w:val="fr-FR"/>
              </w:rPr>
            </w:pPr>
            <w:r w:rsidRPr="004852CE">
              <w:rPr>
                <w:rFonts w:cs="Arial"/>
                <w:szCs w:val="24"/>
                <w:lang w:val="fr-FR"/>
              </w:rPr>
              <w:t>Bien qu'un niveau résiduel de TBET soit nécessaire pour l'expression du récepteur à l'IL15, celui-ci n'est pas requis dans un modèle de cancer du sein chez la souris</w:t>
            </w:r>
          </w:p>
        </w:tc>
        <w:tc>
          <w:tcPr>
            <w:tcW w:w="2830" w:type="dxa"/>
            <w:hideMark/>
          </w:tcPr>
          <w:p w14:paraId="5E117422" w14:textId="77777777" w:rsidR="004F59EA" w:rsidRPr="004852CE" w:rsidRDefault="004F59EA" w:rsidP="00536AC1">
            <w:pPr>
              <w:jc w:val="both"/>
              <w:rPr>
                <w:rFonts w:cs="Arial"/>
                <w:szCs w:val="24"/>
                <w:lang w:val="fr-FR"/>
              </w:rPr>
            </w:pPr>
            <w:r w:rsidRPr="004852CE">
              <w:rPr>
                <w:rFonts w:cs="Arial"/>
                <w:szCs w:val="24"/>
                <w:lang w:val="fr-FR"/>
              </w:rPr>
              <w:t>Co-transfert de lymphocytes OT-I naïfs WT ou KO avant l'injection de cellules tumorale ATF3-OVA</w:t>
            </w:r>
          </w:p>
        </w:tc>
      </w:tr>
      <w:tr w:rsidR="004F59EA" w:rsidRPr="00360BC6" w14:paraId="542652C3" w14:textId="77777777" w:rsidTr="0054511A">
        <w:tc>
          <w:tcPr>
            <w:tcW w:w="1555" w:type="dxa"/>
            <w:hideMark/>
          </w:tcPr>
          <w:p w14:paraId="680AA2DF" w14:textId="3F1796D2" w:rsidR="004F59EA" w:rsidRPr="004852CE" w:rsidRDefault="009D6F0F" w:rsidP="00536AC1">
            <w:pPr>
              <w:jc w:val="both"/>
              <w:rPr>
                <w:rFonts w:cs="Arial"/>
                <w:szCs w:val="24"/>
              </w:rPr>
            </w:pPr>
            <w:hyperlink r:id="rId53" w:history="1">
              <w:proofErr w:type="spellStart"/>
              <w:r w:rsidR="004F59EA" w:rsidRPr="004852CE">
                <w:rPr>
                  <w:rStyle w:val="Lienhypertexte"/>
                  <w:rFonts w:cs="Arial"/>
                  <w:szCs w:val="24"/>
                </w:rPr>
                <w:t>Buquicchio</w:t>
              </w:r>
              <w:proofErr w:type="spellEnd"/>
              <w:r w:rsidR="004F59EA">
                <w:rPr>
                  <w:rStyle w:val="Lienhypertexte"/>
                  <w:rFonts w:cs="Arial"/>
                  <w:szCs w:val="24"/>
                </w:rPr>
                <w:t xml:space="preserve"> </w:t>
              </w:r>
              <w:r w:rsidR="004F59EA" w:rsidRPr="004852CE">
                <w:rPr>
                  <w:rStyle w:val="Lienhypertexte"/>
                  <w:rFonts w:cs="Arial"/>
                  <w:szCs w:val="24"/>
                </w:rPr>
                <w:t>Immunity</w:t>
              </w:r>
              <w:r w:rsidR="004F59EA">
                <w:rPr>
                  <w:rStyle w:val="Lienhypertexte"/>
                  <w:rFonts w:cs="Arial"/>
                  <w:szCs w:val="24"/>
                </w:rPr>
                <w:t xml:space="preserve"> </w:t>
              </w:r>
              <w:r w:rsidR="004F59EA" w:rsidRPr="004852CE">
                <w:rPr>
                  <w:rStyle w:val="Lienhypertexte"/>
                  <w:rFonts w:cs="Arial"/>
                  <w:szCs w:val="24"/>
                </w:rPr>
                <w:t>2024b</w:t>
              </w:r>
            </w:hyperlink>
          </w:p>
        </w:tc>
        <w:tc>
          <w:tcPr>
            <w:tcW w:w="1417" w:type="dxa"/>
            <w:hideMark/>
          </w:tcPr>
          <w:p w14:paraId="7B173567" w14:textId="77777777" w:rsidR="004F59EA" w:rsidRPr="004852CE" w:rsidRDefault="004F59EA" w:rsidP="00536AC1">
            <w:pPr>
              <w:jc w:val="both"/>
              <w:rPr>
                <w:rFonts w:cs="Arial"/>
                <w:szCs w:val="24"/>
              </w:rPr>
            </w:pPr>
            <w:r w:rsidRPr="004852CE">
              <w:rPr>
                <w:rFonts w:cs="Arial"/>
                <w:szCs w:val="24"/>
              </w:rPr>
              <w:t>HIC1</w:t>
            </w:r>
          </w:p>
        </w:tc>
        <w:tc>
          <w:tcPr>
            <w:tcW w:w="3260" w:type="dxa"/>
            <w:hideMark/>
          </w:tcPr>
          <w:p w14:paraId="44689BF1" w14:textId="77777777" w:rsidR="004F59EA" w:rsidRPr="004852CE" w:rsidRDefault="004F59EA" w:rsidP="00536AC1">
            <w:pPr>
              <w:jc w:val="both"/>
              <w:rPr>
                <w:rFonts w:cs="Arial"/>
                <w:szCs w:val="24"/>
                <w:lang w:val="fr-FR"/>
              </w:rPr>
            </w:pPr>
            <w:r w:rsidRPr="004852CE">
              <w:rPr>
                <w:rFonts w:cs="Arial"/>
                <w:szCs w:val="24"/>
                <w:lang w:val="fr-FR"/>
              </w:rPr>
              <w:t>La délétion de HIC1 induit l'expression de gènes associés avec l'apoptose dans le foie</w:t>
            </w:r>
          </w:p>
        </w:tc>
        <w:tc>
          <w:tcPr>
            <w:tcW w:w="2830" w:type="dxa"/>
            <w:hideMark/>
          </w:tcPr>
          <w:p w14:paraId="7C333933" w14:textId="77777777" w:rsidR="004F59EA" w:rsidRPr="004852CE" w:rsidRDefault="004F59EA" w:rsidP="00536AC1">
            <w:pPr>
              <w:jc w:val="both"/>
              <w:rPr>
                <w:rFonts w:cs="Arial"/>
                <w:szCs w:val="24"/>
                <w:lang w:val="fr-FR"/>
              </w:rPr>
            </w:pPr>
            <w:r w:rsidRPr="004852CE">
              <w:rPr>
                <w:rFonts w:cs="Arial"/>
                <w:szCs w:val="24"/>
                <w:lang w:val="fr-FR"/>
              </w:rPr>
              <w:t xml:space="preserve">Transfert de lymphocytes T CD8 WT ou KO dans une souris, puis infection avec LCMV </w:t>
            </w:r>
            <w:proofErr w:type="spellStart"/>
            <w:r w:rsidRPr="004852CE">
              <w:rPr>
                <w:rFonts w:cs="Arial"/>
                <w:szCs w:val="24"/>
                <w:lang w:val="fr-FR"/>
              </w:rPr>
              <w:t>Armtrong</w:t>
            </w:r>
            <w:proofErr w:type="spellEnd"/>
          </w:p>
        </w:tc>
      </w:tr>
      <w:tr w:rsidR="004F59EA" w:rsidRPr="00360BC6" w14:paraId="26F7BB91" w14:textId="77777777" w:rsidTr="0054511A">
        <w:tc>
          <w:tcPr>
            <w:tcW w:w="1555" w:type="dxa"/>
            <w:hideMark/>
          </w:tcPr>
          <w:p w14:paraId="5D41D8C8" w14:textId="680C34F1" w:rsidR="004F59EA" w:rsidRPr="004852CE" w:rsidRDefault="009D6F0F" w:rsidP="00536AC1">
            <w:pPr>
              <w:jc w:val="both"/>
              <w:rPr>
                <w:rFonts w:cs="Arial"/>
                <w:szCs w:val="24"/>
              </w:rPr>
            </w:pPr>
            <w:hyperlink r:id="rId54" w:history="1">
              <w:r w:rsidR="004F59EA" w:rsidRPr="004852CE">
                <w:rPr>
                  <w:rStyle w:val="Lienhypertexte"/>
                  <w:rFonts w:cs="Arial"/>
                  <w:szCs w:val="24"/>
                </w:rPr>
                <w:t>Christo</w:t>
              </w:r>
              <w:r w:rsidR="004F59EA">
                <w:rPr>
                  <w:rStyle w:val="Lienhypertexte"/>
                  <w:rFonts w:cs="Arial"/>
                  <w:szCs w:val="24"/>
                </w:rPr>
                <w:t xml:space="preserve"> </w:t>
              </w:r>
              <w:proofErr w:type="spellStart"/>
              <w:r w:rsidR="004F59EA" w:rsidRPr="004852CE">
                <w:rPr>
                  <w:rStyle w:val="Lienhypertexte"/>
                  <w:rFonts w:cs="Arial"/>
                  <w:szCs w:val="24"/>
                </w:rPr>
                <w:t>NatImmunol</w:t>
              </w:r>
              <w:proofErr w:type="spellEnd"/>
              <w:r w:rsidR="004F59EA">
                <w:rPr>
                  <w:rStyle w:val="Lienhypertexte"/>
                  <w:rFonts w:cs="Arial"/>
                  <w:szCs w:val="24"/>
                </w:rPr>
                <w:t xml:space="preserve"> </w:t>
              </w:r>
              <w:r w:rsidR="004F59EA" w:rsidRPr="004852CE">
                <w:rPr>
                  <w:rStyle w:val="Lienhypertexte"/>
                  <w:rFonts w:cs="Arial"/>
                  <w:szCs w:val="24"/>
                </w:rPr>
                <w:t>2021</w:t>
              </w:r>
            </w:hyperlink>
          </w:p>
        </w:tc>
        <w:tc>
          <w:tcPr>
            <w:tcW w:w="1417" w:type="dxa"/>
            <w:hideMark/>
          </w:tcPr>
          <w:p w14:paraId="4226579C" w14:textId="77777777" w:rsidR="004F59EA" w:rsidRPr="004852CE" w:rsidRDefault="004F59EA" w:rsidP="00536AC1">
            <w:pPr>
              <w:jc w:val="both"/>
              <w:rPr>
                <w:rFonts w:cs="Arial"/>
                <w:szCs w:val="24"/>
              </w:rPr>
            </w:pPr>
            <w:r w:rsidRPr="004852CE">
              <w:rPr>
                <w:rFonts w:cs="Arial"/>
                <w:szCs w:val="24"/>
              </w:rPr>
              <w:t>EOMES</w:t>
            </w:r>
          </w:p>
        </w:tc>
        <w:tc>
          <w:tcPr>
            <w:tcW w:w="3260" w:type="dxa"/>
            <w:hideMark/>
          </w:tcPr>
          <w:p w14:paraId="53FBC52D" w14:textId="77777777" w:rsidR="004F59EA" w:rsidRPr="004852CE" w:rsidRDefault="004F59EA" w:rsidP="00536AC1">
            <w:pPr>
              <w:jc w:val="both"/>
              <w:rPr>
                <w:rFonts w:cs="Arial"/>
                <w:szCs w:val="24"/>
                <w:lang w:val="fr-FR"/>
              </w:rPr>
            </w:pPr>
            <w:r w:rsidRPr="004852CE">
              <w:rPr>
                <w:rFonts w:cs="Arial"/>
                <w:szCs w:val="24"/>
                <w:lang w:val="fr-FR"/>
              </w:rPr>
              <w:t>La délétion d'EOMES n'a pas d'effet sur le nombre de TRM dans la peau et le foie. La surexpression d'EOMES empêche la formation de TRM dans la peau, mais pas dans le foie</w:t>
            </w:r>
          </w:p>
        </w:tc>
        <w:tc>
          <w:tcPr>
            <w:tcW w:w="2830" w:type="dxa"/>
            <w:hideMark/>
          </w:tcPr>
          <w:p w14:paraId="7CC83074" w14:textId="77777777" w:rsidR="004F59EA" w:rsidRPr="004852CE" w:rsidRDefault="004F59EA" w:rsidP="00536AC1">
            <w:pPr>
              <w:jc w:val="both"/>
              <w:rPr>
                <w:rFonts w:cs="Arial"/>
                <w:szCs w:val="24"/>
                <w:lang w:val="fr-FR"/>
              </w:rPr>
            </w:pPr>
            <w:r w:rsidRPr="004852CE">
              <w:rPr>
                <w:rFonts w:cs="Arial"/>
                <w:szCs w:val="24"/>
                <w:lang w:val="fr-FR"/>
              </w:rPr>
              <w:t>Co-transfert de lymphocytes OT-I naïfs WT ou KO ou surexprimant EOMES avant l'infection par virus-OVA</w:t>
            </w:r>
          </w:p>
        </w:tc>
      </w:tr>
      <w:tr w:rsidR="004F59EA" w:rsidRPr="00360BC6" w14:paraId="4C43B449" w14:textId="77777777" w:rsidTr="0054511A">
        <w:tc>
          <w:tcPr>
            <w:tcW w:w="1555" w:type="dxa"/>
            <w:hideMark/>
          </w:tcPr>
          <w:p w14:paraId="08E37309" w14:textId="668BDA1E" w:rsidR="004F59EA" w:rsidRPr="004852CE" w:rsidRDefault="009D6F0F" w:rsidP="00536AC1">
            <w:pPr>
              <w:jc w:val="both"/>
              <w:rPr>
                <w:rFonts w:cs="Arial"/>
                <w:szCs w:val="24"/>
              </w:rPr>
            </w:pPr>
            <w:hyperlink r:id="rId55" w:history="1">
              <w:r w:rsidR="004F59EA" w:rsidRPr="004852CE">
                <w:rPr>
                  <w:rStyle w:val="Lienhypertexte"/>
                  <w:rFonts w:cs="Arial"/>
                  <w:szCs w:val="24"/>
                </w:rPr>
                <w:t>Christo</w:t>
              </w:r>
              <w:r w:rsidR="004F59EA">
                <w:rPr>
                  <w:rStyle w:val="Lienhypertexte"/>
                  <w:rFonts w:cs="Arial"/>
                  <w:szCs w:val="24"/>
                </w:rPr>
                <w:t xml:space="preserve"> </w:t>
              </w:r>
              <w:proofErr w:type="spellStart"/>
              <w:r w:rsidR="004F59EA" w:rsidRPr="004852CE">
                <w:rPr>
                  <w:rStyle w:val="Lienhypertexte"/>
                  <w:rFonts w:cs="Arial"/>
                  <w:szCs w:val="24"/>
                </w:rPr>
                <w:t>NatImmunol</w:t>
              </w:r>
              <w:proofErr w:type="spellEnd"/>
              <w:r w:rsidR="004F59EA">
                <w:rPr>
                  <w:rStyle w:val="Lienhypertexte"/>
                  <w:rFonts w:cs="Arial"/>
                  <w:szCs w:val="24"/>
                </w:rPr>
                <w:t xml:space="preserve"> </w:t>
              </w:r>
              <w:r w:rsidR="004F59EA" w:rsidRPr="004852CE">
                <w:rPr>
                  <w:rStyle w:val="Lienhypertexte"/>
                  <w:rFonts w:cs="Arial"/>
                  <w:szCs w:val="24"/>
                </w:rPr>
                <w:t>2021</w:t>
              </w:r>
            </w:hyperlink>
          </w:p>
        </w:tc>
        <w:tc>
          <w:tcPr>
            <w:tcW w:w="1417" w:type="dxa"/>
            <w:hideMark/>
          </w:tcPr>
          <w:p w14:paraId="18C0CD14" w14:textId="77777777" w:rsidR="004F59EA" w:rsidRPr="004852CE" w:rsidRDefault="004F59EA" w:rsidP="00536AC1">
            <w:pPr>
              <w:jc w:val="both"/>
              <w:rPr>
                <w:rFonts w:cs="Arial"/>
                <w:szCs w:val="24"/>
              </w:rPr>
            </w:pPr>
            <w:r w:rsidRPr="004852CE">
              <w:rPr>
                <w:rFonts w:cs="Arial"/>
                <w:szCs w:val="24"/>
              </w:rPr>
              <w:t>TBET</w:t>
            </w:r>
          </w:p>
        </w:tc>
        <w:tc>
          <w:tcPr>
            <w:tcW w:w="3260" w:type="dxa"/>
            <w:hideMark/>
          </w:tcPr>
          <w:p w14:paraId="37884392" w14:textId="77777777" w:rsidR="004F59EA" w:rsidRPr="004852CE" w:rsidRDefault="004F59EA" w:rsidP="00536AC1">
            <w:pPr>
              <w:jc w:val="both"/>
              <w:rPr>
                <w:rFonts w:cs="Arial"/>
                <w:szCs w:val="24"/>
                <w:lang w:val="fr-FR"/>
              </w:rPr>
            </w:pPr>
            <w:r w:rsidRPr="004852CE">
              <w:rPr>
                <w:rFonts w:cs="Arial"/>
                <w:szCs w:val="24"/>
                <w:lang w:val="fr-FR"/>
              </w:rPr>
              <w:t>La délétion de TBET affecte le nombre de TRM dans la peau et dans le foie. La surexpression de TBET empêche la formation de TRM dans la peau, mais pas dans le foie</w:t>
            </w:r>
          </w:p>
        </w:tc>
        <w:tc>
          <w:tcPr>
            <w:tcW w:w="2830" w:type="dxa"/>
            <w:hideMark/>
          </w:tcPr>
          <w:p w14:paraId="01950093" w14:textId="77777777" w:rsidR="004F59EA" w:rsidRPr="004852CE" w:rsidRDefault="004F59EA" w:rsidP="00536AC1">
            <w:pPr>
              <w:jc w:val="both"/>
              <w:rPr>
                <w:rFonts w:cs="Arial"/>
                <w:szCs w:val="24"/>
                <w:lang w:val="fr-FR"/>
              </w:rPr>
            </w:pPr>
            <w:r w:rsidRPr="004852CE">
              <w:rPr>
                <w:rFonts w:cs="Arial"/>
                <w:szCs w:val="24"/>
                <w:lang w:val="fr-FR"/>
              </w:rPr>
              <w:t>Co-transfert de lymphocytes OT-I naïfs WT ou KO ou surexprimant TBET avant l'infection par virus-OVA</w:t>
            </w:r>
          </w:p>
        </w:tc>
      </w:tr>
      <w:tr w:rsidR="004F59EA" w:rsidRPr="00360BC6" w14:paraId="70B0228F" w14:textId="77777777" w:rsidTr="0054511A">
        <w:tc>
          <w:tcPr>
            <w:tcW w:w="1555" w:type="dxa"/>
            <w:hideMark/>
          </w:tcPr>
          <w:p w14:paraId="5C6826CA" w14:textId="05BE916D" w:rsidR="004F59EA" w:rsidRPr="004852CE" w:rsidRDefault="009D6F0F" w:rsidP="00536AC1">
            <w:pPr>
              <w:jc w:val="both"/>
              <w:rPr>
                <w:rFonts w:cs="Arial"/>
                <w:szCs w:val="24"/>
              </w:rPr>
            </w:pPr>
            <w:hyperlink r:id="rId56" w:history="1">
              <w:r w:rsidR="004F59EA" w:rsidRPr="004852CE">
                <w:rPr>
                  <w:rStyle w:val="Lienhypertexte"/>
                  <w:rFonts w:cs="Arial"/>
                  <w:szCs w:val="24"/>
                </w:rPr>
                <w:t>Laidlaw</w:t>
              </w:r>
              <w:r w:rsidR="004F59EA">
                <w:rPr>
                  <w:rStyle w:val="Lienhypertexte"/>
                  <w:rFonts w:cs="Arial"/>
                  <w:szCs w:val="24"/>
                </w:rPr>
                <w:t xml:space="preserve"> </w:t>
              </w:r>
              <w:r w:rsidR="004F59EA" w:rsidRPr="004852CE">
                <w:rPr>
                  <w:rStyle w:val="Lienhypertexte"/>
                  <w:rFonts w:cs="Arial"/>
                  <w:szCs w:val="24"/>
                </w:rPr>
                <w:t>Immunity</w:t>
              </w:r>
              <w:r w:rsidR="004F59EA">
                <w:rPr>
                  <w:rStyle w:val="Lienhypertexte"/>
                  <w:rFonts w:cs="Arial"/>
                  <w:szCs w:val="24"/>
                </w:rPr>
                <w:t xml:space="preserve"> </w:t>
              </w:r>
              <w:r w:rsidR="004F59EA" w:rsidRPr="004852CE">
                <w:rPr>
                  <w:rStyle w:val="Lienhypertexte"/>
                  <w:rFonts w:cs="Arial"/>
                  <w:szCs w:val="24"/>
                </w:rPr>
                <w:t>2014</w:t>
              </w:r>
            </w:hyperlink>
          </w:p>
        </w:tc>
        <w:tc>
          <w:tcPr>
            <w:tcW w:w="1417" w:type="dxa"/>
            <w:hideMark/>
          </w:tcPr>
          <w:p w14:paraId="22A5099F" w14:textId="77777777" w:rsidR="004F59EA" w:rsidRPr="004852CE" w:rsidRDefault="004F59EA" w:rsidP="00536AC1">
            <w:pPr>
              <w:jc w:val="both"/>
              <w:rPr>
                <w:rFonts w:cs="Arial"/>
                <w:szCs w:val="24"/>
              </w:rPr>
            </w:pPr>
            <w:r w:rsidRPr="004852CE">
              <w:rPr>
                <w:rFonts w:cs="Arial"/>
                <w:szCs w:val="24"/>
              </w:rPr>
              <w:t>TBET</w:t>
            </w:r>
          </w:p>
        </w:tc>
        <w:tc>
          <w:tcPr>
            <w:tcW w:w="3260" w:type="dxa"/>
            <w:hideMark/>
          </w:tcPr>
          <w:p w14:paraId="306EE45E" w14:textId="77777777" w:rsidR="004F59EA" w:rsidRPr="004852CE" w:rsidRDefault="004F59EA" w:rsidP="00536AC1">
            <w:pPr>
              <w:jc w:val="both"/>
              <w:rPr>
                <w:rFonts w:cs="Arial"/>
                <w:szCs w:val="24"/>
              </w:rPr>
            </w:pPr>
            <w:r w:rsidRPr="004852CE">
              <w:rPr>
                <w:rFonts w:cs="Arial"/>
                <w:szCs w:val="24"/>
                <w:lang w:val="fr-FR"/>
              </w:rPr>
              <w:t xml:space="preserve">La surexpression de TBET augmente le nombre de TCIRC et diminue le nombre de TRM avec moins de CD103 et CXCR3. </w:t>
            </w:r>
            <w:r w:rsidRPr="004852CE">
              <w:rPr>
                <w:rFonts w:cs="Arial"/>
                <w:szCs w:val="24"/>
              </w:rPr>
              <w:t xml:space="preserve">Les </w:t>
            </w:r>
            <w:proofErr w:type="spellStart"/>
            <w:r w:rsidRPr="004852CE">
              <w:rPr>
                <w:rFonts w:cs="Arial"/>
                <w:szCs w:val="24"/>
              </w:rPr>
              <w:lastRenderedPageBreak/>
              <w:t>résultats</w:t>
            </w:r>
            <w:proofErr w:type="spellEnd"/>
            <w:r w:rsidRPr="004852CE">
              <w:rPr>
                <w:rFonts w:cs="Arial"/>
                <w:szCs w:val="24"/>
              </w:rPr>
              <w:t xml:space="preserve"> </w:t>
            </w:r>
            <w:proofErr w:type="spellStart"/>
            <w:r w:rsidRPr="004852CE">
              <w:rPr>
                <w:rFonts w:cs="Arial"/>
                <w:szCs w:val="24"/>
              </w:rPr>
              <w:t>sont</w:t>
            </w:r>
            <w:proofErr w:type="spellEnd"/>
            <w:r w:rsidRPr="004852CE">
              <w:rPr>
                <w:rFonts w:cs="Arial"/>
                <w:szCs w:val="24"/>
              </w:rPr>
              <w:t xml:space="preserve"> </w:t>
            </w:r>
            <w:proofErr w:type="spellStart"/>
            <w:r w:rsidRPr="004852CE">
              <w:rPr>
                <w:rFonts w:cs="Arial"/>
                <w:szCs w:val="24"/>
              </w:rPr>
              <w:t>inversés</w:t>
            </w:r>
            <w:proofErr w:type="spellEnd"/>
            <w:r w:rsidRPr="004852CE">
              <w:rPr>
                <w:rFonts w:cs="Arial"/>
                <w:szCs w:val="24"/>
              </w:rPr>
              <w:t xml:space="preserve"> dans le KO </w:t>
            </w:r>
            <w:proofErr w:type="spellStart"/>
            <w:r w:rsidRPr="004852CE">
              <w:rPr>
                <w:rFonts w:cs="Arial"/>
                <w:szCs w:val="24"/>
              </w:rPr>
              <w:t>partiel</w:t>
            </w:r>
            <w:proofErr w:type="spellEnd"/>
            <w:r w:rsidRPr="004852CE">
              <w:rPr>
                <w:rFonts w:cs="Arial"/>
                <w:szCs w:val="24"/>
              </w:rPr>
              <w:t>.</w:t>
            </w:r>
          </w:p>
        </w:tc>
        <w:tc>
          <w:tcPr>
            <w:tcW w:w="2830" w:type="dxa"/>
            <w:hideMark/>
          </w:tcPr>
          <w:p w14:paraId="293BA831" w14:textId="77777777" w:rsidR="004F59EA" w:rsidRPr="004852CE" w:rsidRDefault="004F59EA" w:rsidP="00536AC1">
            <w:pPr>
              <w:jc w:val="both"/>
              <w:rPr>
                <w:rFonts w:cs="Arial"/>
                <w:szCs w:val="24"/>
                <w:lang w:val="fr-FR"/>
              </w:rPr>
            </w:pPr>
            <w:r w:rsidRPr="004852CE">
              <w:rPr>
                <w:rFonts w:cs="Arial"/>
                <w:szCs w:val="24"/>
                <w:lang w:val="fr-FR"/>
              </w:rPr>
              <w:lastRenderedPageBreak/>
              <w:t xml:space="preserve">Surexpression et KO partiel (TBET+/-) dans des lymphocytes P14 et un modèle d'infection </w:t>
            </w:r>
            <w:r w:rsidRPr="004852CE">
              <w:rPr>
                <w:rFonts w:cs="Arial"/>
                <w:szCs w:val="24"/>
                <w:lang w:val="fr-FR"/>
              </w:rPr>
              <w:lastRenderedPageBreak/>
              <w:t>influenza exprimant GP33-41</w:t>
            </w:r>
          </w:p>
        </w:tc>
      </w:tr>
      <w:tr w:rsidR="004F59EA" w:rsidRPr="00360BC6" w14:paraId="57E3A2DF" w14:textId="77777777" w:rsidTr="0054511A">
        <w:tc>
          <w:tcPr>
            <w:tcW w:w="1555" w:type="dxa"/>
            <w:hideMark/>
          </w:tcPr>
          <w:p w14:paraId="302AC215" w14:textId="5BC0BF31" w:rsidR="004F59EA" w:rsidRPr="004852CE" w:rsidRDefault="009D6F0F" w:rsidP="00536AC1">
            <w:pPr>
              <w:jc w:val="both"/>
              <w:rPr>
                <w:rFonts w:cs="Arial"/>
                <w:szCs w:val="24"/>
              </w:rPr>
            </w:pPr>
            <w:hyperlink r:id="rId57" w:history="1">
              <w:r w:rsidR="004F59EA" w:rsidRPr="004852CE">
                <w:rPr>
                  <w:rStyle w:val="Lienhypertexte"/>
                  <w:rFonts w:cs="Arial"/>
                  <w:szCs w:val="24"/>
                </w:rPr>
                <w:t>Kurd</w:t>
              </w:r>
              <w:r w:rsidR="004F59EA">
                <w:rPr>
                  <w:rStyle w:val="Lienhypertexte"/>
                  <w:rFonts w:cs="Arial"/>
                  <w:szCs w:val="24"/>
                </w:rPr>
                <w:t xml:space="preserve"> </w:t>
              </w:r>
              <w:proofErr w:type="spellStart"/>
              <w:r w:rsidR="004F59EA" w:rsidRPr="004852CE">
                <w:rPr>
                  <w:rStyle w:val="Lienhypertexte"/>
                  <w:rFonts w:cs="Arial"/>
                  <w:szCs w:val="24"/>
                </w:rPr>
                <w:t>SciImmunol</w:t>
              </w:r>
              <w:proofErr w:type="spellEnd"/>
              <w:r w:rsidR="004F59EA">
                <w:rPr>
                  <w:rStyle w:val="Lienhypertexte"/>
                  <w:rFonts w:cs="Arial"/>
                  <w:szCs w:val="24"/>
                </w:rPr>
                <w:t xml:space="preserve"> </w:t>
              </w:r>
              <w:r w:rsidR="004F59EA" w:rsidRPr="004852CE">
                <w:rPr>
                  <w:rStyle w:val="Lienhypertexte"/>
                  <w:rFonts w:cs="Arial"/>
                  <w:szCs w:val="24"/>
                </w:rPr>
                <w:t>2020</w:t>
              </w:r>
            </w:hyperlink>
          </w:p>
        </w:tc>
        <w:tc>
          <w:tcPr>
            <w:tcW w:w="1417" w:type="dxa"/>
            <w:hideMark/>
          </w:tcPr>
          <w:p w14:paraId="73647C76" w14:textId="77777777" w:rsidR="004F59EA" w:rsidRPr="004852CE" w:rsidRDefault="004F59EA" w:rsidP="00536AC1">
            <w:pPr>
              <w:jc w:val="both"/>
              <w:rPr>
                <w:rFonts w:cs="Arial"/>
                <w:szCs w:val="24"/>
              </w:rPr>
            </w:pPr>
            <w:r w:rsidRPr="004852CE">
              <w:rPr>
                <w:rFonts w:cs="Arial"/>
                <w:szCs w:val="24"/>
              </w:rPr>
              <w:t>JUNB</w:t>
            </w:r>
            <w:r w:rsidRPr="004852CE">
              <w:rPr>
                <w:rFonts w:cs="Arial"/>
                <w:szCs w:val="24"/>
              </w:rPr>
              <w:br/>
              <w:t>NR4A2</w:t>
            </w:r>
            <w:r w:rsidRPr="004852CE">
              <w:rPr>
                <w:rFonts w:cs="Arial"/>
                <w:szCs w:val="24"/>
              </w:rPr>
              <w:br/>
              <w:t>FOSL2</w:t>
            </w:r>
          </w:p>
        </w:tc>
        <w:tc>
          <w:tcPr>
            <w:tcW w:w="3260" w:type="dxa"/>
            <w:hideMark/>
          </w:tcPr>
          <w:p w14:paraId="7107BD17" w14:textId="77777777" w:rsidR="004F59EA" w:rsidRPr="004852CE" w:rsidRDefault="004F59EA" w:rsidP="00536AC1">
            <w:pPr>
              <w:jc w:val="both"/>
              <w:rPr>
                <w:rFonts w:cs="Arial"/>
                <w:szCs w:val="24"/>
                <w:lang w:val="fr-FR"/>
              </w:rPr>
            </w:pPr>
            <w:r w:rsidRPr="004852CE">
              <w:rPr>
                <w:rFonts w:cs="Arial"/>
                <w:szCs w:val="24"/>
                <w:lang w:val="fr-FR"/>
              </w:rPr>
              <w:t xml:space="preserve">La délétion de ces gènes entraine une perte plus importante dans les TRM </w:t>
            </w:r>
            <w:proofErr w:type="spellStart"/>
            <w:r w:rsidRPr="004852CE">
              <w:rPr>
                <w:rFonts w:cs="Arial"/>
                <w:szCs w:val="24"/>
                <w:lang w:val="fr-FR"/>
              </w:rPr>
              <w:t>siEL</w:t>
            </w:r>
            <w:proofErr w:type="spellEnd"/>
            <w:r w:rsidRPr="004852CE">
              <w:rPr>
                <w:rFonts w:cs="Arial"/>
                <w:szCs w:val="24"/>
                <w:lang w:val="fr-FR"/>
              </w:rPr>
              <w:t xml:space="preserve"> que dans les TCM de la rate</w:t>
            </w:r>
          </w:p>
        </w:tc>
        <w:tc>
          <w:tcPr>
            <w:tcW w:w="2830" w:type="dxa"/>
            <w:hideMark/>
          </w:tcPr>
          <w:p w14:paraId="50EE0FDE" w14:textId="77777777" w:rsidR="004F59EA" w:rsidRPr="004852CE" w:rsidRDefault="004F59EA" w:rsidP="00536AC1">
            <w:pPr>
              <w:jc w:val="both"/>
              <w:rPr>
                <w:rFonts w:cs="Arial"/>
                <w:szCs w:val="24"/>
                <w:lang w:val="fr-FR"/>
              </w:rPr>
            </w:pPr>
            <w:r w:rsidRPr="004852CE">
              <w:rPr>
                <w:rFonts w:cs="Arial"/>
                <w:szCs w:val="24"/>
                <w:lang w:val="fr-FR"/>
              </w:rPr>
              <w:t xml:space="preserve">Co-transfert de cellules exprimant un </w:t>
            </w:r>
            <w:proofErr w:type="spellStart"/>
            <w:r w:rsidRPr="004852CE">
              <w:rPr>
                <w:rFonts w:cs="Arial"/>
                <w:szCs w:val="24"/>
                <w:lang w:val="fr-FR"/>
              </w:rPr>
              <w:t>shRNA</w:t>
            </w:r>
            <w:proofErr w:type="spellEnd"/>
            <w:r w:rsidRPr="004852CE">
              <w:rPr>
                <w:rFonts w:cs="Arial"/>
                <w:szCs w:val="24"/>
                <w:lang w:val="fr-FR"/>
              </w:rPr>
              <w:t xml:space="preserve"> ctrl ou ciblant JUNB/NR4A2</w:t>
            </w:r>
            <w:r w:rsidRPr="004852CE">
              <w:rPr>
                <w:rFonts w:cs="Arial"/>
                <w:szCs w:val="24"/>
                <w:lang w:val="fr-FR"/>
              </w:rPr>
              <w:br/>
              <w:t xml:space="preserve">/FOSL2 par </w:t>
            </w:r>
            <w:proofErr w:type="spellStart"/>
            <w:r w:rsidRPr="004852CE">
              <w:rPr>
                <w:rFonts w:cs="Arial"/>
                <w:szCs w:val="24"/>
                <w:lang w:val="fr-FR"/>
              </w:rPr>
              <w:t>retrovirus</w:t>
            </w:r>
            <w:proofErr w:type="spellEnd"/>
            <w:r w:rsidRPr="004852CE">
              <w:rPr>
                <w:rFonts w:cs="Arial"/>
                <w:szCs w:val="24"/>
                <w:lang w:val="fr-FR"/>
              </w:rPr>
              <w:t>.</w:t>
            </w:r>
          </w:p>
        </w:tc>
      </w:tr>
      <w:tr w:rsidR="004F59EA" w:rsidRPr="00360BC6" w14:paraId="16841406" w14:textId="77777777" w:rsidTr="0054511A">
        <w:tc>
          <w:tcPr>
            <w:tcW w:w="1555" w:type="dxa"/>
            <w:hideMark/>
          </w:tcPr>
          <w:p w14:paraId="52EC1C14" w14:textId="677D9365" w:rsidR="004F59EA" w:rsidRPr="004852CE" w:rsidRDefault="009D6F0F" w:rsidP="00536AC1">
            <w:pPr>
              <w:jc w:val="both"/>
              <w:rPr>
                <w:rFonts w:cs="Arial"/>
                <w:szCs w:val="24"/>
              </w:rPr>
            </w:pPr>
            <w:hyperlink r:id="rId58" w:history="1">
              <w:r w:rsidR="004F59EA" w:rsidRPr="004852CE">
                <w:rPr>
                  <w:rStyle w:val="Lienhypertexte"/>
                  <w:rFonts w:cs="Arial"/>
                  <w:szCs w:val="24"/>
                </w:rPr>
                <w:t>Kurd</w:t>
              </w:r>
              <w:r w:rsidR="004F59EA">
                <w:rPr>
                  <w:rStyle w:val="Lienhypertexte"/>
                  <w:rFonts w:cs="Arial"/>
                  <w:szCs w:val="24"/>
                </w:rPr>
                <w:t xml:space="preserve"> </w:t>
              </w:r>
              <w:proofErr w:type="spellStart"/>
              <w:r w:rsidR="004F59EA" w:rsidRPr="004852CE">
                <w:rPr>
                  <w:rStyle w:val="Lienhypertexte"/>
                  <w:rFonts w:cs="Arial"/>
                  <w:szCs w:val="24"/>
                </w:rPr>
                <w:t>SciImmunol</w:t>
              </w:r>
              <w:proofErr w:type="spellEnd"/>
              <w:r w:rsidR="004F59EA">
                <w:rPr>
                  <w:rStyle w:val="Lienhypertexte"/>
                  <w:rFonts w:cs="Arial"/>
                  <w:szCs w:val="24"/>
                </w:rPr>
                <w:t xml:space="preserve"> </w:t>
              </w:r>
              <w:r w:rsidR="004F59EA" w:rsidRPr="004852CE">
                <w:rPr>
                  <w:rStyle w:val="Lienhypertexte"/>
                  <w:rFonts w:cs="Arial"/>
                  <w:szCs w:val="24"/>
                </w:rPr>
                <w:t>2020</w:t>
              </w:r>
            </w:hyperlink>
          </w:p>
        </w:tc>
        <w:tc>
          <w:tcPr>
            <w:tcW w:w="1417" w:type="dxa"/>
            <w:hideMark/>
          </w:tcPr>
          <w:p w14:paraId="46FE07A7" w14:textId="77777777" w:rsidR="004F59EA" w:rsidRPr="004852CE" w:rsidRDefault="004F59EA" w:rsidP="00536AC1">
            <w:pPr>
              <w:jc w:val="both"/>
              <w:rPr>
                <w:rFonts w:cs="Arial"/>
                <w:szCs w:val="24"/>
              </w:rPr>
            </w:pPr>
            <w:r w:rsidRPr="004852CE">
              <w:rPr>
                <w:rFonts w:cs="Arial"/>
                <w:szCs w:val="24"/>
              </w:rPr>
              <w:t>DDX5</w:t>
            </w:r>
          </w:p>
        </w:tc>
        <w:tc>
          <w:tcPr>
            <w:tcW w:w="3260" w:type="dxa"/>
            <w:hideMark/>
          </w:tcPr>
          <w:p w14:paraId="1A786A16" w14:textId="77777777" w:rsidR="004F59EA" w:rsidRPr="004852CE" w:rsidRDefault="004F59EA" w:rsidP="00536AC1">
            <w:pPr>
              <w:jc w:val="both"/>
              <w:rPr>
                <w:rFonts w:cs="Arial"/>
                <w:szCs w:val="24"/>
                <w:lang w:val="fr-FR"/>
              </w:rPr>
            </w:pPr>
            <w:r w:rsidRPr="004852CE">
              <w:rPr>
                <w:rFonts w:cs="Arial"/>
                <w:szCs w:val="24"/>
                <w:lang w:val="fr-FR"/>
              </w:rPr>
              <w:t>La délétion de DDX5 entraine une perte sévère des TRM mais aussi des TCIRC</w:t>
            </w:r>
          </w:p>
        </w:tc>
        <w:tc>
          <w:tcPr>
            <w:tcW w:w="2830" w:type="dxa"/>
            <w:hideMark/>
          </w:tcPr>
          <w:p w14:paraId="188A8E5C" w14:textId="77777777" w:rsidR="004F59EA" w:rsidRPr="004852CE" w:rsidRDefault="004F59EA" w:rsidP="00536AC1">
            <w:pPr>
              <w:jc w:val="both"/>
              <w:rPr>
                <w:rFonts w:cs="Arial"/>
                <w:szCs w:val="24"/>
                <w:lang w:val="fr-FR"/>
              </w:rPr>
            </w:pPr>
            <w:r w:rsidRPr="004852CE">
              <w:rPr>
                <w:rFonts w:cs="Arial"/>
                <w:szCs w:val="24"/>
                <w:lang w:val="fr-FR"/>
              </w:rPr>
              <w:t xml:space="preserve">Co-transfert de cellules WT ou KO spécifique aux lymphocytes T par </w:t>
            </w:r>
            <w:proofErr w:type="spellStart"/>
            <w:r w:rsidRPr="004852CE">
              <w:rPr>
                <w:rFonts w:cs="Arial"/>
                <w:szCs w:val="24"/>
                <w:lang w:val="fr-FR"/>
              </w:rPr>
              <w:t>cre-lox</w:t>
            </w:r>
            <w:proofErr w:type="spellEnd"/>
          </w:p>
        </w:tc>
      </w:tr>
      <w:tr w:rsidR="004F59EA" w:rsidRPr="00360BC6" w14:paraId="2FD44789" w14:textId="77777777" w:rsidTr="0054511A">
        <w:tc>
          <w:tcPr>
            <w:tcW w:w="1555" w:type="dxa"/>
            <w:hideMark/>
          </w:tcPr>
          <w:p w14:paraId="6400F149" w14:textId="21BEDD6A" w:rsidR="004F59EA" w:rsidRPr="004852CE" w:rsidRDefault="009D6F0F" w:rsidP="00536AC1">
            <w:pPr>
              <w:jc w:val="both"/>
              <w:rPr>
                <w:rFonts w:cs="Arial"/>
                <w:szCs w:val="24"/>
              </w:rPr>
            </w:pPr>
            <w:hyperlink r:id="rId59" w:history="1">
              <w:r w:rsidR="004F59EA" w:rsidRPr="004852CE">
                <w:rPr>
                  <w:rStyle w:val="Lienhypertexte"/>
                  <w:rFonts w:cs="Arial"/>
                  <w:szCs w:val="24"/>
                </w:rPr>
                <w:t>Kurd</w:t>
              </w:r>
              <w:r w:rsidR="004F59EA">
                <w:rPr>
                  <w:rStyle w:val="Lienhypertexte"/>
                  <w:rFonts w:cs="Arial"/>
                  <w:szCs w:val="24"/>
                </w:rPr>
                <w:t xml:space="preserve"> </w:t>
              </w:r>
              <w:proofErr w:type="spellStart"/>
              <w:r w:rsidR="004F59EA" w:rsidRPr="004852CE">
                <w:rPr>
                  <w:rStyle w:val="Lienhypertexte"/>
                  <w:rFonts w:cs="Arial"/>
                  <w:szCs w:val="24"/>
                </w:rPr>
                <w:t>SciImmunol</w:t>
              </w:r>
              <w:proofErr w:type="spellEnd"/>
              <w:r w:rsidR="004F59EA">
                <w:rPr>
                  <w:rStyle w:val="Lienhypertexte"/>
                  <w:rFonts w:cs="Arial"/>
                  <w:szCs w:val="24"/>
                </w:rPr>
                <w:t xml:space="preserve"> </w:t>
              </w:r>
              <w:r w:rsidR="004F59EA" w:rsidRPr="004852CE">
                <w:rPr>
                  <w:rStyle w:val="Lienhypertexte"/>
                  <w:rFonts w:cs="Arial"/>
                  <w:szCs w:val="24"/>
                </w:rPr>
                <w:t>2020</w:t>
              </w:r>
            </w:hyperlink>
          </w:p>
        </w:tc>
        <w:tc>
          <w:tcPr>
            <w:tcW w:w="1417" w:type="dxa"/>
            <w:hideMark/>
          </w:tcPr>
          <w:p w14:paraId="133565D3" w14:textId="77777777" w:rsidR="004F59EA" w:rsidRPr="004852CE" w:rsidRDefault="004F59EA" w:rsidP="00536AC1">
            <w:pPr>
              <w:jc w:val="both"/>
              <w:rPr>
                <w:rFonts w:cs="Arial"/>
                <w:szCs w:val="24"/>
              </w:rPr>
            </w:pPr>
            <w:r w:rsidRPr="004852CE">
              <w:rPr>
                <w:rFonts w:cs="Arial"/>
                <w:szCs w:val="24"/>
              </w:rPr>
              <w:t>PNRC1/</w:t>
            </w:r>
            <w:r w:rsidRPr="004852CE">
              <w:rPr>
                <w:rFonts w:cs="Arial"/>
                <w:szCs w:val="24"/>
              </w:rPr>
              <w:br/>
              <w:t>ZFP36L2</w:t>
            </w:r>
          </w:p>
        </w:tc>
        <w:tc>
          <w:tcPr>
            <w:tcW w:w="3260" w:type="dxa"/>
            <w:hideMark/>
          </w:tcPr>
          <w:p w14:paraId="028FFD23" w14:textId="77777777" w:rsidR="004F59EA" w:rsidRPr="004852CE" w:rsidRDefault="004F59EA" w:rsidP="00536AC1">
            <w:pPr>
              <w:jc w:val="both"/>
              <w:rPr>
                <w:rFonts w:cs="Arial"/>
                <w:szCs w:val="24"/>
                <w:lang w:val="fr-FR"/>
              </w:rPr>
            </w:pPr>
            <w:r w:rsidRPr="004852CE">
              <w:rPr>
                <w:rFonts w:cs="Arial"/>
                <w:szCs w:val="24"/>
                <w:lang w:val="fr-FR"/>
              </w:rPr>
              <w:t>La délétion de PNRC1/</w:t>
            </w:r>
            <w:r w:rsidRPr="004852CE">
              <w:rPr>
                <w:rFonts w:cs="Arial"/>
                <w:szCs w:val="24"/>
                <w:lang w:val="fr-FR"/>
              </w:rPr>
              <w:br/>
              <w:t>ZFP36L2 n'affecte pas la différenciation en TRM, mais entraine la perte d'une sous population de TRM exprimant CD28</w:t>
            </w:r>
          </w:p>
        </w:tc>
        <w:tc>
          <w:tcPr>
            <w:tcW w:w="2830" w:type="dxa"/>
            <w:hideMark/>
          </w:tcPr>
          <w:p w14:paraId="68EEE501" w14:textId="77777777" w:rsidR="004F59EA" w:rsidRPr="004852CE" w:rsidRDefault="004F59EA" w:rsidP="00536AC1">
            <w:pPr>
              <w:jc w:val="both"/>
              <w:rPr>
                <w:rFonts w:cs="Arial"/>
                <w:szCs w:val="24"/>
                <w:lang w:val="fr-FR"/>
              </w:rPr>
            </w:pPr>
            <w:r w:rsidRPr="004852CE">
              <w:rPr>
                <w:rFonts w:cs="Arial"/>
                <w:szCs w:val="24"/>
                <w:lang w:val="fr-FR"/>
              </w:rPr>
              <w:t xml:space="preserve">Co-transfert de cellules exprimant un </w:t>
            </w:r>
            <w:proofErr w:type="spellStart"/>
            <w:r w:rsidRPr="004852CE">
              <w:rPr>
                <w:rFonts w:cs="Arial"/>
                <w:szCs w:val="24"/>
                <w:lang w:val="fr-FR"/>
              </w:rPr>
              <w:t>shRNA</w:t>
            </w:r>
            <w:proofErr w:type="spellEnd"/>
            <w:r w:rsidRPr="004852CE">
              <w:rPr>
                <w:rFonts w:cs="Arial"/>
                <w:szCs w:val="24"/>
                <w:lang w:val="fr-FR"/>
              </w:rPr>
              <w:t xml:space="preserve"> ctrl ou ciblant PNRC1/</w:t>
            </w:r>
            <w:r w:rsidRPr="004852CE">
              <w:rPr>
                <w:rFonts w:cs="Arial"/>
                <w:szCs w:val="24"/>
                <w:lang w:val="fr-FR"/>
              </w:rPr>
              <w:br/>
              <w:t xml:space="preserve">ZFP36L2 par </w:t>
            </w:r>
            <w:proofErr w:type="spellStart"/>
            <w:r w:rsidRPr="004852CE">
              <w:rPr>
                <w:rFonts w:cs="Arial"/>
                <w:szCs w:val="24"/>
                <w:lang w:val="fr-FR"/>
              </w:rPr>
              <w:t>retrovirus</w:t>
            </w:r>
            <w:proofErr w:type="spellEnd"/>
            <w:r w:rsidRPr="004852CE">
              <w:rPr>
                <w:rFonts w:cs="Arial"/>
                <w:szCs w:val="24"/>
                <w:lang w:val="fr-FR"/>
              </w:rPr>
              <w:t>.</w:t>
            </w:r>
          </w:p>
        </w:tc>
      </w:tr>
      <w:tr w:rsidR="004F59EA" w:rsidRPr="00360BC6" w14:paraId="34C0AE54" w14:textId="77777777" w:rsidTr="0054511A">
        <w:tc>
          <w:tcPr>
            <w:tcW w:w="1555" w:type="dxa"/>
            <w:hideMark/>
          </w:tcPr>
          <w:p w14:paraId="7DC91A06" w14:textId="17DDA30C" w:rsidR="004F59EA" w:rsidRPr="004852CE" w:rsidRDefault="009D6F0F" w:rsidP="00536AC1">
            <w:pPr>
              <w:jc w:val="both"/>
              <w:rPr>
                <w:rFonts w:cs="Arial"/>
                <w:szCs w:val="24"/>
              </w:rPr>
            </w:pPr>
            <w:hyperlink r:id="rId60" w:history="1">
              <w:r w:rsidR="004F59EA" w:rsidRPr="004852CE">
                <w:rPr>
                  <w:rStyle w:val="Lienhypertexte"/>
                  <w:rFonts w:cs="Arial"/>
                  <w:szCs w:val="24"/>
                </w:rPr>
                <w:t>Zaid</w:t>
              </w:r>
              <w:r w:rsidR="004F59EA">
                <w:rPr>
                  <w:rStyle w:val="Lienhypertexte"/>
                  <w:rFonts w:cs="Arial"/>
                  <w:szCs w:val="24"/>
                </w:rPr>
                <w:t xml:space="preserve"> </w:t>
              </w:r>
              <w:proofErr w:type="spellStart"/>
              <w:r w:rsidR="004F59EA" w:rsidRPr="004852CE">
                <w:rPr>
                  <w:rStyle w:val="Lienhypertexte"/>
                  <w:rFonts w:cs="Arial"/>
                  <w:szCs w:val="24"/>
                </w:rPr>
                <w:t>ProcNatlAcadSciUSA</w:t>
              </w:r>
              <w:proofErr w:type="spellEnd"/>
              <w:r w:rsidR="004F59EA">
                <w:rPr>
                  <w:rStyle w:val="Lienhypertexte"/>
                  <w:rFonts w:cs="Arial"/>
                  <w:szCs w:val="24"/>
                </w:rPr>
                <w:t xml:space="preserve"> </w:t>
              </w:r>
              <w:r w:rsidR="004F59EA" w:rsidRPr="004852CE">
                <w:rPr>
                  <w:rStyle w:val="Lienhypertexte"/>
                  <w:rFonts w:cs="Arial"/>
                  <w:szCs w:val="24"/>
                </w:rPr>
                <w:t>2014</w:t>
              </w:r>
            </w:hyperlink>
          </w:p>
        </w:tc>
        <w:tc>
          <w:tcPr>
            <w:tcW w:w="1417" w:type="dxa"/>
            <w:hideMark/>
          </w:tcPr>
          <w:p w14:paraId="26F84E6B" w14:textId="77777777" w:rsidR="004F59EA" w:rsidRPr="004852CE" w:rsidRDefault="004F59EA" w:rsidP="00536AC1">
            <w:pPr>
              <w:jc w:val="both"/>
              <w:rPr>
                <w:rFonts w:cs="Arial"/>
                <w:szCs w:val="24"/>
              </w:rPr>
            </w:pPr>
            <w:r w:rsidRPr="004852CE">
              <w:rPr>
                <w:rFonts w:cs="Arial"/>
                <w:szCs w:val="24"/>
              </w:rPr>
              <w:t>AHR</w:t>
            </w:r>
          </w:p>
        </w:tc>
        <w:tc>
          <w:tcPr>
            <w:tcW w:w="3260" w:type="dxa"/>
            <w:hideMark/>
          </w:tcPr>
          <w:p w14:paraId="1EE52AA0" w14:textId="77777777" w:rsidR="004F59EA" w:rsidRPr="004852CE" w:rsidRDefault="004F59EA" w:rsidP="00536AC1">
            <w:pPr>
              <w:jc w:val="both"/>
              <w:rPr>
                <w:rFonts w:cs="Arial"/>
                <w:szCs w:val="24"/>
                <w:lang w:val="fr-FR"/>
              </w:rPr>
            </w:pPr>
            <w:r w:rsidRPr="004852CE">
              <w:rPr>
                <w:rFonts w:cs="Arial"/>
                <w:szCs w:val="24"/>
                <w:lang w:val="fr-FR"/>
              </w:rPr>
              <w:t>L'absence d'AHR dans les lymphocytes n'impacte par le nombre, la morphologie ou l'expression de CD69 et de CD103 par les TRM.</w:t>
            </w:r>
          </w:p>
        </w:tc>
        <w:tc>
          <w:tcPr>
            <w:tcW w:w="2830" w:type="dxa"/>
            <w:hideMark/>
          </w:tcPr>
          <w:p w14:paraId="58A1081A" w14:textId="77777777" w:rsidR="004F59EA" w:rsidRPr="004852CE" w:rsidRDefault="004F59EA" w:rsidP="00536AC1">
            <w:pPr>
              <w:jc w:val="both"/>
              <w:rPr>
                <w:rFonts w:cs="Arial"/>
                <w:szCs w:val="24"/>
                <w:lang w:val="fr-FR"/>
              </w:rPr>
            </w:pPr>
            <w:r w:rsidRPr="004852CE">
              <w:rPr>
                <w:rFonts w:cs="Arial"/>
                <w:szCs w:val="24"/>
                <w:lang w:val="fr-FR"/>
              </w:rPr>
              <w:t>Co-transfert de cellules effectrices WT ou KO pour AHR dans une souris ayant reçu une injection de DNFB</w:t>
            </w:r>
          </w:p>
        </w:tc>
      </w:tr>
      <w:tr w:rsidR="004F59EA" w:rsidRPr="00360BC6" w14:paraId="00BB00CC" w14:textId="77777777" w:rsidTr="0054511A">
        <w:tc>
          <w:tcPr>
            <w:tcW w:w="1555" w:type="dxa"/>
            <w:hideMark/>
          </w:tcPr>
          <w:p w14:paraId="5EECA108" w14:textId="312DB26B" w:rsidR="004F59EA" w:rsidRPr="004852CE" w:rsidRDefault="009D6F0F" w:rsidP="00536AC1">
            <w:pPr>
              <w:jc w:val="both"/>
              <w:rPr>
                <w:rFonts w:cs="Arial"/>
                <w:szCs w:val="24"/>
              </w:rPr>
            </w:pPr>
            <w:hyperlink r:id="rId61" w:history="1">
              <w:proofErr w:type="spellStart"/>
              <w:r w:rsidR="004F59EA" w:rsidRPr="004852CE">
                <w:rPr>
                  <w:rStyle w:val="Lienhypertexte"/>
                  <w:rFonts w:cs="Arial"/>
                  <w:szCs w:val="24"/>
                </w:rPr>
                <w:t>Crowl</w:t>
              </w:r>
              <w:proofErr w:type="spellEnd"/>
              <w:r w:rsidR="004F59EA">
                <w:rPr>
                  <w:rStyle w:val="Lienhypertexte"/>
                  <w:rFonts w:cs="Arial"/>
                  <w:szCs w:val="24"/>
                </w:rPr>
                <w:t xml:space="preserve"> </w:t>
              </w:r>
              <w:proofErr w:type="spellStart"/>
              <w:r w:rsidR="004F59EA" w:rsidRPr="004852CE">
                <w:rPr>
                  <w:rStyle w:val="Lienhypertexte"/>
                  <w:rFonts w:cs="Arial"/>
                  <w:szCs w:val="24"/>
                </w:rPr>
                <w:t>NatImmunol</w:t>
              </w:r>
              <w:proofErr w:type="spellEnd"/>
              <w:r w:rsidR="004F59EA">
                <w:rPr>
                  <w:rStyle w:val="Lienhypertexte"/>
                  <w:rFonts w:cs="Arial"/>
                  <w:szCs w:val="24"/>
                </w:rPr>
                <w:t xml:space="preserve"> </w:t>
              </w:r>
              <w:r w:rsidR="004F59EA" w:rsidRPr="004852CE">
                <w:rPr>
                  <w:rStyle w:val="Lienhypertexte"/>
                  <w:rFonts w:cs="Arial"/>
                  <w:szCs w:val="24"/>
                </w:rPr>
                <w:t>2022</w:t>
              </w:r>
            </w:hyperlink>
          </w:p>
        </w:tc>
        <w:tc>
          <w:tcPr>
            <w:tcW w:w="1417" w:type="dxa"/>
            <w:hideMark/>
          </w:tcPr>
          <w:p w14:paraId="36EAABEA" w14:textId="77777777" w:rsidR="004F59EA" w:rsidRPr="004852CE" w:rsidRDefault="004F59EA" w:rsidP="00536AC1">
            <w:pPr>
              <w:jc w:val="both"/>
              <w:rPr>
                <w:rFonts w:cs="Arial"/>
                <w:szCs w:val="24"/>
              </w:rPr>
            </w:pPr>
            <w:r w:rsidRPr="004852CE">
              <w:rPr>
                <w:rFonts w:cs="Arial"/>
                <w:szCs w:val="24"/>
              </w:rPr>
              <w:t>HIC1</w:t>
            </w:r>
          </w:p>
        </w:tc>
        <w:tc>
          <w:tcPr>
            <w:tcW w:w="3260" w:type="dxa"/>
            <w:hideMark/>
          </w:tcPr>
          <w:p w14:paraId="63D1FB16" w14:textId="77777777" w:rsidR="004F59EA" w:rsidRPr="004852CE" w:rsidRDefault="004F59EA" w:rsidP="00536AC1">
            <w:pPr>
              <w:jc w:val="both"/>
              <w:rPr>
                <w:rFonts w:cs="Arial"/>
                <w:szCs w:val="24"/>
              </w:rPr>
            </w:pPr>
            <w:r w:rsidRPr="004852CE">
              <w:rPr>
                <w:rFonts w:cs="Arial"/>
                <w:szCs w:val="24"/>
                <w:lang w:val="fr-FR"/>
              </w:rPr>
              <w:t xml:space="preserve">Les résultats sont hétérogènes, et dépendent du temps après l'infection, du type d'infection et du tissu. Globalement, il </w:t>
            </w:r>
            <w:proofErr w:type="gramStart"/>
            <w:r w:rsidRPr="004852CE">
              <w:rPr>
                <w:rFonts w:cs="Arial"/>
                <w:szCs w:val="24"/>
                <w:lang w:val="fr-FR"/>
              </w:rPr>
              <w:t>semblerai</w:t>
            </w:r>
            <w:proofErr w:type="gramEnd"/>
            <w:r w:rsidRPr="004852CE">
              <w:rPr>
                <w:rFonts w:cs="Arial"/>
                <w:szCs w:val="24"/>
                <w:lang w:val="fr-FR"/>
              </w:rPr>
              <w:t xml:space="preserve"> qu'HIC1 a un rôle positif pour les cellules et pourrai impacter positivement la différentiation des TRM, mais pas dans tous les cas. </w:t>
            </w:r>
            <w:r w:rsidRPr="004852CE">
              <w:rPr>
                <w:rFonts w:cs="Arial"/>
                <w:szCs w:val="24"/>
              </w:rPr>
              <w:lastRenderedPageBreak/>
              <w:t xml:space="preserve">Ce </w:t>
            </w:r>
            <w:proofErr w:type="spellStart"/>
            <w:r w:rsidRPr="004852CE">
              <w:rPr>
                <w:rFonts w:cs="Arial"/>
                <w:szCs w:val="24"/>
              </w:rPr>
              <w:t>résultat</w:t>
            </w:r>
            <w:proofErr w:type="spellEnd"/>
            <w:r w:rsidRPr="004852CE">
              <w:rPr>
                <w:rFonts w:cs="Arial"/>
                <w:szCs w:val="24"/>
              </w:rPr>
              <w:t xml:space="preserve"> </w:t>
            </w:r>
            <w:proofErr w:type="spellStart"/>
            <w:r w:rsidRPr="004852CE">
              <w:rPr>
                <w:rFonts w:cs="Arial"/>
                <w:szCs w:val="24"/>
              </w:rPr>
              <w:t>passerai</w:t>
            </w:r>
            <w:proofErr w:type="spellEnd"/>
            <w:r w:rsidRPr="004852CE">
              <w:rPr>
                <w:rFonts w:cs="Arial"/>
                <w:szCs w:val="24"/>
              </w:rPr>
              <w:t xml:space="preserve"> </w:t>
            </w:r>
            <w:proofErr w:type="spellStart"/>
            <w:r w:rsidRPr="004852CE">
              <w:rPr>
                <w:rFonts w:cs="Arial"/>
                <w:szCs w:val="24"/>
              </w:rPr>
              <w:t>par</w:t>
            </w:r>
            <w:proofErr w:type="spellEnd"/>
            <w:r w:rsidRPr="004852CE">
              <w:rPr>
                <w:rFonts w:cs="Arial"/>
                <w:szCs w:val="24"/>
              </w:rPr>
              <w:t xml:space="preserve"> la </w:t>
            </w:r>
            <w:proofErr w:type="spellStart"/>
            <w:r w:rsidRPr="004852CE">
              <w:rPr>
                <w:rFonts w:cs="Arial"/>
                <w:szCs w:val="24"/>
              </w:rPr>
              <w:t>surexpression</w:t>
            </w:r>
            <w:proofErr w:type="spellEnd"/>
            <w:r w:rsidRPr="004852CE">
              <w:rPr>
                <w:rFonts w:cs="Arial"/>
                <w:szCs w:val="24"/>
              </w:rPr>
              <w:t xml:space="preserve"> de P2RX7.</w:t>
            </w:r>
          </w:p>
        </w:tc>
        <w:tc>
          <w:tcPr>
            <w:tcW w:w="2830" w:type="dxa"/>
            <w:hideMark/>
          </w:tcPr>
          <w:p w14:paraId="099A54FC" w14:textId="77777777" w:rsidR="004F59EA" w:rsidRPr="004852CE" w:rsidRDefault="004F59EA" w:rsidP="00536AC1">
            <w:pPr>
              <w:jc w:val="both"/>
              <w:rPr>
                <w:rFonts w:cs="Arial"/>
                <w:szCs w:val="24"/>
                <w:lang w:val="fr-FR"/>
              </w:rPr>
            </w:pPr>
            <w:r w:rsidRPr="004852CE">
              <w:rPr>
                <w:rFonts w:cs="Arial"/>
                <w:szCs w:val="24"/>
                <w:lang w:val="fr-FR"/>
              </w:rPr>
              <w:lastRenderedPageBreak/>
              <w:t xml:space="preserve">Co-transfert de LT P14 WT ou </w:t>
            </w:r>
            <w:proofErr w:type="spellStart"/>
            <w:r w:rsidRPr="004852CE">
              <w:rPr>
                <w:rFonts w:cs="Arial"/>
                <w:szCs w:val="24"/>
                <w:lang w:val="fr-FR"/>
              </w:rPr>
              <w:t>shRNA</w:t>
            </w:r>
            <w:proofErr w:type="spellEnd"/>
            <w:r w:rsidRPr="004852CE">
              <w:rPr>
                <w:rFonts w:cs="Arial"/>
                <w:szCs w:val="24"/>
                <w:lang w:val="fr-FR"/>
              </w:rPr>
              <w:t>/OE HIC1 dans des souris, puis infection avec LCMV ou LM-gp33</w:t>
            </w:r>
          </w:p>
        </w:tc>
      </w:tr>
      <w:tr w:rsidR="004F59EA" w:rsidRPr="00360BC6" w14:paraId="64DD5F92" w14:textId="77777777" w:rsidTr="0054511A">
        <w:tc>
          <w:tcPr>
            <w:tcW w:w="1555" w:type="dxa"/>
            <w:hideMark/>
          </w:tcPr>
          <w:p w14:paraId="211A3CE5" w14:textId="5A1ABEB6" w:rsidR="004F59EA" w:rsidRPr="004852CE" w:rsidRDefault="009D6F0F" w:rsidP="00536AC1">
            <w:pPr>
              <w:jc w:val="both"/>
              <w:rPr>
                <w:rFonts w:cs="Arial"/>
                <w:szCs w:val="24"/>
              </w:rPr>
            </w:pPr>
            <w:hyperlink r:id="rId62" w:history="1">
              <w:proofErr w:type="spellStart"/>
              <w:r w:rsidR="004F59EA" w:rsidRPr="004852CE">
                <w:rPr>
                  <w:rStyle w:val="Lienhypertexte"/>
                  <w:rFonts w:cs="Arial"/>
                  <w:szCs w:val="24"/>
                </w:rPr>
                <w:t>Crowl</w:t>
              </w:r>
              <w:proofErr w:type="spellEnd"/>
              <w:r w:rsidR="004F59EA">
                <w:rPr>
                  <w:rStyle w:val="Lienhypertexte"/>
                  <w:rFonts w:cs="Arial"/>
                  <w:szCs w:val="24"/>
                </w:rPr>
                <w:t xml:space="preserve"> </w:t>
              </w:r>
              <w:proofErr w:type="spellStart"/>
              <w:r w:rsidR="004F59EA" w:rsidRPr="004852CE">
                <w:rPr>
                  <w:rStyle w:val="Lienhypertexte"/>
                  <w:rFonts w:cs="Arial"/>
                  <w:szCs w:val="24"/>
                </w:rPr>
                <w:t>NatImmunol</w:t>
              </w:r>
              <w:proofErr w:type="spellEnd"/>
              <w:r w:rsidR="004F59EA">
                <w:rPr>
                  <w:rStyle w:val="Lienhypertexte"/>
                  <w:rFonts w:cs="Arial"/>
                  <w:szCs w:val="24"/>
                </w:rPr>
                <w:t xml:space="preserve"> </w:t>
              </w:r>
              <w:r w:rsidR="004F59EA" w:rsidRPr="004852CE">
                <w:rPr>
                  <w:rStyle w:val="Lienhypertexte"/>
                  <w:rFonts w:cs="Arial"/>
                  <w:szCs w:val="24"/>
                </w:rPr>
                <w:t>2022</w:t>
              </w:r>
            </w:hyperlink>
          </w:p>
        </w:tc>
        <w:tc>
          <w:tcPr>
            <w:tcW w:w="1417" w:type="dxa"/>
            <w:hideMark/>
          </w:tcPr>
          <w:p w14:paraId="069EEC2C" w14:textId="77777777" w:rsidR="004F59EA" w:rsidRPr="004852CE" w:rsidRDefault="004F59EA" w:rsidP="00536AC1">
            <w:pPr>
              <w:jc w:val="both"/>
              <w:rPr>
                <w:rFonts w:cs="Arial"/>
                <w:szCs w:val="24"/>
              </w:rPr>
            </w:pPr>
            <w:r w:rsidRPr="004852CE">
              <w:rPr>
                <w:rFonts w:cs="Arial"/>
                <w:szCs w:val="24"/>
              </w:rPr>
              <w:t>BLIMP1</w:t>
            </w:r>
          </w:p>
        </w:tc>
        <w:tc>
          <w:tcPr>
            <w:tcW w:w="3260" w:type="dxa"/>
            <w:hideMark/>
          </w:tcPr>
          <w:p w14:paraId="19D6FDD6" w14:textId="77777777" w:rsidR="004F59EA" w:rsidRPr="004852CE" w:rsidRDefault="004F59EA" w:rsidP="00536AC1">
            <w:pPr>
              <w:jc w:val="both"/>
              <w:rPr>
                <w:rFonts w:cs="Arial"/>
                <w:szCs w:val="24"/>
                <w:lang w:val="fr-FR"/>
              </w:rPr>
            </w:pPr>
            <w:r w:rsidRPr="004852CE">
              <w:rPr>
                <w:rFonts w:cs="Arial"/>
                <w:szCs w:val="24"/>
                <w:lang w:val="fr-FR"/>
              </w:rPr>
              <w:t>Moins de cellules KO dans IEL que dans le rein, mais pas de résultats sur les TRM.</w:t>
            </w:r>
          </w:p>
        </w:tc>
        <w:tc>
          <w:tcPr>
            <w:tcW w:w="2830" w:type="dxa"/>
            <w:hideMark/>
          </w:tcPr>
          <w:p w14:paraId="67D4AC28" w14:textId="77777777" w:rsidR="004F59EA" w:rsidRPr="004852CE" w:rsidRDefault="004F59EA" w:rsidP="00536AC1">
            <w:pPr>
              <w:jc w:val="both"/>
              <w:rPr>
                <w:rFonts w:cs="Arial"/>
                <w:szCs w:val="24"/>
                <w:lang w:val="fr-FR"/>
              </w:rPr>
            </w:pPr>
            <w:r w:rsidRPr="004852CE">
              <w:rPr>
                <w:rFonts w:cs="Arial"/>
                <w:szCs w:val="24"/>
                <w:lang w:val="fr-FR"/>
              </w:rPr>
              <w:t>Co-transfert de LT P14 WT ou KO pour BLIMP1 dans des souris, puis infection avec LCMV</w:t>
            </w:r>
          </w:p>
        </w:tc>
      </w:tr>
      <w:tr w:rsidR="004F59EA" w:rsidRPr="00360BC6" w14:paraId="0AD35328" w14:textId="77777777" w:rsidTr="0054511A">
        <w:tc>
          <w:tcPr>
            <w:tcW w:w="1555" w:type="dxa"/>
            <w:hideMark/>
          </w:tcPr>
          <w:p w14:paraId="1BA84EE4" w14:textId="2E7DA1BB" w:rsidR="004F59EA" w:rsidRPr="004852CE" w:rsidRDefault="009D6F0F" w:rsidP="00536AC1">
            <w:pPr>
              <w:jc w:val="both"/>
              <w:rPr>
                <w:rFonts w:cs="Arial"/>
                <w:szCs w:val="24"/>
              </w:rPr>
            </w:pPr>
            <w:hyperlink r:id="rId63" w:history="1">
              <w:r w:rsidR="004F59EA" w:rsidRPr="004852CE">
                <w:rPr>
                  <w:rStyle w:val="Lienhypertexte"/>
                  <w:rFonts w:cs="Arial"/>
                  <w:szCs w:val="24"/>
                </w:rPr>
                <w:t>Mackay</w:t>
              </w:r>
              <w:r w:rsidR="004F59EA">
                <w:rPr>
                  <w:rStyle w:val="Lienhypertexte"/>
                  <w:rFonts w:cs="Arial"/>
                  <w:szCs w:val="24"/>
                </w:rPr>
                <w:t xml:space="preserve"> </w:t>
              </w:r>
              <w:r w:rsidR="004F59EA" w:rsidRPr="004852CE">
                <w:rPr>
                  <w:rStyle w:val="Lienhypertexte"/>
                  <w:rFonts w:cs="Arial"/>
                  <w:szCs w:val="24"/>
                </w:rPr>
                <w:t>Immunity</w:t>
              </w:r>
              <w:r w:rsidR="004F59EA">
                <w:rPr>
                  <w:rStyle w:val="Lienhypertexte"/>
                  <w:rFonts w:cs="Arial"/>
                  <w:szCs w:val="24"/>
                </w:rPr>
                <w:t xml:space="preserve"> </w:t>
              </w:r>
              <w:r w:rsidR="004F59EA" w:rsidRPr="004852CE">
                <w:rPr>
                  <w:rStyle w:val="Lienhypertexte"/>
                  <w:rFonts w:cs="Arial"/>
                  <w:szCs w:val="24"/>
                </w:rPr>
                <w:t>2015</w:t>
              </w:r>
            </w:hyperlink>
          </w:p>
        </w:tc>
        <w:tc>
          <w:tcPr>
            <w:tcW w:w="1417" w:type="dxa"/>
            <w:hideMark/>
          </w:tcPr>
          <w:p w14:paraId="22E7350E" w14:textId="77777777" w:rsidR="004F59EA" w:rsidRPr="004852CE" w:rsidRDefault="004F59EA" w:rsidP="00536AC1">
            <w:pPr>
              <w:jc w:val="both"/>
              <w:rPr>
                <w:rFonts w:cs="Arial"/>
                <w:szCs w:val="24"/>
              </w:rPr>
            </w:pPr>
            <w:r w:rsidRPr="004852CE">
              <w:rPr>
                <w:rFonts w:cs="Arial"/>
                <w:szCs w:val="24"/>
              </w:rPr>
              <w:t>EOMES</w:t>
            </w:r>
          </w:p>
        </w:tc>
        <w:tc>
          <w:tcPr>
            <w:tcW w:w="3260" w:type="dxa"/>
            <w:hideMark/>
          </w:tcPr>
          <w:p w14:paraId="1AEB24B8" w14:textId="77777777" w:rsidR="004F59EA" w:rsidRPr="004852CE" w:rsidRDefault="004F59EA" w:rsidP="00536AC1">
            <w:pPr>
              <w:jc w:val="both"/>
              <w:rPr>
                <w:rFonts w:cs="Arial"/>
                <w:szCs w:val="24"/>
                <w:lang w:val="fr-FR"/>
              </w:rPr>
            </w:pPr>
            <w:r w:rsidRPr="004852CE">
              <w:rPr>
                <w:rFonts w:cs="Arial"/>
                <w:szCs w:val="24"/>
                <w:lang w:val="fr-FR"/>
              </w:rPr>
              <w:t>Le KO d'EOMES entraine une augmentation du nombre de lymphocytes T dans l'épithélium de la peau, et ceux-ci expriment plus de CD103</w:t>
            </w:r>
          </w:p>
        </w:tc>
        <w:tc>
          <w:tcPr>
            <w:tcW w:w="2830" w:type="dxa"/>
            <w:hideMark/>
          </w:tcPr>
          <w:p w14:paraId="49EC5706" w14:textId="77777777" w:rsidR="004F59EA" w:rsidRPr="004852CE" w:rsidRDefault="004F59EA" w:rsidP="00536AC1">
            <w:pPr>
              <w:jc w:val="both"/>
              <w:rPr>
                <w:rFonts w:cs="Arial"/>
                <w:szCs w:val="24"/>
                <w:lang w:val="fr-FR"/>
              </w:rPr>
            </w:pPr>
            <w:r w:rsidRPr="004852CE">
              <w:rPr>
                <w:rFonts w:cs="Arial"/>
                <w:szCs w:val="24"/>
                <w:lang w:val="fr-FR"/>
              </w:rPr>
              <w:t xml:space="preserve">Transfert de LT KO ou EOMES OE dans des souris dans OT-I et infection HSV-OVA ou </w:t>
            </w:r>
            <w:proofErr w:type="spellStart"/>
            <w:r w:rsidRPr="004852CE">
              <w:rPr>
                <w:rFonts w:cs="Arial"/>
                <w:szCs w:val="24"/>
                <w:lang w:val="fr-FR"/>
              </w:rPr>
              <w:t>flu</w:t>
            </w:r>
            <w:proofErr w:type="spellEnd"/>
            <w:r w:rsidRPr="004852CE">
              <w:rPr>
                <w:rFonts w:cs="Arial"/>
                <w:szCs w:val="24"/>
                <w:lang w:val="fr-FR"/>
              </w:rPr>
              <w:t>-OVA</w:t>
            </w:r>
          </w:p>
        </w:tc>
      </w:tr>
      <w:tr w:rsidR="004F59EA" w:rsidRPr="00360BC6" w14:paraId="0A537376" w14:textId="77777777" w:rsidTr="0054511A">
        <w:tc>
          <w:tcPr>
            <w:tcW w:w="1555" w:type="dxa"/>
            <w:hideMark/>
          </w:tcPr>
          <w:p w14:paraId="6829CE11" w14:textId="222B3697" w:rsidR="004F59EA" w:rsidRPr="004852CE" w:rsidRDefault="009D6F0F" w:rsidP="00536AC1">
            <w:pPr>
              <w:jc w:val="both"/>
              <w:rPr>
                <w:rFonts w:cs="Arial"/>
                <w:szCs w:val="24"/>
              </w:rPr>
            </w:pPr>
            <w:hyperlink r:id="rId64" w:history="1">
              <w:r w:rsidR="004F59EA" w:rsidRPr="004852CE">
                <w:rPr>
                  <w:rStyle w:val="Lienhypertexte"/>
                  <w:rFonts w:cs="Arial"/>
                  <w:szCs w:val="24"/>
                </w:rPr>
                <w:t>Mackay</w:t>
              </w:r>
              <w:r w:rsidR="004F59EA">
                <w:rPr>
                  <w:rStyle w:val="Lienhypertexte"/>
                  <w:rFonts w:cs="Arial"/>
                  <w:szCs w:val="24"/>
                </w:rPr>
                <w:t xml:space="preserve"> </w:t>
              </w:r>
              <w:r w:rsidR="004F59EA" w:rsidRPr="004852CE">
                <w:rPr>
                  <w:rStyle w:val="Lienhypertexte"/>
                  <w:rFonts w:cs="Arial"/>
                  <w:szCs w:val="24"/>
                </w:rPr>
                <w:t>Immunity</w:t>
              </w:r>
              <w:r w:rsidR="004F59EA">
                <w:rPr>
                  <w:rStyle w:val="Lienhypertexte"/>
                  <w:rFonts w:cs="Arial"/>
                  <w:szCs w:val="24"/>
                </w:rPr>
                <w:t xml:space="preserve"> </w:t>
              </w:r>
              <w:r w:rsidR="004F59EA" w:rsidRPr="004852CE">
                <w:rPr>
                  <w:rStyle w:val="Lienhypertexte"/>
                  <w:rFonts w:cs="Arial"/>
                  <w:szCs w:val="24"/>
                </w:rPr>
                <w:t>2015</w:t>
              </w:r>
            </w:hyperlink>
          </w:p>
        </w:tc>
        <w:tc>
          <w:tcPr>
            <w:tcW w:w="1417" w:type="dxa"/>
            <w:hideMark/>
          </w:tcPr>
          <w:p w14:paraId="26D34648" w14:textId="77777777" w:rsidR="004F59EA" w:rsidRPr="004852CE" w:rsidRDefault="004F59EA" w:rsidP="00536AC1">
            <w:pPr>
              <w:jc w:val="both"/>
              <w:rPr>
                <w:rFonts w:cs="Arial"/>
                <w:szCs w:val="24"/>
              </w:rPr>
            </w:pPr>
            <w:r w:rsidRPr="004852CE">
              <w:rPr>
                <w:rFonts w:cs="Arial"/>
                <w:szCs w:val="24"/>
              </w:rPr>
              <w:t>TBET</w:t>
            </w:r>
          </w:p>
        </w:tc>
        <w:tc>
          <w:tcPr>
            <w:tcW w:w="3260" w:type="dxa"/>
            <w:hideMark/>
          </w:tcPr>
          <w:p w14:paraId="123C0569" w14:textId="77777777" w:rsidR="004F59EA" w:rsidRPr="004852CE" w:rsidRDefault="004F59EA" w:rsidP="00536AC1">
            <w:pPr>
              <w:jc w:val="both"/>
              <w:rPr>
                <w:rFonts w:cs="Arial"/>
                <w:szCs w:val="24"/>
                <w:lang w:val="fr-FR"/>
              </w:rPr>
            </w:pPr>
            <w:r w:rsidRPr="004852CE">
              <w:rPr>
                <w:rFonts w:cs="Arial"/>
                <w:szCs w:val="24"/>
                <w:lang w:val="fr-FR"/>
              </w:rPr>
              <w:t>Le KO de TBET entraine une augmentation du nombre de lymphocytes T dans l'épithélium de la peau, et ceux-ci expriment plus de CD103, mais uniquement à des temps courts. Le KO complet empêche la persistance à long terme, possiblement à cause d'une perte de l'expression du CD122. A l'inverse, une expression partielle via TBET+/- augmente simplement le nombre de TRM.</w:t>
            </w:r>
          </w:p>
        </w:tc>
        <w:tc>
          <w:tcPr>
            <w:tcW w:w="2830" w:type="dxa"/>
            <w:hideMark/>
          </w:tcPr>
          <w:p w14:paraId="23A84B0A" w14:textId="77777777" w:rsidR="004F59EA" w:rsidRPr="004852CE" w:rsidRDefault="004F59EA" w:rsidP="00536AC1">
            <w:pPr>
              <w:jc w:val="both"/>
              <w:rPr>
                <w:rFonts w:cs="Arial"/>
                <w:szCs w:val="24"/>
                <w:lang w:val="fr-FR"/>
              </w:rPr>
            </w:pPr>
            <w:r w:rsidRPr="004852CE">
              <w:rPr>
                <w:rFonts w:cs="Arial"/>
                <w:szCs w:val="24"/>
                <w:lang w:val="fr-FR"/>
              </w:rPr>
              <w:t xml:space="preserve">Transfert de LT KO ou TBET OE ou TBET+/- dans des souris dans OT-I et infection HSV-OVA ou </w:t>
            </w:r>
            <w:proofErr w:type="spellStart"/>
            <w:r w:rsidRPr="004852CE">
              <w:rPr>
                <w:rFonts w:cs="Arial"/>
                <w:szCs w:val="24"/>
                <w:lang w:val="fr-FR"/>
              </w:rPr>
              <w:t>flu</w:t>
            </w:r>
            <w:proofErr w:type="spellEnd"/>
            <w:r w:rsidRPr="004852CE">
              <w:rPr>
                <w:rFonts w:cs="Arial"/>
                <w:szCs w:val="24"/>
                <w:lang w:val="fr-FR"/>
              </w:rPr>
              <w:t>-OVA</w:t>
            </w:r>
          </w:p>
        </w:tc>
      </w:tr>
      <w:tr w:rsidR="004F59EA" w:rsidRPr="00360BC6" w14:paraId="76A79CFB" w14:textId="77777777" w:rsidTr="0054511A">
        <w:tc>
          <w:tcPr>
            <w:tcW w:w="1555" w:type="dxa"/>
            <w:hideMark/>
          </w:tcPr>
          <w:p w14:paraId="3E812B84" w14:textId="3996E752" w:rsidR="004F59EA" w:rsidRPr="004852CE" w:rsidRDefault="009D6F0F" w:rsidP="00536AC1">
            <w:pPr>
              <w:jc w:val="both"/>
              <w:rPr>
                <w:rFonts w:cs="Arial"/>
                <w:szCs w:val="24"/>
              </w:rPr>
            </w:pPr>
            <w:hyperlink r:id="rId65" w:history="1">
              <w:r w:rsidR="004F59EA" w:rsidRPr="004852CE">
                <w:rPr>
                  <w:rStyle w:val="Lienhypertexte"/>
                  <w:rFonts w:cs="Arial"/>
                  <w:szCs w:val="24"/>
                </w:rPr>
                <w:t>Behr</w:t>
              </w:r>
              <w:r w:rsidR="004F59EA">
                <w:rPr>
                  <w:rStyle w:val="Lienhypertexte"/>
                  <w:rFonts w:cs="Arial"/>
                  <w:szCs w:val="24"/>
                </w:rPr>
                <w:t xml:space="preserve"> </w:t>
              </w:r>
              <w:proofErr w:type="spellStart"/>
              <w:r w:rsidR="004F59EA" w:rsidRPr="004852CE">
                <w:rPr>
                  <w:rStyle w:val="Lienhypertexte"/>
                  <w:rFonts w:cs="Arial"/>
                  <w:szCs w:val="24"/>
                </w:rPr>
                <w:t>FrontImmunol</w:t>
              </w:r>
              <w:proofErr w:type="spellEnd"/>
              <w:r w:rsidR="004F59EA">
                <w:rPr>
                  <w:rStyle w:val="Lienhypertexte"/>
                  <w:rFonts w:cs="Arial"/>
                  <w:szCs w:val="24"/>
                </w:rPr>
                <w:t xml:space="preserve"> </w:t>
              </w:r>
              <w:r w:rsidR="004F59EA" w:rsidRPr="004852CE">
                <w:rPr>
                  <w:rStyle w:val="Lienhypertexte"/>
                  <w:rFonts w:cs="Arial"/>
                  <w:szCs w:val="24"/>
                </w:rPr>
                <w:t>2019</w:t>
              </w:r>
            </w:hyperlink>
          </w:p>
        </w:tc>
        <w:tc>
          <w:tcPr>
            <w:tcW w:w="1417" w:type="dxa"/>
            <w:hideMark/>
          </w:tcPr>
          <w:p w14:paraId="7C6F42E3" w14:textId="77777777" w:rsidR="004F59EA" w:rsidRPr="004852CE" w:rsidRDefault="004F59EA" w:rsidP="00536AC1">
            <w:pPr>
              <w:jc w:val="both"/>
              <w:rPr>
                <w:rFonts w:cs="Arial"/>
                <w:szCs w:val="24"/>
              </w:rPr>
            </w:pPr>
            <w:r w:rsidRPr="004852CE">
              <w:rPr>
                <w:rFonts w:cs="Arial"/>
                <w:szCs w:val="24"/>
              </w:rPr>
              <w:t>BLIMP1</w:t>
            </w:r>
          </w:p>
        </w:tc>
        <w:tc>
          <w:tcPr>
            <w:tcW w:w="3260" w:type="dxa"/>
            <w:hideMark/>
          </w:tcPr>
          <w:p w14:paraId="5365F9CC" w14:textId="77777777" w:rsidR="004F59EA" w:rsidRPr="004852CE" w:rsidRDefault="004F59EA" w:rsidP="00536AC1">
            <w:pPr>
              <w:jc w:val="both"/>
              <w:rPr>
                <w:rFonts w:cs="Arial"/>
                <w:szCs w:val="24"/>
                <w:lang w:val="fr-FR"/>
              </w:rPr>
            </w:pPr>
            <w:r w:rsidRPr="004852CE">
              <w:rPr>
                <w:rFonts w:cs="Arial"/>
                <w:szCs w:val="24"/>
                <w:lang w:val="fr-FR"/>
              </w:rPr>
              <w:t xml:space="preserve">Le KO de BLIMP1 affecte positivement la formation de MPEC et de TCM et négativement la formation </w:t>
            </w:r>
            <w:r w:rsidRPr="004852CE">
              <w:rPr>
                <w:rFonts w:cs="Arial"/>
                <w:szCs w:val="24"/>
                <w:lang w:val="fr-FR"/>
              </w:rPr>
              <w:lastRenderedPageBreak/>
              <w:t>de TRM CD103+ dans les poumons.</w:t>
            </w:r>
          </w:p>
        </w:tc>
        <w:tc>
          <w:tcPr>
            <w:tcW w:w="2830" w:type="dxa"/>
            <w:hideMark/>
          </w:tcPr>
          <w:p w14:paraId="0A2CE05A" w14:textId="77777777" w:rsidR="004F59EA" w:rsidRPr="004852CE" w:rsidRDefault="004F59EA" w:rsidP="00536AC1">
            <w:pPr>
              <w:jc w:val="both"/>
              <w:rPr>
                <w:rFonts w:cs="Arial"/>
                <w:szCs w:val="24"/>
                <w:lang w:val="fr-FR"/>
              </w:rPr>
            </w:pPr>
            <w:r w:rsidRPr="004852CE">
              <w:rPr>
                <w:rFonts w:cs="Arial"/>
                <w:szCs w:val="24"/>
                <w:lang w:val="fr-FR"/>
              </w:rPr>
              <w:lastRenderedPageBreak/>
              <w:t>Mix de BM WT/KO pour BLIMP1 dans une souris, puis infection intranasale par IA</w:t>
            </w:r>
          </w:p>
        </w:tc>
      </w:tr>
      <w:tr w:rsidR="004F59EA" w:rsidRPr="00360BC6" w14:paraId="4DDFBEF1" w14:textId="77777777" w:rsidTr="0054511A">
        <w:tc>
          <w:tcPr>
            <w:tcW w:w="1555" w:type="dxa"/>
            <w:hideMark/>
          </w:tcPr>
          <w:p w14:paraId="173E438B" w14:textId="1A8C81D4" w:rsidR="004F59EA" w:rsidRPr="004852CE" w:rsidRDefault="009D6F0F" w:rsidP="00536AC1">
            <w:pPr>
              <w:jc w:val="both"/>
              <w:rPr>
                <w:rFonts w:cs="Arial"/>
                <w:szCs w:val="24"/>
              </w:rPr>
            </w:pPr>
            <w:hyperlink r:id="rId66" w:history="1">
              <w:r w:rsidR="004F59EA" w:rsidRPr="004852CE">
                <w:rPr>
                  <w:rStyle w:val="Lienhypertexte"/>
                  <w:rFonts w:cs="Arial"/>
                  <w:szCs w:val="24"/>
                </w:rPr>
                <w:t>Behr</w:t>
              </w:r>
              <w:r w:rsidR="004F59EA">
                <w:rPr>
                  <w:rStyle w:val="Lienhypertexte"/>
                  <w:rFonts w:cs="Arial"/>
                  <w:szCs w:val="24"/>
                </w:rPr>
                <w:t xml:space="preserve"> </w:t>
              </w:r>
              <w:proofErr w:type="spellStart"/>
              <w:r w:rsidR="004F59EA" w:rsidRPr="004852CE">
                <w:rPr>
                  <w:rStyle w:val="Lienhypertexte"/>
                  <w:rFonts w:cs="Arial"/>
                  <w:szCs w:val="24"/>
                </w:rPr>
                <w:t>FrontImmunol</w:t>
              </w:r>
              <w:proofErr w:type="spellEnd"/>
              <w:r w:rsidR="004F59EA">
                <w:rPr>
                  <w:rStyle w:val="Lienhypertexte"/>
                  <w:rFonts w:cs="Arial"/>
                  <w:szCs w:val="24"/>
                </w:rPr>
                <w:t xml:space="preserve"> </w:t>
              </w:r>
              <w:r w:rsidR="004F59EA" w:rsidRPr="004852CE">
                <w:rPr>
                  <w:rStyle w:val="Lienhypertexte"/>
                  <w:rFonts w:cs="Arial"/>
                  <w:szCs w:val="24"/>
                </w:rPr>
                <w:t>2019</w:t>
              </w:r>
            </w:hyperlink>
          </w:p>
        </w:tc>
        <w:tc>
          <w:tcPr>
            <w:tcW w:w="1417" w:type="dxa"/>
            <w:hideMark/>
          </w:tcPr>
          <w:p w14:paraId="4AB1F6CC" w14:textId="77777777" w:rsidR="004F59EA" w:rsidRPr="004852CE" w:rsidRDefault="004F59EA" w:rsidP="00536AC1">
            <w:pPr>
              <w:jc w:val="both"/>
              <w:rPr>
                <w:rFonts w:cs="Arial"/>
                <w:szCs w:val="24"/>
              </w:rPr>
            </w:pPr>
            <w:r w:rsidRPr="004852CE">
              <w:rPr>
                <w:rFonts w:cs="Arial"/>
                <w:szCs w:val="24"/>
              </w:rPr>
              <w:t>HOBIT</w:t>
            </w:r>
          </w:p>
        </w:tc>
        <w:tc>
          <w:tcPr>
            <w:tcW w:w="3260" w:type="dxa"/>
            <w:hideMark/>
          </w:tcPr>
          <w:p w14:paraId="2855DF01" w14:textId="77777777" w:rsidR="004F59EA" w:rsidRPr="004852CE" w:rsidRDefault="004F59EA" w:rsidP="00536AC1">
            <w:pPr>
              <w:jc w:val="both"/>
              <w:rPr>
                <w:rFonts w:cs="Arial"/>
                <w:szCs w:val="24"/>
                <w:lang w:val="fr-FR"/>
              </w:rPr>
            </w:pPr>
            <w:r w:rsidRPr="004852CE">
              <w:rPr>
                <w:rFonts w:cs="Arial"/>
                <w:szCs w:val="24"/>
                <w:lang w:val="fr-FR"/>
              </w:rPr>
              <w:t>Pas d'effet observé sur les TRM dans les poumons, suggérant que ces TRM ne dépendent pas d'HOBIT.</w:t>
            </w:r>
          </w:p>
        </w:tc>
        <w:tc>
          <w:tcPr>
            <w:tcW w:w="2830" w:type="dxa"/>
            <w:hideMark/>
          </w:tcPr>
          <w:p w14:paraId="0158FC9D" w14:textId="77777777" w:rsidR="004F59EA" w:rsidRPr="004852CE" w:rsidRDefault="004F59EA" w:rsidP="00536AC1">
            <w:pPr>
              <w:jc w:val="both"/>
              <w:rPr>
                <w:rFonts w:cs="Arial"/>
                <w:szCs w:val="24"/>
                <w:lang w:val="fr-FR"/>
              </w:rPr>
            </w:pPr>
            <w:r w:rsidRPr="004852CE">
              <w:rPr>
                <w:rFonts w:cs="Arial"/>
                <w:szCs w:val="24"/>
                <w:lang w:val="fr-FR"/>
              </w:rPr>
              <w:t>Mix de BM WT/KO pour HOBIT dans une souris, puis infection intranasale par IA</w:t>
            </w:r>
          </w:p>
        </w:tc>
      </w:tr>
      <w:tr w:rsidR="004F59EA" w:rsidRPr="00360BC6" w14:paraId="639C79C1" w14:textId="77777777" w:rsidTr="0054511A">
        <w:tc>
          <w:tcPr>
            <w:tcW w:w="1555" w:type="dxa"/>
            <w:hideMark/>
          </w:tcPr>
          <w:p w14:paraId="1BAD0E54" w14:textId="2EA526B4" w:rsidR="004F59EA" w:rsidRPr="004852CE" w:rsidRDefault="009D6F0F" w:rsidP="00536AC1">
            <w:pPr>
              <w:jc w:val="both"/>
              <w:rPr>
                <w:rFonts w:cs="Arial"/>
                <w:szCs w:val="24"/>
              </w:rPr>
            </w:pPr>
            <w:hyperlink r:id="rId67" w:history="1">
              <w:r w:rsidR="004F59EA" w:rsidRPr="004852CE">
                <w:rPr>
                  <w:rStyle w:val="Lienhypertexte"/>
                  <w:rFonts w:cs="Arial"/>
                  <w:szCs w:val="24"/>
                </w:rPr>
                <w:t>Mackay</w:t>
              </w:r>
              <w:r w:rsidR="004F59EA">
                <w:rPr>
                  <w:rStyle w:val="Lienhypertexte"/>
                  <w:rFonts w:cs="Arial"/>
                  <w:szCs w:val="24"/>
                </w:rPr>
                <w:t xml:space="preserve"> </w:t>
              </w:r>
              <w:r w:rsidR="004F59EA" w:rsidRPr="004852CE">
                <w:rPr>
                  <w:rStyle w:val="Lienhypertexte"/>
                  <w:rFonts w:cs="Arial"/>
                  <w:szCs w:val="24"/>
                </w:rPr>
                <w:t>Science</w:t>
              </w:r>
              <w:r w:rsidR="004F59EA">
                <w:rPr>
                  <w:rStyle w:val="Lienhypertexte"/>
                  <w:rFonts w:cs="Arial"/>
                  <w:szCs w:val="24"/>
                </w:rPr>
                <w:t xml:space="preserve"> </w:t>
              </w:r>
              <w:r w:rsidR="004F59EA" w:rsidRPr="004852CE">
                <w:rPr>
                  <w:rStyle w:val="Lienhypertexte"/>
                  <w:rFonts w:cs="Arial"/>
                  <w:szCs w:val="24"/>
                </w:rPr>
                <w:t>2016</w:t>
              </w:r>
            </w:hyperlink>
          </w:p>
        </w:tc>
        <w:tc>
          <w:tcPr>
            <w:tcW w:w="1417" w:type="dxa"/>
            <w:hideMark/>
          </w:tcPr>
          <w:p w14:paraId="590B653C" w14:textId="77777777" w:rsidR="004F59EA" w:rsidRPr="004852CE" w:rsidRDefault="004F59EA" w:rsidP="00536AC1">
            <w:pPr>
              <w:jc w:val="both"/>
              <w:rPr>
                <w:rFonts w:cs="Arial"/>
                <w:szCs w:val="24"/>
              </w:rPr>
            </w:pPr>
            <w:r w:rsidRPr="004852CE">
              <w:rPr>
                <w:rFonts w:cs="Arial"/>
                <w:szCs w:val="24"/>
              </w:rPr>
              <w:t>HOBIT</w:t>
            </w:r>
            <w:r w:rsidRPr="004852CE">
              <w:rPr>
                <w:rFonts w:cs="Arial"/>
                <w:szCs w:val="24"/>
              </w:rPr>
              <w:br/>
              <w:t>BLIMP1</w:t>
            </w:r>
          </w:p>
        </w:tc>
        <w:tc>
          <w:tcPr>
            <w:tcW w:w="3260" w:type="dxa"/>
            <w:hideMark/>
          </w:tcPr>
          <w:p w14:paraId="25379BE5" w14:textId="77777777" w:rsidR="004F59EA" w:rsidRPr="004852CE" w:rsidRDefault="004F59EA" w:rsidP="00536AC1">
            <w:pPr>
              <w:jc w:val="both"/>
              <w:rPr>
                <w:rFonts w:cs="Arial"/>
                <w:szCs w:val="24"/>
                <w:lang w:val="fr-FR"/>
              </w:rPr>
            </w:pPr>
            <w:r w:rsidRPr="004852CE">
              <w:rPr>
                <w:rFonts w:cs="Arial"/>
                <w:szCs w:val="24"/>
                <w:lang w:val="fr-FR"/>
              </w:rPr>
              <w:t>Moins de TRM dans la peau et expression plus faible de CD69, CD103 et CD49a. Impacte aussi les TRM CD103- des reins et du foie.</w:t>
            </w:r>
          </w:p>
        </w:tc>
        <w:tc>
          <w:tcPr>
            <w:tcW w:w="2830" w:type="dxa"/>
            <w:hideMark/>
          </w:tcPr>
          <w:p w14:paraId="616465A6" w14:textId="77777777" w:rsidR="004F59EA" w:rsidRPr="004852CE" w:rsidRDefault="004F59EA" w:rsidP="00536AC1">
            <w:pPr>
              <w:jc w:val="both"/>
              <w:rPr>
                <w:rFonts w:cs="Arial"/>
                <w:szCs w:val="24"/>
                <w:lang w:val="fr-FR"/>
              </w:rPr>
            </w:pPr>
            <w:r w:rsidRPr="004852CE">
              <w:rPr>
                <w:rFonts w:cs="Arial"/>
                <w:szCs w:val="24"/>
                <w:lang w:val="fr-FR"/>
              </w:rPr>
              <w:t>Co-</w:t>
            </w:r>
            <w:proofErr w:type="spellStart"/>
            <w:r w:rsidRPr="004852CE">
              <w:rPr>
                <w:rFonts w:cs="Arial"/>
                <w:szCs w:val="24"/>
                <w:lang w:val="fr-FR"/>
              </w:rPr>
              <w:t>transfer</w:t>
            </w:r>
            <w:proofErr w:type="spellEnd"/>
            <w:r w:rsidRPr="004852CE">
              <w:rPr>
                <w:rFonts w:cs="Arial"/>
                <w:szCs w:val="24"/>
                <w:lang w:val="fr-FR"/>
              </w:rPr>
              <w:t xml:space="preserve"> de lymphocytes T CD8 WT ou KO pour BLIMP1, HOBIT, ou les deux </w:t>
            </w:r>
            <w:proofErr w:type="spellStart"/>
            <w:r w:rsidRPr="004852CE">
              <w:rPr>
                <w:rFonts w:cs="Arial"/>
                <w:szCs w:val="24"/>
                <w:lang w:val="fr-FR"/>
              </w:rPr>
              <w:t>préactivés</w:t>
            </w:r>
            <w:proofErr w:type="spellEnd"/>
            <w:r w:rsidRPr="004852CE">
              <w:rPr>
                <w:rFonts w:cs="Arial"/>
                <w:szCs w:val="24"/>
                <w:lang w:val="fr-FR"/>
              </w:rPr>
              <w:t>, ou suivi d'une infection LCMV</w:t>
            </w:r>
          </w:p>
        </w:tc>
      </w:tr>
      <w:tr w:rsidR="004F59EA" w:rsidRPr="00360BC6" w14:paraId="51E54904" w14:textId="77777777" w:rsidTr="0054511A">
        <w:tc>
          <w:tcPr>
            <w:tcW w:w="1555" w:type="dxa"/>
            <w:hideMark/>
          </w:tcPr>
          <w:p w14:paraId="04F7C2E6" w14:textId="520B90C8" w:rsidR="004F59EA" w:rsidRPr="004852CE" w:rsidRDefault="009D6F0F" w:rsidP="00536AC1">
            <w:pPr>
              <w:jc w:val="both"/>
              <w:rPr>
                <w:rFonts w:cs="Arial"/>
                <w:szCs w:val="24"/>
              </w:rPr>
            </w:pPr>
            <w:hyperlink r:id="rId68" w:history="1">
              <w:r w:rsidR="004F59EA" w:rsidRPr="004852CE">
                <w:rPr>
                  <w:rStyle w:val="Lienhypertexte"/>
                  <w:rFonts w:cs="Arial"/>
                  <w:szCs w:val="24"/>
                </w:rPr>
                <w:t>Obers</w:t>
              </w:r>
              <w:r w:rsidR="004F59EA">
                <w:rPr>
                  <w:rStyle w:val="Lienhypertexte"/>
                  <w:rFonts w:cs="Arial"/>
                  <w:szCs w:val="24"/>
                </w:rPr>
                <w:t xml:space="preserve"> </w:t>
              </w:r>
              <w:r w:rsidR="004F59EA" w:rsidRPr="004852CE">
                <w:rPr>
                  <w:rStyle w:val="Lienhypertexte"/>
                  <w:rFonts w:cs="Arial"/>
                  <w:szCs w:val="24"/>
                </w:rPr>
                <w:t>Immunity</w:t>
              </w:r>
              <w:r w:rsidR="004F59EA">
                <w:rPr>
                  <w:rStyle w:val="Lienhypertexte"/>
                  <w:rFonts w:cs="Arial"/>
                  <w:szCs w:val="24"/>
                </w:rPr>
                <w:t xml:space="preserve"> </w:t>
              </w:r>
              <w:r w:rsidR="004F59EA" w:rsidRPr="004852CE">
                <w:rPr>
                  <w:rStyle w:val="Lienhypertexte"/>
                  <w:rFonts w:cs="Arial"/>
                  <w:szCs w:val="24"/>
                </w:rPr>
                <w:t>2024</w:t>
              </w:r>
            </w:hyperlink>
          </w:p>
        </w:tc>
        <w:tc>
          <w:tcPr>
            <w:tcW w:w="1417" w:type="dxa"/>
            <w:hideMark/>
          </w:tcPr>
          <w:p w14:paraId="2FFCA69B" w14:textId="77777777" w:rsidR="004F59EA" w:rsidRPr="004852CE" w:rsidRDefault="004F59EA" w:rsidP="00536AC1">
            <w:pPr>
              <w:jc w:val="both"/>
              <w:rPr>
                <w:rFonts w:cs="Arial"/>
                <w:szCs w:val="24"/>
              </w:rPr>
            </w:pPr>
            <w:r w:rsidRPr="004852CE">
              <w:rPr>
                <w:rFonts w:cs="Arial"/>
                <w:szCs w:val="24"/>
              </w:rPr>
              <w:t>HIC1</w:t>
            </w:r>
          </w:p>
        </w:tc>
        <w:tc>
          <w:tcPr>
            <w:tcW w:w="3260" w:type="dxa"/>
            <w:hideMark/>
          </w:tcPr>
          <w:p w14:paraId="0A9052DE" w14:textId="77777777" w:rsidR="004F59EA" w:rsidRPr="004852CE" w:rsidRDefault="004F59EA" w:rsidP="00536AC1">
            <w:pPr>
              <w:jc w:val="both"/>
              <w:rPr>
                <w:rFonts w:cs="Arial"/>
                <w:szCs w:val="24"/>
                <w:lang w:val="fr-FR"/>
              </w:rPr>
            </w:pPr>
            <w:r w:rsidRPr="004852CE">
              <w:rPr>
                <w:rFonts w:cs="Arial"/>
                <w:szCs w:val="24"/>
                <w:lang w:val="fr-FR"/>
              </w:rPr>
              <w:t>Pas d'impact sur la persistance des TRM dans SI</w:t>
            </w:r>
          </w:p>
        </w:tc>
        <w:tc>
          <w:tcPr>
            <w:tcW w:w="2830" w:type="dxa"/>
            <w:hideMark/>
          </w:tcPr>
          <w:p w14:paraId="5DC7B7DC" w14:textId="77777777" w:rsidR="004F59EA" w:rsidRPr="004852CE" w:rsidRDefault="004F59EA" w:rsidP="00536AC1">
            <w:pPr>
              <w:jc w:val="both"/>
              <w:rPr>
                <w:rFonts w:cs="Arial"/>
                <w:szCs w:val="24"/>
                <w:lang w:val="fr-FR"/>
              </w:rPr>
            </w:pPr>
            <w:r w:rsidRPr="004852CE">
              <w:rPr>
                <w:rFonts w:cs="Arial"/>
                <w:szCs w:val="24"/>
                <w:lang w:val="fr-FR"/>
              </w:rPr>
              <w:t>Transfert de lymphocytes OT-I WT ou KO pour HIC1 et infection avec LCMV-OVA</w:t>
            </w:r>
          </w:p>
        </w:tc>
      </w:tr>
      <w:tr w:rsidR="004F59EA" w:rsidRPr="00360BC6" w14:paraId="1E99E7F4" w14:textId="77777777" w:rsidTr="0054511A">
        <w:tc>
          <w:tcPr>
            <w:tcW w:w="1555" w:type="dxa"/>
            <w:hideMark/>
          </w:tcPr>
          <w:p w14:paraId="642EECFA" w14:textId="78522E61" w:rsidR="004F59EA" w:rsidRPr="004852CE" w:rsidRDefault="009D6F0F" w:rsidP="00536AC1">
            <w:pPr>
              <w:jc w:val="both"/>
              <w:rPr>
                <w:rFonts w:cs="Arial"/>
                <w:szCs w:val="24"/>
              </w:rPr>
            </w:pPr>
            <w:hyperlink r:id="rId69" w:history="1">
              <w:r w:rsidR="004F59EA" w:rsidRPr="004852CE">
                <w:rPr>
                  <w:rStyle w:val="Lienhypertexte"/>
                  <w:rFonts w:cs="Arial"/>
                  <w:szCs w:val="24"/>
                </w:rPr>
                <w:t>Obers</w:t>
              </w:r>
              <w:r w:rsidR="004F59EA">
                <w:rPr>
                  <w:rStyle w:val="Lienhypertexte"/>
                  <w:rFonts w:cs="Arial"/>
                  <w:szCs w:val="24"/>
                </w:rPr>
                <w:t xml:space="preserve"> </w:t>
              </w:r>
              <w:r w:rsidR="004F59EA" w:rsidRPr="004852CE">
                <w:rPr>
                  <w:rStyle w:val="Lienhypertexte"/>
                  <w:rFonts w:cs="Arial"/>
                  <w:szCs w:val="24"/>
                </w:rPr>
                <w:t>Immunity</w:t>
              </w:r>
              <w:r w:rsidR="004F59EA">
                <w:rPr>
                  <w:rStyle w:val="Lienhypertexte"/>
                  <w:rFonts w:cs="Arial"/>
                  <w:szCs w:val="24"/>
                </w:rPr>
                <w:t xml:space="preserve"> </w:t>
              </w:r>
              <w:r w:rsidR="004F59EA" w:rsidRPr="004852CE">
                <w:rPr>
                  <w:rStyle w:val="Lienhypertexte"/>
                  <w:rFonts w:cs="Arial"/>
                  <w:szCs w:val="24"/>
                </w:rPr>
                <w:t>2024</w:t>
              </w:r>
            </w:hyperlink>
          </w:p>
        </w:tc>
        <w:tc>
          <w:tcPr>
            <w:tcW w:w="1417" w:type="dxa"/>
            <w:hideMark/>
          </w:tcPr>
          <w:p w14:paraId="77461A71" w14:textId="77777777" w:rsidR="004F59EA" w:rsidRPr="004852CE" w:rsidRDefault="004F59EA" w:rsidP="00536AC1">
            <w:pPr>
              <w:jc w:val="both"/>
              <w:rPr>
                <w:rFonts w:cs="Arial"/>
                <w:szCs w:val="24"/>
              </w:rPr>
            </w:pPr>
            <w:r w:rsidRPr="004852CE">
              <w:rPr>
                <w:rFonts w:cs="Arial"/>
                <w:szCs w:val="24"/>
              </w:rPr>
              <w:t>TBET</w:t>
            </w:r>
          </w:p>
        </w:tc>
        <w:tc>
          <w:tcPr>
            <w:tcW w:w="3260" w:type="dxa"/>
            <w:hideMark/>
          </w:tcPr>
          <w:p w14:paraId="57716945" w14:textId="77777777" w:rsidR="004F59EA" w:rsidRPr="004852CE" w:rsidRDefault="004F59EA" w:rsidP="00536AC1">
            <w:pPr>
              <w:jc w:val="both"/>
              <w:rPr>
                <w:rFonts w:cs="Arial"/>
                <w:szCs w:val="24"/>
                <w:lang w:val="fr-FR"/>
              </w:rPr>
            </w:pPr>
            <w:r w:rsidRPr="004852CE">
              <w:rPr>
                <w:rFonts w:cs="Arial"/>
                <w:szCs w:val="24"/>
                <w:lang w:val="fr-FR"/>
              </w:rPr>
              <w:t>Les TRM de la peau et du foie sont impactés négativement, mais ceux du SI ont une plus forte persistance</w:t>
            </w:r>
          </w:p>
        </w:tc>
        <w:tc>
          <w:tcPr>
            <w:tcW w:w="2830" w:type="dxa"/>
            <w:hideMark/>
          </w:tcPr>
          <w:p w14:paraId="34E05E99" w14:textId="77777777" w:rsidR="004F59EA" w:rsidRPr="004852CE" w:rsidRDefault="004F59EA" w:rsidP="00536AC1">
            <w:pPr>
              <w:jc w:val="both"/>
              <w:rPr>
                <w:rFonts w:cs="Arial"/>
                <w:szCs w:val="24"/>
                <w:lang w:val="fr-FR"/>
              </w:rPr>
            </w:pPr>
            <w:r w:rsidRPr="004852CE">
              <w:rPr>
                <w:rFonts w:cs="Arial"/>
                <w:szCs w:val="24"/>
                <w:lang w:val="fr-FR"/>
              </w:rPr>
              <w:t>Transfert de lymphocytes OT-I WT ou KO pour TBET et infection avec LCMV-OVA</w:t>
            </w:r>
          </w:p>
        </w:tc>
      </w:tr>
      <w:tr w:rsidR="004F59EA" w:rsidRPr="00360BC6" w14:paraId="6276FDF8" w14:textId="77777777" w:rsidTr="0054511A">
        <w:tc>
          <w:tcPr>
            <w:tcW w:w="1555" w:type="dxa"/>
            <w:hideMark/>
          </w:tcPr>
          <w:p w14:paraId="1164435A" w14:textId="2EE9718C" w:rsidR="004F59EA" w:rsidRPr="004852CE" w:rsidRDefault="009D6F0F" w:rsidP="00536AC1">
            <w:pPr>
              <w:jc w:val="both"/>
              <w:rPr>
                <w:rFonts w:cs="Arial"/>
                <w:szCs w:val="24"/>
              </w:rPr>
            </w:pPr>
            <w:hyperlink r:id="rId70" w:history="1">
              <w:r w:rsidR="004F59EA" w:rsidRPr="004852CE">
                <w:rPr>
                  <w:rStyle w:val="Lienhypertexte"/>
                  <w:rFonts w:cs="Arial"/>
                  <w:szCs w:val="24"/>
                </w:rPr>
                <w:t>Park</w:t>
              </w:r>
              <w:r w:rsidR="004F59EA">
                <w:rPr>
                  <w:rStyle w:val="Lienhypertexte"/>
                  <w:rFonts w:cs="Arial"/>
                  <w:szCs w:val="24"/>
                </w:rPr>
                <w:t xml:space="preserve"> </w:t>
              </w:r>
              <w:proofErr w:type="spellStart"/>
              <w:r w:rsidR="004F59EA" w:rsidRPr="004852CE">
                <w:rPr>
                  <w:rStyle w:val="Lienhypertexte"/>
                  <w:rFonts w:cs="Arial"/>
                  <w:szCs w:val="24"/>
                </w:rPr>
                <w:t>NatImmunol</w:t>
              </w:r>
              <w:proofErr w:type="spellEnd"/>
              <w:r w:rsidR="004F59EA">
                <w:rPr>
                  <w:rStyle w:val="Lienhypertexte"/>
                  <w:rFonts w:cs="Arial"/>
                  <w:szCs w:val="24"/>
                </w:rPr>
                <w:t xml:space="preserve"> </w:t>
              </w:r>
              <w:r w:rsidR="004F59EA" w:rsidRPr="004852CE">
                <w:rPr>
                  <w:rStyle w:val="Lienhypertexte"/>
                  <w:rFonts w:cs="Arial"/>
                  <w:szCs w:val="24"/>
                </w:rPr>
                <w:t>2026</w:t>
              </w:r>
            </w:hyperlink>
          </w:p>
        </w:tc>
        <w:tc>
          <w:tcPr>
            <w:tcW w:w="1417" w:type="dxa"/>
            <w:hideMark/>
          </w:tcPr>
          <w:p w14:paraId="4E7880A7" w14:textId="77777777" w:rsidR="004F59EA" w:rsidRPr="004852CE" w:rsidRDefault="004F59EA" w:rsidP="00536AC1">
            <w:pPr>
              <w:jc w:val="both"/>
              <w:rPr>
                <w:rFonts w:cs="Arial"/>
                <w:szCs w:val="24"/>
              </w:rPr>
            </w:pPr>
            <w:r w:rsidRPr="004852CE">
              <w:rPr>
                <w:rFonts w:cs="Arial"/>
                <w:szCs w:val="24"/>
              </w:rPr>
              <w:t>RUNX3</w:t>
            </w:r>
            <w:r w:rsidRPr="004852CE">
              <w:rPr>
                <w:rFonts w:cs="Arial"/>
                <w:szCs w:val="24"/>
              </w:rPr>
              <w:br/>
              <w:t>HOBIT</w:t>
            </w:r>
            <w:r w:rsidRPr="004852CE">
              <w:rPr>
                <w:rFonts w:cs="Arial"/>
                <w:szCs w:val="24"/>
              </w:rPr>
              <w:br/>
              <w:t>BLIMP1</w:t>
            </w:r>
          </w:p>
        </w:tc>
        <w:tc>
          <w:tcPr>
            <w:tcW w:w="3260" w:type="dxa"/>
            <w:hideMark/>
          </w:tcPr>
          <w:p w14:paraId="7FEC5FE7" w14:textId="77777777" w:rsidR="004F59EA" w:rsidRPr="004852CE" w:rsidRDefault="004F59EA" w:rsidP="00536AC1">
            <w:pPr>
              <w:jc w:val="both"/>
              <w:rPr>
                <w:rFonts w:cs="Arial"/>
                <w:szCs w:val="24"/>
                <w:lang w:val="fr-FR"/>
              </w:rPr>
            </w:pPr>
            <w:r w:rsidRPr="004852CE">
              <w:rPr>
                <w:rFonts w:cs="Arial"/>
                <w:szCs w:val="24"/>
                <w:lang w:val="fr-FR"/>
              </w:rPr>
              <w:t>Le KO de RUNX3, HOBIT et de BLIMP1 affecte la génération et la maintenance des TRM dans l'intestin, le foie et les glandes salivaires</w:t>
            </w:r>
          </w:p>
        </w:tc>
        <w:tc>
          <w:tcPr>
            <w:tcW w:w="2830" w:type="dxa"/>
            <w:hideMark/>
          </w:tcPr>
          <w:p w14:paraId="2A282DEF" w14:textId="77777777" w:rsidR="004F59EA" w:rsidRPr="004852CE" w:rsidRDefault="004F59EA" w:rsidP="00536AC1">
            <w:pPr>
              <w:jc w:val="both"/>
              <w:rPr>
                <w:rFonts w:cs="Arial"/>
                <w:szCs w:val="24"/>
                <w:lang w:val="fr-FR"/>
              </w:rPr>
            </w:pPr>
            <w:r w:rsidRPr="004852CE">
              <w:rPr>
                <w:rFonts w:cs="Arial"/>
                <w:szCs w:val="24"/>
                <w:lang w:val="fr-FR"/>
              </w:rPr>
              <w:t>Co-transfert de lymphocytes P14 WT ou KO dans une souris naïve, puis infection par LCVM Arm et Cl13</w:t>
            </w:r>
          </w:p>
        </w:tc>
      </w:tr>
      <w:tr w:rsidR="004F59EA" w:rsidRPr="00360BC6" w14:paraId="156B5480" w14:textId="77777777" w:rsidTr="0054511A">
        <w:tc>
          <w:tcPr>
            <w:tcW w:w="1555" w:type="dxa"/>
            <w:hideMark/>
          </w:tcPr>
          <w:p w14:paraId="09F9EC43" w14:textId="665814ED" w:rsidR="004F59EA" w:rsidRPr="004852CE" w:rsidRDefault="009D6F0F" w:rsidP="00536AC1">
            <w:pPr>
              <w:jc w:val="both"/>
              <w:rPr>
                <w:rFonts w:cs="Arial"/>
                <w:szCs w:val="24"/>
              </w:rPr>
            </w:pPr>
            <w:hyperlink r:id="rId71" w:history="1">
              <w:r w:rsidR="004F59EA" w:rsidRPr="004852CE">
                <w:rPr>
                  <w:rStyle w:val="Lienhypertexte"/>
                  <w:rFonts w:cs="Arial"/>
                  <w:szCs w:val="24"/>
                </w:rPr>
                <w:t>Park</w:t>
              </w:r>
              <w:r w:rsidR="004F59EA">
                <w:rPr>
                  <w:rStyle w:val="Lienhypertexte"/>
                  <w:rFonts w:cs="Arial"/>
                  <w:szCs w:val="24"/>
                </w:rPr>
                <w:t xml:space="preserve"> </w:t>
              </w:r>
              <w:proofErr w:type="spellStart"/>
              <w:r w:rsidR="004F59EA" w:rsidRPr="004852CE">
                <w:rPr>
                  <w:rStyle w:val="Lienhypertexte"/>
                  <w:rFonts w:cs="Arial"/>
                  <w:szCs w:val="24"/>
                </w:rPr>
                <w:t>NatImmunol</w:t>
              </w:r>
              <w:proofErr w:type="spellEnd"/>
              <w:r w:rsidR="004F59EA">
                <w:rPr>
                  <w:rStyle w:val="Lienhypertexte"/>
                  <w:rFonts w:cs="Arial"/>
                  <w:szCs w:val="24"/>
                </w:rPr>
                <w:t xml:space="preserve"> </w:t>
              </w:r>
              <w:r w:rsidR="004F59EA" w:rsidRPr="004852CE">
                <w:rPr>
                  <w:rStyle w:val="Lienhypertexte"/>
                  <w:rFonts w:cs="Arial"/>
                  <w:szCs w:val="24"/>
                </w:rPr>
                <w:t>2026</w:t>
              </w:r>
            </w:hyperlink>
          </w:p>
        </w:tc>
        <w:tc>
          <w:tcPr>
            <w:tcW w:w="1417" w:type="dxa"/>
            <w:hideMark/>
          </w:tcPr>
          <w:p w14:paraId="53E97FA9" w14:textId="77777777" w:rsidR="004F59EA" w:rsidRPr="004852CE" w:rsidRDefault="004F59EA" w:rsidP="00536AC1">
            <w:pPr>
              <w:jc w:val="both"/>
              <w:rPr>
                <w:rFonts w:cs="Arial"/>
                <w:szCs w:val="24"/>
              </w:rPr>
            </w:pPr>
            <w:r w:rsidRPr="004852CE">
              <w:rPr>
                <w:rFonts w:cs="Arial"/>
                <w:szCs w:val="24"/>
              </w:rPr>
              <w:t>TOX</w:t>
            </w:r>
          </w:p>
        </w:tc>
        <w:tc>
          <w:tcPr>
            <w:tcW w:w="3260" w:type="dxa"/>
            <w:hideMark/>
          </w:tcPr>
          <w:p w14:paraId="3FD34E83" w14:textId="77777777" w:rsidR="004F59EA" w:rsidRPr="004852CE" w:rsidRDefault="004F59EA" w:rsidP="00536AC1">
            <w:pPr>
              <w:jc w:val="both"/>
              <w:rPr>
                <w:rFonts w:cs="Arial"/>
                <w:szCs w:val="24"/>
                <w:lang w:val="fr-FR"/>
              </w:rPr>
            </w:pPr>
            <w:r w:rsidRPr="004852CE">
              <w:rPr>
                <w:rFonts w:cs="Arial"/>
                <w:szCs w:val="24"/>
                <w:lang w:val="fr-FR"/>
              </w:rPr>
              <w:t>Le KO de TOX n'affecte par la génération de TRM dans l'intestin, le foie et les glandes salivaires</w:t>
            </w:r>
          </w:p>
        </w:tc>
        <w:tc>
          <w:tcPr>
            <w:tcW w:w="2830" w:type="dxa"/>
            <w:hideMark/>
          </w:tcPr>
          <w:p w14:paraId="2877C272" w14:textId="77777777" w:rsidR="004F59EA" w:rsidRPr="004852CE" w:rsidRDefault="004F59EA" w:rsidP="00536AC1">
            <w:pPr>
              <w:jc w:val="both"/>
              <w:rPr>
                <w:rFonts w:cs="Arial"/>
                <w:szCs w:val="24"/>
                <w:lang w:val="fr-FR"/>
              </w:rPr>
            </w:pPr>
            <w:r w:rsidRPr="004852CE">
              <w:rPr>
                <w:rFonts w:cs="Arial"/>
                <w:szCs w:val="24"/>
                <w:lang w:val="fr-FR"/>
              </w:rPr>
              <w:t>Co-transfert de lymphocytes P14 WT ou KO dans une souris naïve, puis infection par LCVM Arm et Cl13</w:t>
            </w:r>
          </w:p>
        </w:tc>
      </w:tr>
    </w:tbl>
    <w:p w14:paraId="5195781C" w14:textId="77777777" w:rsidR="004F59EA" w:rsidRPr="004F59EA" w:rsidRDefault="004F59EA" w:rsidP="004F59EA">
      <w:pPr>
        <w:pStyle w:val="Titre3"/>
        <w:rPr>
          <w:lang w:val="fr-FR"/>
        </w:rPr>
      </w:pPr>
      <w:bookmarkStart w:id="1437" w:name="_Toc236412611"/>
      <w:bookmarkStart w:id="1438" w:name="_Toc238137510"/>
      <w:r w:rsidRPr="004F59EA">
        <w:rPr>
          <w:lang w:val="fr-FR"/>
        </w:rPr>
        <w:lastRenderedPageBreak/>
        <w:t>2.4.3 Rôle des autres types cellulaires dans la différenciation des TRM</w:t>
      </w:r>
      <w:bookmarkEnd w:id="1437"/>
      <w:bookmarkEnd w:id="1438"/>
    </w:p>
    <w:p w14:paraId="6E2D9A31" w14:textId="77777777"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Finalement, en plus d'étudier l'impact des signaux externes sur la différenciation des TRM, certaines équipes ont étudié le rôle de certaines sous-populations cellulaires. La plupart de ces travaux s'intéressent au priming entre les lymphocytes T CD8 et les APC, mais certaines équipes montrent aussi un rôle des lymphocytes T CD4 et de cellules non-immunitaires.</w:t>
      </w:r>
    </w:p>
    <w:p w14:paraId="668149B4" w14:textId="77777777" w:rsidR="004F59EA" w:rsidRDefault="004F59EA" w:rsidP="004F59EA">
      <w:pPr>
        <w:pStyle w:val="NormalWeb"/>
        <w:spacing w:line="360" w:lineRule="auto"/>
        <w:jc w:val="both"/>
        <w:rPr>
          <w:rStyle w:val="Titre4Car"/>
          <w:lang w:val="fr-FR"/>
        </w:rPr>
      </w:pPr>
      <w:r w:rsidRPr="002B580F">
        <w:rPr>
          <w:rStyle w:val="Titre4Car"/>
          <w:lang w:val="fr-FR"/>
        </w:rPr>
        <w:t>2.4.3.1 Rôle des cellules dendritiques</w:t>
      </w:r>
    </w:p>
    <w:p w14:paraId="08F55AA2" w14:textId="77777777"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Il existe de nombreux sous-type de cellules dendritiques, et la classification dépend souvent de l'équipe de recherche, ce qui rends la compréhension parfois difficile. Afin de résumer au mieux ces informations, celles-ci sont présentées dans le tableau ci-dessous :</w:t>
      </w:r>
    </w:p>
    <w:tbl>
      <w:tblPr>
        <w:tblStyle w:val="Grilledutableau"/>
        <w:tblW w:w="0" w:type="auto"/>
        <w:tblLook w:val="04A0" w:firstRow="1" w:lastRow="0" w:firstColumn="1" w:lastColumn="0" w:noHBand="0" w:noVBand="1"/>
      </w:tblPr>
      <w:tblGrid>
        <w:gridCol w:w="1510"/>
        <w:gridCol w:w="2880"/>
        <w:gridCol w:w="4672"/>
      </w:tblGrid>
      <w:tr w:rsidR="004F59EA" w:rsidRPr="004852CE" w14:paraId="281BFFAD" w14:textId="77777777" w:rsidTr="00536AC1">
        <w:tc>
          <w:tcPr>
            <w:tcW w:w="1510" w:type="dxa"/>
            <w:hideMark/>
          </w:tcPr>
          <w:p w14:paraId="47A29CF8" w14:textId="77777777" w:rsidR="004F59EA" w:rsidRPr="004852CE" w:rsidRDefault="004F59EA" w:rsidP="00536AC1">
            <w:pPr>
              <w:jc w:val="both"/>
              <w:rPr>
                <w:rFonts w:cs="Arial"/>
                <w:b/>
                <w:bCs/>
                <w:szCs w:val="24"/>
              </w:rPr>
            </w:pPr>
            <w:r w:rsidRPr="004852CE">
              <w:rPr>
                <w:rFonts w:cs="Arial"/>
                <w:b/>
                <w:bCs/>
                <w:szCs w:val="24"/>
              </w:rPr>
              <w:t>Equipe</w:t>
            </w:r>
          </w:p>
        </w:tc>
        <w:tc>
          <w:tcPr>
            <w:tcW w:w="2880" w:type="dxa"/>
            <w:hideMark/>
          </w:tcPr>
          <w:p w14:paraId="446C9EB3" w14:textId="77777777" w:rsidR="004F59EA" w:rsidRPr="004852CE" w:rsidRDefault="004F59EA" w:rsidP="00536AC1">
            <w:pPr>
              <w:jc w:val="both"/>
              <w:rPr>
                <w:rFonts w:cs="Arial"/>
                <w:b/>
                <w:bCs/>
                <w:szCs w:val="24"/>
              </w:rPr>
            </w:pPr>
            <w:r w:rsidRPr="004852CE">
              <w:rPr>
                <w:rFonts w:cs="Arial"/>
                <w:b/>
                <w:bCs/>
                <w:szCs w:val="24"/>
              </w:rPr>
              <w:t>Sous-population de DC</w:t>
            </w:r>
          </w:p>
        </w:tc>
        <w:tc>
          <w:tcPr>
            <w:tcW w:w="4672" w:type="dxa"/>
            <w:hideMark/>
          </w:tcPr>
          <w:p w14:paraId="1611133E" w14:textId="77777777" w:rsidR="004F59EA" w:rsidRPr="004852CE" w:rsidRDefault="004F59EA" w:rsidP="00536AC1">
            <w:pPr>
              <w:jc w:val="both"/>
              <w:rPr>
                <w:rFonts w:cs="Arial"/>
                <w:b/>
                <w:bCs/>
                <w:szCs w:val="24"/>
              </w:rPr>
            </w:pPr>
            <w:r w:rsidRPr="004852CE">
              <w:rPr>
                <w:rFonts w:cs="Arial"/>
                <w:b/>
                <w:bCs/>
                <w:szCs w:val="24"/>
              </w:rPr>
              <w:t>Observations</w:t>
            </w:r>
          </w:p>
        </w:tc>
      </w:tr>
      <w:tr w:rsidR="004F59EA" w:rsidRPr="00360BC6" w14:paraId="6FE8C30F" w14:textId="77777777" w:rsidTr="00536AC1">
        <w:tc>
          <w:tcPr>
            <w:tcW w:w="1510" w:type="dxa"/>
            <w:hideMark/>
          </w:tcPr>
          <w:p w14:paraId="552C54A2" w14:textId="68754FB4" w:rsidR="004F59EA" w:rsidRPr="004852CE" w:rsidRDefault="009D6F0F" w:rsidP="00536AC1">
            <w:pPr>
              <w:jc w:val="both"/>
              <w:rPr>
                <w:rFonts w:cs="Arial"/>
                <w:szCs w:val="24"/>
              </w:rPr>
            </w:pPr>
            <w:hyperlink r:id="rId72" w:history="1">
              <w:proofErr w:type="spellStart"/>
              <w:r w:rsidR="004F59EA" w:rsidRPr="004852CE">
                <w:rPr>
                  <w:rStyle w:val="Lienhypertexte"/>
                  <w:rFonts w:cs="Arial"/>
                  <w:szCs w:val="24"/>
                </w:rPr>
                <w:t>Bourdely</w:t>
              </w:r>
              <w:proofErr w:type="spellEnd"/>
              <w:r w:rsidR="004F59EA">
                <w:rPr>
                  <w:rStyle w:val="Lienhypertexte"/>
                  <w:rFonts w:cs="Arial"/>
                  <w:szCs w:val="24"/>
                </w:rPr>
                <w:t xml:space="preserve"> </w:t>
              </w:r>
              <w:r w:rsidR="004F59EA" w:rsidRPr="004852CE">
                <w:rPr>
                  <w:rStyle w:val="Lienhypertexte"/>
                  <w:rFonts w:cs="Arial"/>
                  <w:szCs w:val="24"/>
                </w:rPr>
                <w:t>Immunity</w:t>
              </w:r>
              <w:r w:rsidR="004F59EA">
                <w:rPr>
                  <w:rStyle w:val="Lienhypertexte"/>
                  <w:rFonts w:cs="Arial"/>
                  <w:szCs w:val="24"/>
                </w:rPr>
                <w:t xml:space="preserve"> </w:t>
              </w:r>
              <w:r w:rsidR="004F59EA" w:rsidRPr="004852CE">
                <w:rPr>
                  <w:rStyle w:val="Lienhypertexte"/>
                  <w:rFonts w:cs="Arial"/>
                  <w:szCs w:val="24"/>
                </w:rPr>
                <w:t>2020</w:t>
              </w:r>
            </w:hyperlink>
          </w:p>
        </w:tc>
        <w:tc>
          <w:tcPr>
            <w:tcW w:w="2880" w:type="dxa"/>
            <w:hideMark/>
          </w:tcPr>
          <w:p w14:paraId="20B79AF4" w14:textId="77777777" w:rsidR="004F59EA" w:rsidRPr="004852CE" w:rsidRDefault="004F59EA" w:rsidP="00536AC1">
            <w:pPr>
              <w:jc w:val="both"/>
              <w:rPr>
                <w:rFonts w:cs="Arial"/>
                <w:szCs w:val="24"/>
              </w:rPr>
            </w:pPr>
            <w:r w:rsidRPr="004852CE">
              <w:rPr>
                <w:rFonts w:cs="Arial"/>
                <w:szCs w:val="24"/>
              </w:rPr>
              <w:t>DC3 (CD88-CD1c+BTLA-CD163+)</w:t>
            </w:r>
          </w:p>
        </w:tc>
        <w:tc>
          <w:tcPr>
            <w:tcW w:w="4672" w:type="dxa"/>
            <w:hideMark/>
          </w:tcPr>
          <w:p w14:paraId="3EC03CC9" w14:textId="77777777" w:rsidR="004F59EA" w:rsidRPr="004852CE" w:rsidRDefault="004F59EA" w:rsidP="00536AC1">
            <w:pPr>
              <w:jc w:val="both"/>
              <w:rPr>
                <w:rFonts w:cs="Arial"/>
                <w:szCs w:val="24"/>
                <w:lang w:val="fr-FR"/>
              </w:rPr>
            </w:pPr>
            <w:r w:rsidRPr="004852CE">
              <w:rPr>
                <w:rFonts w:cs="Arial"/>
                <w:szCs w:val="24"/>
                <w:lang w:val="fr-FR"/>
              </w:rPr>
              <w:t xml:space="preserve">Permet l'acquisition de CD103 par les lymphocytes T CD8 en </w:t>
            </w:r>
            <w:proofErr w:type="spellStart"/>
            <w:r w:rsidRPr="004852CE">
              <w:rPr>
                <w:rFonts w:cs="Arial"/>
                <w:szCs w:val="24"/>
                <w:lang w:val="fr-FR"/>
              </w:rPr>
              <w:t>co-culture</w:t>
            </w:r>
            <w:proofErr w:type="spellEnd"/>
            <w:r w:rsidRPr="004852CE">
              <w:rPr>
                <w:rFonts w:cs="Arial"/>
                <w:szCs w:val="24"/>
                <w:lang w:val="fr-FR"/>
              </w:rPr>
              <w:t>. L'infiltration des tumeurs par des DC3 est positivement corrélée à l'infiltration par des TRM CD69+CD103+</w:t>
            </w:r>
          </w:p>
        </w:tc>
      </w:tr>
      <w:tr w:rsidR="004F59EA" w:rsidRPr="00360BC6" w14:paraId="0B8A2D3C" w14:textId="77777777" w:rsidTr="00536AC1">
        <w:tc>
          <w:tcPr>
            <w:tcW w:w="1510" w:type="dxa"/>
            <w:hideMark/>
          </w:tcPr>
          <w:p w14:paraId="4F9000B2" w14:textId="582851B9" w:rsidR="004F59EA" w:rsidRPr="004852CE" w:rsidRDefault="009D6F0F" w:rsidP="00536AC1">
            <w:pPr>
              <w:jc w:val="both"/>
              <w:rPr>
                <w:rFonts w:cs="Arial"/>
                <w:szCs w:val="24"/>
              </w:rPr>
            </w:pPr>
            <w:hyperlink r:id="rId73" w:history="1">
              <w:proofErr w:type="spellStart"/>
              <w:r w:rsidR="004F59EA" w:rsidRPr="004852CE">
                <w:rPr>
                  <w:rStyle w:val="Lienhypertexte"/>
                  <w:rFonts w:cs="Arial"/>
                  <w:szCs w:val="24"/>
                </w:rPr>
                <w:t>Iborra</w:t>
              </w:r>
              <w:proofErr w:type="spellEnd"/>
              <w:r w:rsidR="004F59EA">
                <w:rPr>
                  <w:rStyle w:val="Lienhypertexte"/>
                  <w:rFonts w:cs="Arial"/>
                  <w:szCs w:val="24"/>
                </w:rPr>
                <w:t xml:space="preserve"> </w:t>
              </w:r>
              <w:r w:rsidR="004F59EA" w:rsidRPr="004852CE">
                <w:rPr>
                  <w:rStyle w:val="Lienhypertexte"/>
                  <w:rFonts w:cs="Arial"/>
                  <w:szCs w:val="24"/>
                </w:rPr>
                <w:t>Immunity</w:t>
              </w:r>
              <w:r w:rsidR="004F59EA">
                <w:rPr>
                  <w:rStyle w:val="Lienhypertexte"/>
                  <w:rFonts w:cs="Arial"/>
                  <w:szCs w:val="24"/>
                </w:rPr>
                <w:t xml:space="preserve"> </w:t>
              </w:r>
              <w:r w:rsidR="004F59EA" w:rsidRPr="004852CE">
                <w:rPr>
                  <w:rStyle w:val="Lienhypertexte"/>
                  <w:rFonts w:cs="Arial"/>
                  <w:szCs w:val="24"/>
                </w:rPr>
                <w:t>2016</w:t>
              </w:r>
            </w:hyperlink>
          </w:p>
        </w:tc>
        <w:tc>
          <w:tcPr>
            <w:tcW w:w="2880" w:type="dxa"/>
            <w:hideMark/>
          </w:tcPr>
          <w:p w14:paraId="62779C61" w14:textId="77777777" w:rsidR="004F59EA" w:rsidRPr="004852CE" w:rsidRDefault="004F59EA" w:rsidP="00536AC1">
            <w:pPr>
              <w:jc w:val="both"/>
              <w:rPr>
                <w:rFonts w:cs="Arial"/>
                <w:szCs w:val="24"/>
                <w:lang w:val="fr-FR"/>
              </w:rPr>
            </w:pPr>
            <w:r w:rsidRPr="004852CE">
              <w:rPr>
                <w:rFonts w:cs="Arial"/>
                <w:szCs w:val="24"/>
                <w:lang w:val="fr-FR"/>
              </w:rPr>
              <w:t xml:space="preserve">DC capable de cross-présentation : </w:t>
            </w:r>
            <w:proofErr w:type="spellStart"/>
            <w:r w:rsidRPr="004852CE">
              <w:rPr>
                <w:rFonts w:cs="Arial"/>
                <w:szCs w:val="24"/>
                <w:lang w:val="fr-FR"/>
              </w:rPr>
              <w:t>cDC</w:t>
            </w:r>
            <w:proofErr w:type="spellEnd"/>
            <w:r w:rsidRPr="004852CE">
              <w:rPr>
                <w:rFonts w:cs="Arial"/>
                <w:szCs w:val="24"/>
                <w:lang w:val="fr-FR"/>
              </w:rPr>
              <w:t xml:space="preserve"> (CD11blowCD8alpha+) et </w:t>
            </w:r>
            <w:proofErr w:type="spellStart"/>
            <w:r w:rsidRPr="004852CE">
              <w:rPr>
                <w:rFonts w:cs="Arial"/>
                <w:szCs w:val="24"/>
                <w:lang w:val="fr-FR"/>
              </w:rPr>
              <w:t>mDC</w:t>
            </w:r>
            <w:proofErr w:type="spellEnd"/>
            <w:r w:rsidRPr="004852CE">
              <w:rPr>
                <w:rFonts w:cs="Arial"/>
                <w:szCs w:val="24"/>
                <w:lang w:val="fr-FR"/>
              </w:rPr>
              <w:t xml:space="preserve"> (CD103+), mais pas les </w:t>
            </w:r>
            <w:proofErr w:type="spellStart"/>
            <w:r w:rsidRPr="004852CE">
              <w:rPr>
                <w:rFonts w:cs="Arial"/>
                <w:szCs w:val="24"/>
                <w:lang w:val="fr-FR"/>
              </w:rPr>
              <w:t>cDC</w:t>
            </w:r>
            <w:proofErr w:type="spellEnd"/>
            <w:r w:rsidRPr="004852CE">
              <w:rPr>
                <w:rFonts w:cs="Arial"/>
                <w:szCs w:val="24"/>
                <w:lang w:val="fr-FR"/>
              </w:rPr>
              <w:t xml:space="preserve"> CD11bhiCD8alpha-</w:t>
            </w:r>
          </w:p>
        </w:tc>
        <w:tc>
          <w:tcPr>
            <w:tcW w:w="4672" w:type="dxa"/>
            <w:hideMark/>
          </w:tcPr>
          <w:p w14:paraId="21B72EC6" w14:textId="77777777" w:rsidR="004F59EA" w:rsidRPr="004852CE" w:rsidRDefault="004F59EA" w:rsidP="00536AC1">
            <w:pPr>
              <w:jc w:val="both"/>
              <w:rPr>
                <w:rFonts w:cs="Arial"/>
                <w:szCs w:val="24"/>
                <w:lang w:val="fr-FR"/>
              </w:rPr>
            </w:pPr>
            <w:r w:rsidRPr="004852CE">
              <w:rPr>
                <w:rFonts w:cs="Arial"/>
                <w:szCs w:val="24"/>
                <w:lang w:val="fr-FR"/>
              </w:rPr>
              <w:t>Le priming des lymphocytes T par ces sous-types de DC permet la différenciation en TRM. Celui-ci est plus efficace lorsque les DC sont capables de cross-présentation et fait intervenir l'IL12, l'IL15 et le CD24</w:t>
            </w:r>
          </w:p>
        </w:tc>
      </w:tr>
      <w:tr w:rsidR="004F59EA" w:rsidRPr="00360BC6" w14:paraId="777827F1" w14:textId="77777777" w:rsidTr="00536AC1">
        <w:tc>
          <w:tcPr>
            <w:tcW w:w="1510" w:type="dxa"/>
            <w:hideMark/>
          </w:tcPr>
          <w:p w14:paraId="4EF61F54" w14:textId="14E3B49B" w:rsidR="004F59EA" w:rsidRPr="004852CE" w:rsidRDefault="009D6F0F" w:rsidP="00536AC1">
            <w:pPr>
              <w:jc w:val="both"/>
              <w:rPr>
                <w:rFonts w:cs="Arial"/>
                <w:szCs w:val="24"/>
              </w:rPr>
            </w:pPr>
            <w:hyperlink r:id="rId74" w:history="1">
              <w:r w:rsidR="004F59EA" w:rsidRPr="004852CE">
                <w:rPr>
                  <w:rStyle w:val="Lienhypertexte"/>
                  <w:rFonts w:cs="Arial"/>
                  <w:szCs w:val="24"/>
                </w:rPr>
                <w:t>Mani</w:t>
              </w:r>
              <w:r w:rsidR="004F59EA">
                <w:rPr>
                  <w:rStyle w:val="Lienhypertexte"/>
                  <w:rFonts w:cs="Arial"/>
                  <w:szCs w:val="24"/>
                </w:rPr>
                <w:t xml:space="preserve"> </w:t>
              </w:r>
              <w:r w:rsidR="004F59EA" w:rsidRPr="004852CE">
                <w:rPr>
                  <w:rStyle w:val="Lienhypertexte"/>
                  <w:rFonts w:cs="Arial"/>
                  <w:szCs w:val="24"/>
                </w:rPr>
                <w:t>Science</w:t>
              </w:r>
              <w:r w:rsidR="004F59EA">
                <w:rPr>
                  <w:rStyle w:val="Lienhypertexte"/>
                  <w:rFonts w:cs="Arial"/>
                  <w:szCs w:val="24"/>
                </w:rPr>
                <w:t xml:space="preserve"> </w:t>
              </w:r>
              <w:r w:rsidR="004F59EA" w:rsidRPr="004852CE">
                <w:rPr>
                  <w:rStyle w:val="Lienhypertexte"/>
                  <w:rFonts w:cs="Arial"/>
                  <w:szCs w:val="24"/>
                </w:rPr>
                <w:t>2019a</w:t>
              </w:r>
            </w:hyperlink>
          </w:p>
        </w:tc>
        <w:tc>
          <w:tcPr>
            <w:tcW w:w="2880" w:type="dxa"/>
            <w:hideMark/>
          </w:tcPr>
          <w:p w14:paraId="531CACC3" w14:textId="77777777" w:rsidR="004F59EA" w:rsidRPr="004852CE" w:rsidRDefault="004F59EA" w:rsidP="00536AC1">
            <w:pPr>
              <w:jc w:val="both"/>
              <w:rPr>
                <w:rFonts w:cs="Arial"/>
                <w:szCs w:val="24"/>
                <w:lang w:val="fr-FR"/>
              </w:rPr>
            </w:pPr>
            <w:proofErr w:type="spellStart"/>
            <w:proofErr w:type="gramStart"/>
            <w:r w:rsidRPr="004852CE">
              <w:rPr>
                <w:rFonts w:cs="Arial"/>
                <w:szCs w:val="24"/>
                <w:lang w:val="fr-FR"/>
              </w:rPr>
              <w:t>mDC</w:t>
            </w:r>
            <w:proofErr w:type="spellEnd"/>
            <w:proofErr w:type="gramEnd"/>
            <w:r w:rsidRPr="004852CE">
              <w:rPr>
                <w:rFonts w:cs="Arial"/>
                <w:szCs w:val="24"/>
                <w:lang w:val="fr-FR"/>
              </w:rPr>
              <w:t xml:space="preserve"> (déplétée dans les souris CCR7 KO)</w:t>
            </w:r>
          </w:p>
        </w:tc>
        <w:tc>
          <w:tcPr>
            <w:tcW w:w="4672" w:type="dxa"/>
            <w:hideMark/>
          </w:tcPr>
          <w:p w14:paraId="0E1C871D" w14:textId="77777777" w:rsidR="004F59EA" w:rsidRPr="004852CE" w:rsidRDefault="004F59EA" w:rsidP="00536AC1">
            <w:pPr>
              <w:jc w:val="both"/>
              <w:rPr>
                <w:rFonts w:cs="Arial"/>
                <w:szCs w:val="24"/>
                <w:lang w:val="fr-FR"/>
              </w:rPr>
            </w:pPr>
            <w:r w:rsidRPr="004852CE">
              <w:rPr>
                <w:rFonts w:cs="Arial"/>
                <w:szCs w:val="24"/>
                <w:lang w:val="fr-FR"/>
              </w:rPr>
              <w:t xml:space="preserve">Le priming de lymphocytes T par ces DC prédispose de manière épigénétique la différenciation de ces cellules en TRM. Dépend du </w:t>
            </w:r>
            <w:proofErr w:type="spellStart"/>
            <w:r w:rsidRPr="004852CE">
              <w:rPr>
                <w:rFonts w:cs="Arial"/>
                <w:szCs w:val="24"/>
                <w:lang w:val="fr-FR"/>
              </w:rPr>
              <w:t>TGFb</w:t>
            </w:r>
            <w:proofErr w:type="spellEnd"/>
            <w:r w:rsidRPr="004852CE">
              <w:rPr>
                <w:rFonts w:cs="Arial"/>
                <w:szCs w:val="24"/>
                <w:lang w:val="fr-FR"/>
              </w:rPr>
              <w:t xml:space="preserve"> clivé par ITGAV et des interactions avec le CMH-I</w:t>
            </w:r>
          </w:p>
        </w:tc>
      </w:tr>
      <w:tr w:rsidR="004F59EA" w:rsidRPr="00360BC6" w14:paraId="7E7F6E89" w14:textId="77777777" w:rsidTr="00536AC1">
        <w:tc>
          <w:tcPr>
            <w:tcW w:w="1510" w:type="dxa"/>
            <w:hideMark/>
          </w:tcPr>
          <w:p w14:paraId="57A14288" w14:textId="2628F4CF" w:rsidR="004F59EA" w:rsidRPr="004852CE" w:rsidRDefault="009D6F0F" w:rsidP="00536AC1">
            <w:pPr>
              <w:jc w:val="both"/>
              <w:rPr>
                <w:rFonts w:cs="Arial"/>
                <w:szCs w:val="24"/>
              </w:rPr>
            </w:pPr>
            <w:hyperlink r:id="rId75" w:history="1">
              <w:r w:rsidR="004F59EA" w:rsidRPr="004852CE">
                <w:rPr>
                  <w:rStyle w:val="Lienhypertexte"/>
                  <w:rFonts w:cs="Arial"/>
                  <w:szCs w:val="24"/>
                </w:rPr>
                <w:t>Yu</w:t>
              </w:r>
              <w:r w:rsidR="004F59EA">
                <w:rPr>
                  <w:rStyle w:val="Lienhypertexte"/>
                  <w:rFonts w:cs="Arial"/>
                  <w:szCs w:val="24"/>
                </w:rPr>
                <w:t xml:space="preserve"> </w:t>
              </w:r>
              <w:r w:rsidR="004F59EA" w:rsidRPr="004852CE">
                <w:rPr>
                  <w:rStyle w:val="Lienhypertexte"/>
                  <w:rFonts w:cs="Arial"/>
                  <w:szCs w:val="24"/>
                </w:rPr>
                <w:t>Immunity</w:t>
              </w:r>
              <w:r w:rsidR="004F59EA">
                <w:rPr>
                  <w:rStyle w:val="Lienhypertexte"/>
                  <w:rFonts w:cs="Arial"/>
                  <w:szCs w:val="24"/>
                </w:rPr>
                <w:t xml:space="preserve"> </w:t>
              </w:r>
              <w:r w:rsidR="004F59EA" w:rsidRPr="004852CE">
                <w:rPr>
                  <w:rStyle w:val="Lienhypertexte"/>
                  <w:rFonts w:cs="Arial"/>
                  <w:szCs w:val="24"/>
                </w:rPr>
                <w:t>2013</w:t>
              </w:r>
            </w:hyperlink>
          </w:p>
        </w:tc>
        <w:tc>
          <w:tcPr>
            <w:tcW w:w="2880" w:type="dxa"/>
            <w:hideMark/>
          </w:tcPr>
          <w:p w14:paraId="60825084" w14:textId="77777777" w:rsidR="004F59EA" w:rsidRPr="004852CE" w:rsidRDefault="004F59EA" w:rsidP="00536AC1">
            <w:pPr>
              <w:jc w:val="both"/>
              <w:rPr>
                <w:rFonts w:cs="Arial"/>
                <w:szCs w:val="24"/>
                <w:lang w:val="fr-FR"/>
              </w:rPr>
            </w:pPr>
            <w:r w:rsidRPr="004852CE">
              <w:rPr>
                <w:rFonts w:cs="Arial"/>
                <w:szCs w:val="24"/>
                <w:lang w:val="fr-FR"/>
              </w:rPr>
              <w:t>DC CD1c+ mais pas les DC CD141+</w:t>
            </w:r>
          </w:p>
        </w:tc>
        <w:tc>
          <w:tcPr>
            <w:tcW w:w="4672" w:type="dxa"/>
            <w:hideMark/>
          </w:tcPr>
          <w:p w14:paraId="0257D47D" w14:textId="77777777" w:rsidR="004F59EA" w:rsidRPr="004852CE" w:rsidRDefault="004F59EA" w:rsidP="00536AC1">
            <w:pPr>
              <w:jc w:val="both"/>
              <w:rPr>
                <w:rFonts w:cs="Arial"/>
                <w:szCs w:val="24"/>
                <w:lang w:val="fr-FR"/>
              </w:rPr>
            </w:pPr>
            <w:r w:rsidRPr="004852CE">
              <w:rPr>
                <w:rFonts w:cs="Arial"/>
                <w:szCs w:val="24"/>
                <w:lang w:val="fr-FR"/>
              </w:rPr>
              <w:t xml:space="preserve">Capable d'induire l'expression de CD103 sur les lymphocytes T CD8 (de manière antigène et </w:t>
            </w:r>
            <w:proofErr w:type="spellStart"/>
            <w:r w:rsidRPr="004852CE">
              <w:rPr>
                <w:rFonts w:cs="Arial"/>
                <w:szCs w:val="24"/>
                <w:lang w:val="fr-FR"/>
              </w:rPr>
              <w:t>TGFb</w:t>
            </w:r>
            <w:proofErr w:type="spellEnd"/>
            <w:r w:rsidRPr="004852CE">
              <w:rPr>
                <w:rFonts w:cs="Arial"/>
                <w:szCs w:val="24"/>
                <w:lang w:val="fr-FR"/>
              </w:rPr>
              <w:t xml:space="preserve"> dépendante)</w:t>
            </w:r>
          </w:p>
        </w:tc>
      </w:tr>
      <w:tr w:rsidR="004F59EA" w:rsidRPr="00360BC6" w14:paraId="6FC3E9D0" w14:textId="77777777" w:rsidTr="00536AC1">
        <w:tc>
          <w:tcPr>
            <w:tcW w:w="1510" w:type="dxa"/>
            <w:hideMark/>
          </w:tcPr>
          <w:p w14:paraId="79C087A3" w14:textId="677412F4" w:rsidR="004F59EA" w:rsidRPr="004852CE" w:rsidRDefault="009D6F0F" w:rsidP="00536AC1">
            <w:pPr>
              <w:jc w:val="both"/>
              <w:rPr>
                <w:rFonts w:cs="Arial"/>
                <w:szCs w:val="24"/>
              </w:rPr>
            </w:pPr>
            <w:hyperlink r:id="rId76" w:history="1">
              <w:r w:rsidR="004F59EA" w:rsidRPr="004852CE">
                <w:rPr>
                  <w:rStyle w:val="Lienhypertexte"/>
                  <w:rFonts w:cs="Arial"/>
                  <w:szCs w:val="24"/>
                </w:rPr>
                <w:t>Mohammed</w:t>
              </w:r>
              <w:r w:rsidR="004F59EA">
                <w:rPr>
                  <w:rStyle w:val="Lienhypertexte"/>
                  <w:rFonts w:cs="Arial"/>
                  <w:szCs w:val="24"/>
                </w:rPr>
                <w:t xml:space="preserve"> </w:t>
              </w:r>
              <w:proofErr w:type="spellStart"/>
              <w:r w:rsidR="004F59EA" w:rsidRPr="004852CE">
                <w:rPr>
                  <w:rStyle w:val="Lienhypertexte"/>
                  <w:rFonts w:cs="Arial"/>
                  <w:szCs w:val="24"/>
                </w:rPr>
                <w:t>NatImmunol</w:t>
              </w:r>
              <w:proofErr w:type="spellEnd"/>
              <w:r w:rsidR="004F59EA">
                <w:rPr>
                  <w:rStyle w:val="Lienhypertexte"/>
                  <w:rFonts w:cs="Arial"/>
                  <w:szCs w:val="24"/>
                </w:rPr>
                <w:t xml:space="preserve"> </w:t>
              </w:r>
              <w:r w:rsidR="004F59EA" w:rsidRPr="004852CE">
                <w:rPr>
                  <w:rStyle w:val="Lienhypertexte"/>
                  <w:rFonts w:cs="Arial"/>
                  <w:szCs w:val="24"/>
                </w:rPr>
                <w:t>2016a</w:t>
              </w:r>
            </w:hyperlink>
          </w:p>
        </w:tc>
        <w:tc>
          <w:tcPr>
            <w:tcW w:w="2880" w:type="dxa"/>
            <w:hideMark/>
          </w:tcPr>
          <w:p w14:paraId="6A207186" w14:textId="77777777" w:rsidR="004F59EA" w:rsidRPr="004852CE" w:rsidRDefault="004F59EA" w:rsidP="00536AC1">
            <w:pPr>
              <w:jc w:val="both"/>
              <w:rPr>
                <w:rFonts w:cs="Arial"/>
                <w:szCs w:val="24"/>
              </w:rPr>
            </w:pPr>
            <w:r w:rsidRPr="004852CE">
              <w:rPr>
                <w:rFonts w:cs="Arial"/>
                <w:szCs w:val="24"/>
              </w:rPr>
              <w:t xml:space="preserve">DC de la </w:t>
            </w:r>
            <w:proofErr w:type="spellStart"/>
            <w:r w:rsidRPr="004852CE">
              <w:rPr>
                <w:rFonts w:cs="Arial"/>
                <w:szCs w:val="24"/>
              </w:rPr>
              <w:t>peau</w:t>
            </w:r>
            <w:proofErr w:type="spellEnd"/>
          </w:p>
        </w:tc>
        <w:tc>
          <w:tcPr>
            <w:tcW w:w="4672" w:type="dxa"/>
            <w:hideMark/>
          </w:tcPr>
          <w:p w14:paraId="79AFFE83" w14:textId="77777777" w:rsidR="004F59EA" w:rsidRPr="004852CE" w:rsidRDefault="004F59EA" w:rsidP="00536AC1">
            <w:pPr>
              <w:jc w:val="both"/>
              <w:rPr>
                <w:rFonts w:cs="Arial"/>
                <w:szCs w:val="24"/>
                <w:lang w:val="fr-FR"/>
              </w:rPr>
            </w:pPr>
            <w:r w:rsidRPr="004852CE">
              <w:rPr>
                <w:rFonts w:cs="Arial"/>
                <w:szCs w:val="24"/>
                <w:lang w:val="fr-FR"/>
              </w:rPr>
              <w:t xml:space="preserve">Malgré leur expression de </w:t>
            </w:r>
            <w:proofErr w:type="spellStart"/>
            <w:r w:rsidRPr="004852CE">
              <w:rPr>
                <w:rFonts w:cs="Arial"/>
                <w:szCs w:val="24"/>
                <w:lang w:val="fr-FR"/>
              </w:rPr>
              <w:t>TGFb</w:t>
            </w:r>
            <w:proofErr w:type="spellEnd"/>
            <w:r w:rsidRPr="004852CE">
              <w:rPr>
                <w:rFonts w:cs="Arial"/>
                <w:szCs w:val="24"/>
                <w:lang w:val="fr-FR"/>
              </w:rPr>
              <w:t>, la déplétion de ces cellules n'a pas d'impact sur la différenciation des TRM</w:t>
            </w:r>
          </w:p>
        </w:tc>
      </w:tr>
      <w:tr w:rsidR="004F59EA" w:rsidRPr="00360BC6" w14:paraId="403CF9B0" w14:textId="77777777" w:rsidTr="00536AC1">
        <w:tc>
          <w:tcPr>
            <w:tcW w:w="1510" w:type="dxa"/>
            <w:hideMark/>
          </w:tcPr>
          <w:p w14:paraId="49EDC513" w14:textId="1DE0339C" w:rsidR="004F59EA" w:rsidRPr="004852CE" w:rsidRDefault="009D6F0F" w:rsidP="00536AC1">
            <w:pPr>
              <w:jc w:val="both"/>
              <w:rPr>
                <w:rFonts w:cs="Arial"/>
                <w:szCs w:val="24"/>
              </w:rPr>
            </w:pPr>
            <w:hyperlink r:id="rId77" w:history="1">
              <w:r w:rsidR="004F59EA" w:rsidRPr="004852CE">
                <w:rPr>
                  <w:rStyle w:val="Lienhypertexte"/>
                  <w:rFonts w:cs="Arial"/>
                  <w:szCs w:val="24"/>
                </w:rPr>
                <w:t>Thompson</w:t>
              </w:r>
              <w:r w:rsidR="004F59EA">
                <w:rPr>
                  <w:rStyle w:val="Lienhypertexte"/>
                  <w:rFonts w:cs="Arial"/>
                  <w:szCs w:val="24"/>
                </w:rPr>
                <w:t xml:space="preserve"> </w:t>
              </w:r>
              <w:proofErr w:type="spellStart"/>
              <w:r w:rsidR="004F59EA" w:rsidRPr="004852CE">
                <w:rPr>
                  <w:rStyle w:val="Lienhypertexte"/>
                  <w:rFonts w:cs="Arial"/>
                  <w:szCs w:val="24"/>
                </w:rPr>
                <w:t>CellRep</w:t>
              </w:r>
              <w:proofErr w:type="spellEnd"/>
              <w:r w:rsidR="004F59EA">
                <w:rPr>
                  <w:rStyle w:val="Lienhypertexte"/>
                  <w:rFonts w:cs="Arial"/>
                  <w:szCs w:val="24"/>
                </w:rPr>
                <w:t xml:space="preserve"> </w:t>
              </w:r>
              <w:r w:rsidR="004F59EA" w:rsidRPr="004852CE">
                <w:rPr>
                  <w:rStyle w:val="Lienhypertexte"/>
                  <w:rFonts w:cs="Arial"/>
                  <w:szCs w:val="24"/>
                </w:rPr>
                <w:t>2019</w:t>
              </w:r>
            </w:hyperlink>
          </w:p>
        </w:tc>
        <w:tc>
          <w:tcPr>
            <w:tcW w:w="2880" w:type="dxa"/>
            <w:hideMark/>
          </w:tcPr>
          <w:p w14:paraId="41AE5520" w14:textId="77777777" w:rsidR="004F59EA" w:rsidRPr="004852CE" w:rsidRDefault="004F59EA" w:rsidP="00536AC1">
            <w:pPr>
              <w:jc w:val="both"/>
              <w:rPr>
                <w:rFonts w:cs="Arial"/>
                <w:szCs w:val="24"/>
              </w:rPr>
            </w:pPr>
            <w:r w:rsidRPr="004852CE">
              <w:rPr>
                <w:rFonts w:cs="Arial"/>
                <w:szCs w:val="24"/>
              </w:rPr>
              <w:t>Monocytes du sang périphérique</w:t>
            </w:r>
          </w:p>
        </w:tc>
        <w:tc>
          <w:tcPr>
            <w:tcW w:w="4672" w:type="dxa"/>
            <w:hideMark/>
          </w:tcPr>
          <w:p w14:paraId="580483B1" w14:textId="77777777" w:rsidR="004F59EA" w:rsidRPr="004852CE" w:rsidRDefault="004F59EA" w:rsidP="00536AC1">
            <w:pPr>
              <w:jc w:val="both"/>
              <w:rPr>
                <w:rFonts w:cs="Arial"/>
                <w:szCs w:val="24"/>
                <w:lang w:val="fr-FR"/>
              </w:rPr>
            </w:pPr>
            <w:r w:rsidRPr="004852CE">
              <w:rPr>
                <w:rFonts w:cs="Arial"/>
                <w:szCs w:val="24"/>
                <w:lang w:val="fr-FR"/>
              </w:rPr>
              <w:t xml:space="preserve">L'IL10 sécrété par les monocytes après activation agit de manière autocrine et provoque la sécrétion de </w:t>
            </w:r>
            <w:proofErr w:type="spellStart"/>
            <w:r w:rsidRPr="004852CE">
              <w:rPr>
                <w:rFonts w:cs="Arial"/>
                <w:szCs w:val="24"/>
                <w:lang w:val="fr-FR"/>
              </w:rPr>
              <w:t>TGFb</w:t>
            </w:r>
            <w:proofErr w:type="spellEnd"/>
            <w:r w:rsidRPr="004852CE">
              <w:rPr>
                <w:rFonts w:cs="Arial"/>
                <w:szCs w:val="24"/>
                <w:lang w:val="fr-FR"/>
              </w:rPr>
              <w:t>, favorisant la différenciation des lymphocytes T CD8 en TRM</w:t>
            </w:r>
          </w:p>
        </w:tc>
      </w:tr>
      <w:tr w:rsidR="004F59EA" w:rsidRPr="00360BC6" w14:paraId="51690981" w14:textId="77777777" w:rsidTr="00536AC1">
        <w:tc>
          <w:tcPr>
            <w:tcW w:w="1510" w:type="dxa"/>
            <w:hideMark/>
          </w:tcPr>
          <w:p w14:paraId="7E43AD59" w14:textId="6D70EAF3" w:rsidR="004F59EA" w:rsidRPr="004852CE" w:rsidRDefault="009D6F0F" w:rsidP="00536AC1">
            <w:pPr>
              <w:jc w:val="both"/>
              <w:rPr>
                <w:rFonts w:cs="Arial"/>
                <w:szCs w:val="24"/>
              </w:rPr>
            </w:pPr>
            <w:hyperlink r:id="rId78" w:history="1">
              <w:proofErr w:type="spellStart"/>
              <w:r w:rsidR="004F59EA" w:rsidRPr="004852CE">
                <w:rPr>
                  <w:rStyle w:val="Lienhypertexte"/>
                  <w:rFonts w:cs="Arial"/>
                  <w:szCs w:val="24"/>
                </w:rPr>
                <w:t>Anadon</w:t>
              </w:r>
              <w:proofErr w:type="spellEnd"/>
              <w:r w:rsidR="004F59EA">
                <w:rPr>
                  <w:rStyle w:val="Lienhypertexte"/>
                  <w:rFonts w:cs="Arial"/>
                  <w:szCs w:val="24"/>
                </w:rPr>
                <w:t xml:space="preserve"> </w:t>
              </w:r>
              <w:proofErr w:type="spellStart"/>
              <w:r w:rsidR="004F59EA" w:rsidRPr="004852CE">
                <w:rPr>
                  <w:rStyle w:val="Lienhypertexte"/>
                  <w:rFonts w:cs="Arial"/>
                  <w:szCs w:val="24"/>
                </w:rPr>
                <w:t>CancerCell</w:t>
              </w:r>
              <w:proofErr w:type="spellEnd"/>
              <w:r w:rsidR="004F59EA">
                <w:rPr>
                  <w:rStyle w:val="Lienhypertexte"/>
                  <w:rFonts w:cs="Arial"/>
                  <w:szCs w:val="24"/>
                </w:rPr>
                <w:t xml:space="preserve"> </w:t>
              </w:r>
              <w:r w:rsidR="004F59EA" w:rsidRPr="004852CE">
                <w:rPr>
                  <w:rStyle w:val="Lienhypertexte"/>
                  <w:rFonts w:cs="Arial"/>
                  <w:szCs w:val="24"/>
                </w:rPr>
                <w:t>2022</w:t>
              </w:r>
            </w:hyperlink>
          </w:p>
        </w:tc>
        <w:tc>
          <w:tcPr>
            <w:tcW w:w="2880" w:type="dxa"/>
            <w:hideMark/>
          </w:tcPr>
          <w:p w14:paraId="055E3C6D" w14:textId="77777777" w:rsidR="004F59EA" w:rsidRPr="004852CE" w:rsidRDefault="004F59EA" w:rsidP="00536AC1">
            <w:pPr>
              <w:jc w:val="both"/>
              <w:rPr>
                <w:rFonts w:cs="Arial"/>
                <w:szCs w:val="24"/>
                <w:lang w:val="fr-FR"/>
              </w:rPr>
            </w:pPr>
            <w:r w:rsidRPr="004852CE">
              <w:rPr>
                <w:rFonts w:cs="Arial"/>
                <w:szCs w:val="24"/>
                <w:lang w:val="fr-FR"/>
              </w:rPr>
              <w:t xml:space="preserve">DC CLECL9A </w:t>
            </w:r>
            <w:proofErr w:type="spellStart"/>
            <w:r w:rsidRPr="004852CE">
              <w:rPr>
                <w:rFonts w:cs="Arial"/>
                <w:szCs w:val="24"/>
                <w:lang w:val="fr-FR"/>
              </w:rPr>
              <w:t>infitrant</w:t>
            </w:r>
            <w:proofErr w:type="spellEnd"/>
            <w:r w:rsidRPr="004852CE">
              <w:rPr>
                <w:rFonts w:cs="Arial"/>
                <w:szCs w:val="24"/>
                <w:lang w:val="fr-FR"/>
              </w:rPr>
              <w:t xml:space="preserve"> la tumeur</w:t>
            </w:r>
          </w:p>
        </w:tc>
        <w:tc>
          <w:tcPr>
            <w:tcW w:w="4672" w:type="dxa"/>
            <w:hideMark/>
          </w:tcPr>
          <w:p w14:paraId="0B40D647" w14:textId="77777777" w:rsidR="004F59EA" w:rsidRPr="004852CE" w:rsidRDefault="004F59EA" w:rsidP="00536AC1">
            <w:pPr>
              <w:jc w:val="both"/>
              <w:rPr>
                <w:rFonts w:cs="Arial"/>
                <w:szCs w:val="24"/>
                <w:lang w:val="fr-FR"/>
              </w:rPr>
            </w:pPr>
            <w:r w:rsidRPr="004852CE">
              <w:rPr>
                <w:rFonts w:cs="Arial"/>
                <w:szCs w:val="24"/>
                <w:lang w:val="fr-FR"/>
              </w:rPr>
              <w:t xml:space="preserve">Les DC CLEC9A </w:t>
            </w:r>
            <w:proofErr w:type="spellStart"/>
            <w:r w:rsidRPr="004852CE">
              <w:rPr>
                <w:rFonts w:cs="Arial"/>
                <w:szCs w:val="24"/>
                <w:lang w:val="fr-FR"/>
              </w:rPr>
              <w:t>co</w:t>
            </w:r>
            <w:proofErr w:type="spellEnd"/>
            <w:r w:rsidRPr="004852CE">
              <w:rPr>
                <w:rFonts w:cs="Arial"/>
                <w:szCs w:val="24"/>
                <w:lang w:val="fr-FR"/>
              </w:rPr>
              <w:t>-localisent avec les lymphocytes T circulants, mais pas les TRM, suggérant qu'elles n'impactent pas les TRM dans les tumeurs.</w:t>
            </w:r>
          </w:p>
        </w:tc>
      </w:tr>
    </w:tbl>
    <w:p w14:paraId="459E7E0B" w14:textId="77777777" w:rsidR="004F59EA" w:rsidRPr="004852CE" w:rsidRDefault="004F59EA" w:rsidP="004F59EA">
      <w:pPr>
        <w:pStyle w:val="NormalWeb"/>
        <w:spacing w:line="360" w:lineRule="auto"/>
        <w:jc w:val="both"/>
        <w:rPr>
          <w:rFonts w:ascii="Arial" w:hAnsi="Arial" w:cs="Arial"/>
          <w:lang w:val="fr-FR"/>
        </w:rPr>
      </w:pPr>
      <w:r w:rsidRPr="004852CE">
        <w:rPr>
          <w:rFonts w:ascii="Arial" w:hAnsi="Arial" w:cs="Arial"/>
          <w:lang w:val="fr-FR"/>
        </w:rPr>
        <w:t>Autres observations sur le rôle du priming</w:t>
      </w:r>
    </w:p>
    <w:p w14:paraId="6C564037" w14:textId="36E73685" w:rsidR="004F59EA" w:rsidRPr="004852CE" w:rsidRDefault="004F59EA" w:rsidP="004F59EA">
      <w:pPr>
        <w:numPr>
          <w:ilvl w:val="0"/>
          <w:numId w:val="11"/>
        </w:numPr>
        <w:spacing w:before="100" w:beforeAutospacing="1" w:after="100" w:afterAutospacing="1"/>
        <w:jc w:val="both"/>
        <w:rPr>
          <w:rFonts w:cs="Arial"/>
          <w:szCs w:val="24"/>
          <w:lang w:val="fr-FR"/>
        </w:rPr>
      </w:pPr>
      <w:r w:rsidRPr="004852CE">
        <w:rPr>
          <w:rFonts w:cs="Arial"/>
          <w:szCs w:val="24"/>
          <w:lang w:val="fr-FR"/>
        </w:rPr>
        <w:t xml:space="preserve">Le KO de DNGR1 ou de BATF3 sur les DC, qui bloque la cross-présentation de ces cellules, empêche la différenciation des TRM </w:t>
      </w:r>
      <w:r w:rsidR="0054511A">
        <w:fldChar w:fldCharType="begin"/>
      </w:r>
      <w:r w:rsidR="0054511A" w:rsidRPr="008257D4">
        <w:rPr>
          <w:lang w:val="fr-FR"/>
          <w:rPrChange w:id="1439" w:author="LALOY Emilien" w:date="2026-08-20T16:37:00Z">
            <w:rPr/>
          </w:rPrChange>
        </w:rPr>
        <w:instrText xml:space="preserve"> HYPERLINK "file:///C:\\Users\\xtoph\\Downloads\\Iborra_Immunity_2016" </w:instrText>
      </w:r>
      <w:r w:rsidR="0054511A">
        <w:fldChar w:fldCharType="separate"/>
      </w:r>
      <w:r w:rsidRPr="004852CE">
        <w:rPr>
          <w:rStyle w:val="Lienhypertexte"/>
          <w:rFonts w:cs="Arial"/>
          <w:szCs w:val="24"/>
          <w:lang w:val="fr-FR"/>
        </w:rPr>
        <w:t>Iborra_Immunity_2016</w:t>
      </w:r>
      <w:r w:rsidR="0054511A">
        <w:rPr>
          <w:rStyle w:val="Lienhypertexte"/>
          <w:rFonts w:cs="Arial"/>
          <w:szCs w:val="24"/>
          <w:lang w:val="fr-FR"/>
        </w:rPr>
        <w:fldChar w:fldCharType="end"/>
      </w:r>
      <w:r w:rsidRPr="004852CE">
        <w:rPr>
          <w:rFonts w:cs="Arial"/>
          <w:szCs w:val="24"/>
          <w:lang w:val="fr-FR"/>
        </w:rPr>
        <w:t>. Celle-ci semble faire sur la longueur du priming : en l'absence de cross-présentation, les lymphocytes sortent plus rapidement des LN, expriment plus de S1PR1 et FKL</w:t>
      </w:r>
      <w:proofErr w:type="gramStart"/>
      <w:r w:rsidRPr="004852CE">
        <w:rPr>
          <w:rFonts w:cs="Arial"/>
          <w:szCs w:val="24"/>
          <w:lang w:val="fr-FR"/>
        </w:rPr>
        <w:t>2;</w:t>
      </w:r>
      <w:proofErr w:type="gramEnd"/>
      <w:r w:rsidRPr="004852CE">
        <w:rPr>
          <w:rFonts w:cs="Arial"/>
          <w:szCs w:val="24"/>
          <w:lang w:val="fr-FR"/>
        </w:rPr>
        <w:t xml:space="preserve"> le traitement avec du FTY720 bloque la sortie, et rétabli partiellement la différenciation des TRM </w:t>
      </w:r>
      <w:r w:rsidR="0054511A">
        <w:fldChar w:fldCharType="begin"/>
      </w:r>
      <w:r w:rsidR="0054511A" w:rsidRPr="008257D4">
        <w:rPr>
          <w:lang w:val="fr-FR"/>
          <w:rPrChange w:id="1440" w:author="LALOY Emilien" w:date="2026-08-20T16:37:00Z">
            <w:rPr/>
          </w:rPrChange>
        </w:rPr>
        <w:instrText xml:space="preserve"> HYPERLINK "file:///C:\\Users\\xtoph\\Downloads\\Iborra_Immunity_2016" </w:instrText>
      </w:r>
      <w:r w:rsidR="0054511A">
        <w:fldChar w:fldCharType="separate"/>
      </w:r>
      <w:r w:rsidRPr="004852CE">
        <w:rPr>
          <w:rStyle w:val="Lienhypertexte"/>
          <w:rFonts w:cs="Arial"/>
          <w:szCs w:val="24"/>
          <w:lang w:val="fr-FR"/>
        </w:rPr>
        <w:t>Iborra_Immunity_2016</w:t>
      </w:r>
      <w:r w:rsidR="0054511A">
        <w:rPr>
          <w:rStyle w:val="Lienhypertexte"/>
          <w:rFonts w:cs="Arial"/>
          <w:szCs w:val="24"/>
          <w:lang w:val="fr-FR"/>
        </w:rPr>
        <w:fldChar w:fldCharType="end"/>
      </w:r>
    </w:p>
    <w:p w14:paraId="43EA5E1D" w14:textId="078FF436" w:rsidR="004F59EA" w:rsidRPr="004852CE" w:rsidRDefault="004F59EA" w:rsidP="004F59EA">
      <w:pPr>
        <w:numPr>
          <w:ilvl w:val="0"/>
          <w:numId w:val="11"/>
        </w:numPr>
        <w:spacing w:before="100" w:beforeAutospacing="1" w:after="100" w:afterAutospacing="1"/>
        <w:jc w:val="both"/>
        <w:rPr>
          <w:rFonts w:cs="Arial"/>
          <w:szCs w:val="24"/>
          <w:lang w:val="fr-FR"/>
        </w:rPr>
      </w:pPr>
      <w:r w:rsidRPr="004852CE">
        <w:rPr>
          <w:rFonts w:cs="Arial"/>
          <w:szCs w:val="24"/>
          <w:lang w:val="fr-FR"/>
        </w:rPr>
        <w:t>Dans une stratégie de vaccin ciblant les cellules dendritiques CELC9A+, l'utilisation de CpG plutôt que de poly(</w:t>
      </w:r>
      <w:proofErr w:type="gramStart"/>
      <w:r w:rsidRPr="004852CE">
        <w:rPr>
          <w:rFonts w:cs="Arial"/>
          <w:szCs w:val="24"/>
          <w:lang w:val="fr-FR"/>
        </w:rPr>
        <w:t>I:</w:t>
      </w:r>
      <w:proofErr w:type="gramEnd"/>
      <w:r w:rsidRPr="004852CE">
        <w:rPr>
          <w:rFonts w:cs="Arial"/>
          <w:szCs w:val="24"/>
          <w:lang w:val="fr-FR"/>
        </w:rPr>
        <w:t xml:space="preserve">C) comme adjuvant génère plus de TRM dans le foie </w:t>
      </w:r>
      <w:r w:rsidR="0054511A">
        <w:fldChar w:fldCharType="begin"/>
      </w:r>
      <w:r w:rsidR="0054511A" w:rsidRPr="008257D4">
        <w:rPr>
          <w:lang w:val="fr-FR"/>
          <w:rPrChange w:id="1441" w:author="LALOY Emilien" w:date="2026-08-20T16:37:00Z">
            <w:rPr/>
          </w:rPrChange>
        </w:rPr>
        <w:instrText xml:space="preserve"> HYPERLINK "file:///C:\\Users\\xtoph\\Downloads\\Fernandez-Ruiz_Immunity_2016" </w:instrText>
      </w:r>
      <w:r w:rsidR="0054511A">
        <w:fldChar w:fldCharType="separate"/>
      </w:r>
      <w:r w:rsidRPr="004852CE">
        <w:rPr>
          <w:rStyle w:val="Lienhypertexte"/>
          <w:rFonts w:cs="Arial"/>
          <w:szCs w:val="24"/>
          <w:lang w:val="fr-FR"/>
        </w:rPr>
        <w:t>Fernandez-Ruiz_Immunity_2016</w:t>
      </w:r>
      <w:r w:rsidR="0054511A">
        <w:rPr>
          <w:rStyle w:val="Lienhypertexte"/>
          <w:rFonts w:cs="Arial"/>
          <w:szCs w:val="24"/>
          <w:lang w:val="fr-FR"/>
        </w:rPr>
        <w:fldChar w:fldCharType="end"/>
      </w:r>
      <w:r w:rsidRPr="004852CE">
        <w:rPr>
          <w:rFonts w:cs="Arial"/>
          <w:szCs w:val="24"/>
          <w:lang w:val="fr-FR"/>
        </w:rPr>
        <w:t>.</w:t>
      </w:r>
    </w:p>
    <w:p w14:paraId="11295A2D" w14:textId="6047DC48" w:rsidR="004F59EA" w:rsidRPr="004852CE" w:rsidRDefault="004F59EA" w:rsidP="004F59EA">
      <w:pPr>
        <w:numPr>
          <w:ilvl w:val="0"/>
          <w:numId w:val="11"/>
        </w:numPr>
        <w:spacing w:before="100" w:beforeAutospacing="1" w:after="100" w:afterAutospacing="1"/>
        <w:jc w:val="both"/>
        <w:rPr>
          <w:rFonts w:cs="Arial"/>
          <w:szCs w:val="24"/>
          <w:lang w:val="fr-FR"/>
        </w:rPr>
      </w:pPr>
      <w:r w:rsidRPr="004852CE">
        <w:rPr>
          <w:rFonts w:cs="Arial"/>
          <w:szCs w:val="24"/>
          <w:lang w:val="fr-FR"/>
        </w:rPr>
        <w:t xml:space="preserve">L'exposition au </w:t>
      </w:r>
      <w:proofErr w:type="spellStart"/>
      <w:r w:rsidRPr="004852CE">
        <w:rPr>
          <w:rFonts w:cs="Arial"/>
          <w:szCs w:val="24"/>
          <w:lang w:val="fr-FR"/>
        </w:rPr>
        <w:t>TGFb</w:t>
      </w:r>
      <w:proofErr w:type="spellEnd"/>
      <w:r w:rsidRPr="004852CE">
        <w:rPr>
          <w:rFonts w:cs="Arial"/>
          <w:szCs w:val="24"/>
          <w:lang w:val="fr-FR"/>
        </w:rPr>
        <w:t xml:space="preserve"> dès le priming d'un lymphocyte T pourrait favoriser sa différentiation vers un phénotype TRM exprimant CD103 </w:t>
      </w:r>
      <w:r w:rsidR="0054511A">
        <w:fldChar w:fldCharType="begin"/>
      </w:r>
      <w:r w:rsidR="0054511A" w:rsidRPr="008257D4">
        <w:rPr>
          <w:lang w:val="fr-FR"/>
          <w:rPrChange w:id="1442" w:author="LALOY Emilien" w:date="2026-08-20T16:38:00Z">
            <w:rPr/>
          </w:rPrChange>
        </w:rPr>
        <w:instrText xml:space="preserve"> HYPERLINK "file:///C:\\Users\\xtoph\\Downloads\\Thompson_CellRep_2019" </w:instrText>
      </w:r>
      <w:r w:rsidR="0054511A">
        <w:fldChar w:fldCharType="separate"/>
      </w:r>
      <w:r w:rsidRPr="004852CE">
        <w:rPr>
          <w:rStyle w:val="Lienhypertexte"/>
          <w:rFonts w:cs="Arial"/>
          <w:szCs w:val="24"/>
          <w:lang w:val="fr-FR"/>
        </w:rPr>
        <w:t>Thompson_CellRep_2019</w:t>
      </w:r>
      <w:r w:rsidR="0054511A">
        <w:rPr>
          <w:rStyle w:val="Lienhypertexte"/>
          <w:rFonts w:cs="Arial"/>
          <w:szCs w:val="24"/>
          <w:lang w:val="fr-FR"/>
        </w:rPr>
        <w:fldChar w:fldCharType="end"/>
      </w:r>
      <w:r w:rsidRPr="004852CE">
        <w:rPr>
          <w:rFonts w:cs="Arial"/>
          <w:szCs w:val="24"/>
          <w:lang w:val="fr-FR"/>
        </w:rPr>
        <w:t>.</w:t>
      </w:r>
    </w:p>
    <w:p w14:paraId="7A752971" w14:textId="79A2FAF6" w:rsidR="004F59EA" w:rsidRPr="004852CE" w:rsidRDefault="004F59EA" w:rsidP="004F59EA">
      <w:pPr>
        <w:numPr>
          <w:ilvl w:val="0"/>
          <w:numId w:val="11"/>
        </w:numPr>
        <w:spacing w:before="100" w:beforeAutospacing="1" w:after="100" w:afterAutospacing="1"/>
        <w:jc w:val="both"/>
        <w:rPr>
          <w:rFonts w:cs="Arial"/>
          <w:szCs w:val="24"/>
          <w:lang w:val="fr-FR"/>
        </w:rPr>
      </w:pPr>
      <w:r w:rsidRPr="004852CE">
        <w:rPr>
          <w:rFonts w:cs="Arial"/>
          <w:szCs w:val="24"/>
          <w:lang w:val="fr-FR"/>
        </w:rPr>
        <w:t xml:space="preserve">En cas de réponse secondaire, une partie des lymphocytes mémoires peuvent migrer dans la peau rapidement et n'ont pas besoin d'un nouveau priming dans les </w:t>
      </w:r>
      <w:proofErr w:type="spellStart"/>
      <w:r w:rsidRPr="004852CE">
        <w:rPr>
          <w:rFonts w:cs="Arial"/>
          <w:szCs w:val="24"/>
          <w:lang w:val="fr-FR"/>
        </w:rPr>
        <w:t>dLN</w:t>
      </w:r>
      <w:proofErr w:type="spellEnd"/>
      <w:r w:rsidRPr="004852CE">
        <w:rPr>
          <w:rFonts w:cs="Arial"/>
          <w:szCs w:val="24"/>
          <w:lang w:val="fr-FR"/>
        </w:rPr>
        <w:t xml:space="preserve"> pour se différencier en TRM </w:t>
      </w:r>
      <w:r w:rsidR="0054511A">
        <w:fldChar w:fldCharType="begin"/>
      </w:r>
      <w:r w:rsidR="0054511A" w:rsidRPr="008257D4">
        <w:rPr>
          <w:lang w:val="fr-FR"/>
          <w:rPrChange w:id="1443" w:author="LALOY Emilien" w:date="2026-08-20T16:38:00Z">
            <w:rPr/>
          </w:rPrChange>
        </w:rPr>
        <w:instrText xml:space="preserve"> HYPERLINK "file:///C:\\Users\\xtoph\\Downloads\\Osborn_PLoSPathog_2019" </w:instrText>
      </w:r>
      <w:r w:rsidR="0054511A">
        <w:fldChar w:fldCharType="separate"/>
      </w:r>
      <w:r w:rsidRPr="004852CE">
        <w:rPr>
          <w:rStyle w:val="Lienhypertexte"/>
          <w:rFonts w:cs="Arial"/>
          <w:szCs w:val="24"/>
          <w:lang w:val="fr-FR"/>
        </w:rPr>
        <w:t>Osborn_PLoSPathog_2019</w:t>
      </w:r>
      <w:r w:rsidR="0054511A">
        <w:rPr>
          <w:rStyle w:val="Lienhypertexte"/>
          <w:rFonts w:cs="Arial"/>
          <w:szCs w:val="24"/>
          <w:lang w:val="fr-FR"/>
        </w:rPr>
        <w:fldChar w:fldCharType="end"/>
      </w:r>
      <w:r w:rsidRPr="004852CE">
        <w:rPr>
          <w:rFonts w:cs="Arial"/>
          <w:szCs w:val="24"/>
          <w:lang w:val="fr-FR"/>
        </w:rPr>
        <w:t xml:space="preserve">. Dans ce cas, les TRM n'expriment pas CD103 ; ce résultat semble être expliqué par une </w:t>
      </w:r>
      <w:r w:rsidRPr="004852CE">
        <w:rPr>
          <w:rFonts w:cs="Arial"/>
          <w:szCs w:val="24"/>
          <w:lang w:val="fr-FR"/>
        </w:rPr>
        <w:lastRenderedPageBreak/>
        <w:t xml:space="preserve">sensibilité plus faible au </w:t>
      </w:r>
      <w:proofErr w:type="spellStart"/>
      <w:r w:rsidRPr="004852CE">
        <w:rPr>
          <w:rFonts w:cs="Arial"/>
          <w:szCs w:val="24"/>
          <w:lang w:val="fr-FR"/>
        </w:rPr>
        <w:t>TGFb</w:t>
      </w:r>
      <w:proofErr w:type="spellEnd"/>
      <w:r w:rsidRPr="004852CE">
        <w:rPr>
          <w:rFonts w:cs="Arial"/>
          <w:szCs w:val="24"/>
          <w:lang w:val="fr-FR"/>
        </w:rPr>
        <w:t xml:space="preserve">, mais pourrait signifier que le priming permet aux TRM d'expriment CD103 </w:t>
      </w:r>
      <w:r w:rsidR="0054511A">
        <w:fldChar w:fldCharType="begin"/>
      </w:r>
      <w:r w:rsidR="0054511A" w:rsidRPr="008257D4">
        <w:rPr>
          <w:lang w:val="fr-FR"/>
          <w:rPrChange w:id="1444" w:author="LALOY Emilien" w:date="2026-08-20T16:38:00Z">
            <w:rPr/>
          </w:rPrChange>
        </w:rPr>
        <w:instrText xml:space="preserve"> HYPERLINK "file:///C:\\Users\\xtoph\\Downloads\\Osborn_PLoSPathog_2019" </w:instrText>
      </w:r>
      <w:r w:rsidR="0054511A">
        <w:fldChar w:fldCharType="separate"/>
      </w:r>
      <w:r w:rsidRPr="004852CE">
        <w:rPr>
          <w:rStyle w:val="Lienhypertexte"/>
          <w:rFonts w:cs="Arial"/>
          <w:szCs w:val="24"/>
          <w:lang w:val="fr-FR"/>
        </w:rPr>
        <w:t>Osborn_PLoSPathog_2019</w:t>
      </w:r>
      <w:r w:rsidR="0054511A">
        <w:rPr>
          <w:rStyle w:val="Lienhypertexte"/>
          <w:rFonts w:cs="Arial"/>
          <w:szCs w:val="24"/>
          <w:lang w:val="fr-FR"/>
        </w:rPr>
        <w:fldChar w:fldCharType="end"/>
      </w:r>
      <w:r w:rsidRPr="004852CE">
        <w:rPr>
          <w:rFonts w:cs="Arial"/>
          <w:szCs w:val="24"/>
          <w:lang w:val="fr-FR"/>
        </w:rPr>
        <w:t>.</w:t>
      </w:r>
    </w:p>
    <w:p w14:paraId="7BC3BD9F" w14:textId="77777777" w:rsidR="004F59EA" w:rsidRPr="004F59EA" w:rsidRDefault="004F59EA" w:rsidP="004F59EA">
      <w:pPr>
        <w:pStyle w:val="Titre4"/>
        <w:rPr>
          <w:lang w:val="fr-FR"/>
        </w:rPr>
      </w:pPr>
      <w:r w:rsidRPr="004F59EA">
        <w:rPr>
          <w:lang w:val="fr-FR"/>
        </w:rPr>
        <w:t xml:space="preserve">2.4.3.2 Rôle des lymphocytes T </w:t>
      </w:r>
      <w:commentRangeStart w:id="1445"/>
      <w:commentRangeStart w:id="1446"/>
      <w:r w:rsidRPr="004F59EA">
        <w:rPr>
          <w:lang w:val="fr-FR"/>
        </w:rPr>
        <w:t>CD4</w:t>
      </w:r>
      <w:commentRangeEnd w:id="1445"/>
      <w:r w:rsidR="00F3358B">
        <w:rPr>
          <w:rStyle w:val="Marquedecommentaire"/>
          <w:rFonts w:eastAsiaTheme="minorHAnsi" w:cstheme="minorBidi"/>
          <w:i w:val="0"/>
          <w:iCs w:val="0"/>
          <w:color w:val="auto"/>
        </w:rPr>
        <w:commentReference w:id="1445"/>
      </w:r>
      <w:commentRangeEnd w:id="1446"/>
      <w:r w:rsidR="00A22DA7">
        <w:rPr>
          <w:rStyle w:val="Marquedecommentaire"/>
          <w:rFonts w:eastAsiaTheme="minorHAnsi" w:cstheme="minorBidi"/>
          <w:i w:val="0"/>
          <w:iCs w:val="0"/>
          <w:color w:val="auto"/>
        </w:rPr>
        <w:commentReference w:id="1446"/>
      </w:r>
    </w:p>
    <w:p w14:paraId="337E431B" w14:textId="736671D4" w:rsidR="00E65DC3" w:rsidRDefault="00E65DC3" w:rsidP="00E65DC3">
      <w:pPr>
        <w:pStyle w:val="Titre4"/>
        <w:ind w:firstLine="720"/>
        <w:jc w:val="both"/>
        <w:rPr>
          <w:ins w:id="1447" w:author="LALOY Emilien" w:date="2026-08-20T16:50:00Z"/>
          <w:rFonts w:eastAsiaTheme="minorHAnsi" w:cstheme="minorBidi"/>
          <w:i w:val="0"/>
          <w:iCs w:val="0"/>
          <w:color w:val="auto"/>
          <w:lang w:val="fr-FR"/>
        </w:rPr>
      </w:pPr>
      <w:ins w:id="1448" w:author="LALOY Emilien" w:date="2026-08-20T16:50:00Z">
        <w:r w:rsidRPr="00E65DC3">
          <w:rPr>
            <w:rFonts w:eastAsiaTheme="minorHAnsi" w:cstheme="minorBidi"/>
            <w:i w:val="0"/>
            <w:iCs w:val="0"/>
            <w:color w:val="auto"/>
            <w:lang w:val="fr-FR"/>
          </w:rPr>
          <w:t>L'équipe de [[Laidlaw_Immunity_2014]] a beaucoup travaillé sur le rôle des lymphocytes T CD4 dans la génération de TRM CD8. Ils ont ainsi démontré que la déplétion des lymphocytes T CD4 dans une souris affecte le nombre de TRM des poumons et l'expression de CD69, CD103, CXCR3 et GZMB [[Laidlaw_Immunity_2014]]. L'arrivée de ces cellules précède celle des lymphocytes T CD8 dans les tissus, et leur effet dépend de l'</w:t>
        </w:r>
        <w:proofErr w:type="spellStart"/>
        <w:r w:rsidRPr="00E65DC3">
          <w:rPr>
            <w:rFonts w:eastAsiaTheme="minorHAnsi" w:cstheme="minorBidi"/>
            <w:i w:val="0"/>
            <w:iCs w:val="0"/>
            <w:color w:val="auto"/>
            <w:lang w:val="fr-FR"/>
          </w:rPr>
          <w:t>IFNg</w:t>
        </w:r>
        <w:proofErr w:type="spellEnd"/>
        <w:r w:rsidRPr="00E65DC3">
          <w:rPr>
            <w:rFonts w:eastAsiaTheme="minorHAnsi" w:cstheme="minorBidi"/>
            <w:i w:val="0"/>
            <w:iCs w:val="0"/>
            <w:color w:val="auto"/>
            <w:lang w:val="fr-FR"/>
          </w:rPr>
          <w:t xml:space="preserve"> mais n'affecte pas directement les lymphocytes T CD8 [[Laidlaw_Immunity_2014]]. En l'absence de lymphocytes T CD4, les lymphocytes T CD8 expriment plus de </w:t>
        </w:r>
        <w:proofErr w:type="spellStart"/>
        <w:r w:rsidRPr="00E65DC3">
          <w:rPr>
            <w:rFonts w:eastAsiaTheme="minorHAnsi" w:cstheme="minorBidi"/>
            <w:i w:val="0"/>
            <w:iCs w:val="0"/>
            <w:color w:val="auto"/>
            <w:lang w:val="fr-FR"/>
          </w:rPr>
          <w:t>Tbet</w:t>
        </w:r>
        <w:proofErr w:type="spellEnd"/>
        <w:r w:rsidRPr="00E65DC3">
          <w:rPr>
            <w:rFonts w:eastAsiaTheme="minorHAnsi" w:cstheme="minorBidi"/>
            <w:i w:val="0"/>
            <w:iCs w:val="0"/>
            <w:color w:val="auto"/>
            <w:lang w:val="fr-FR"/>
          </w:rPr>
          <w:t xml:space="preserve"> et se différencie plus en TCIRC plutôt qu'en TRM [[Laidlaw_Immunity_2014]]. [[Mathew_JExpMed_2026]] décrivent que l'efficacité d'un vaccin à générer des TRM est compromise lorsque les lymphocytes T CD4 sont déplétés.</w:t>
        </w:r>
      </w:ins>
    </w:p>
    <w:p w14:paraId="3C29CC00" w14:textId="77777777" w:rsidR="00E65DC3" w:rsidRPr="0054511A" w:rsidRDefault="00E65DC3">
      <w:pPr>
        <w:rPr>
          <w:ins w:id="1449" w:author="LALOY Emilien" w:date="2026-08-20T16:50:00Z"/>
          <w:lang w:val="fr-FR"/>
        </w:rPr>
        <w:pPrChange w:id="1450" w:author="LALOY Emilien" w:date="2026-08-20T16:50:00Z">
          <w:pPr>
            <w:pStyle w:val="Titre4"/>
          </w:pPr>
        </w:pPrChange>
      </w:pPr>
    </w:p>
    <w:p w14:paraId="10938F83" w14:textId="08E8DD0F" w:rsidR="00E65DC3" w:rsidRDefault="00E65DC3" w:rsidP="00E65DC3">
      <w:pPr>
        <w:pStyle w:val="Titre4"/>
        <w:ind w:firstLine="720"/>
        <w:jc w:val="both"/>
        <w:rPr>
          <w:ins w:id="1451" w:author="LALOY Emilien" w:date="2026-08-20T16:50:00Z"/>
          <w:rFonts w:eastAsiaTheme="minorHAnsi" w:cstheme="minorBidi"/>
          <w:i w:val="0"/>
          <w:iCs w:val="0"/>
          <w:color w:val="auto"/>
          <w:lang w:val="fr-FR"/>
        </w:rPr>
      </w:pPr>
      <w:ins w:id="1452" w:author="LALOY Emilien" w:date="2026-08-20T16:50:00Z">
        <w:r w:rsidRPr="00E65DC3">
          <w:rPr>
            <w:rFonts w:eastAsiaTheme="minorHAnsi" w:cstheme="minorBidi"/>
            <w:i w:val="0"/>
            <w:iCs w:val="0"/>
            <w:color w:val="auto"/>
            <w:lang w:val="fr-FR"/>
          </w:rPr>
          <w:t>De manière similaire, [[Son_</w:t>
        </w:r>
        <w:proofErr w:type="gramStart"/>
        <w:r w:rsidRPr="00E65DC3">
          <w:rPr>
            <w:rFonts w:eastAsiaTheme="minorHAnsi" w:cstheme="minorBidi"/>
            <w:i w:val="0"/>
            <w:iCs w:val="0"/>
            <w:color w:val="auto"/>
            <w:lang w:val="fr-FR"/>
          </w:rPr>
          <w:t>Sci.Immunol._</w:t>
        </w:r>
        <w:proofErr w:type="gramEnd"/>
        <w:r w:rsidRPr="00E65DC3">
          <w:rPr>
            <w:rFonts w:eastAsiaTheme="minorHAnsi" w:cstheme="minorBidi"/>
            <w:i w:val="0"/>
            <w:iCs w:val="0"/>
            <w:color w:val="auto"/>
            <w:lang w:val="fr-FR"/>
          </w:rPr>
          <w:t xml:space="preserve">2021]] décris une population de lymphocyte CD4+ résident avec un phénotype similaire aux </w:t>
        </w:r>
        <w:proofErr w:type="spellStart"/>
        <w:r w:rsidRPr="00E65DC3">
          <w:rPr>
            <w:rFonts w:eastAsiaTheme="minorHAnsi" w:cstheme="minorBidi"/>
            <w:i w:val="0"/>
            <w:iCs w:val="0"/>
            <w:color w:val="auto"/>
            <w:lang w:val="fr-FR"/>
          </w:rPr>
          <w:t>Tfh</w:t>
        </w:r>
        <w:proofErr w:type="spellEnd"/>
        <w:r w:rsidRPr="00E65DC3">
          <w:rPr>
            <w:rFonts w:eastAsiaTheme="minorHAnsi" w:cstheme="minorBidi"/>
            <w:i w:val="0"/>
            <w:iCs w:val="0"/>
            <w:color w:val="auto"/>
            <w:lang w:val="fr-FR"/>
          </w:rPr>
          <w:t xml:space="preserve"> dans un contexte d'infection IAV chez la souris. Cette population dépend de BCL6 et de BHLHE40, et sa déplétion (par anticorps anti-CD4 ou KO de BCL6) entraine une perte partielle des réponses lymphocytaires B et TRM CD8+ [[Son_</w:t>
        </w:r>
        <w:proofErr w:type="gramStart"/>
        <w:r w:rsidRPr="00E65DC3">
          <w:rPr>
            <w:rFonts w:eastAsiaTheme="minorHAnsi" w:cstheme="minorBidi"/>
            <w:i w:val="0"/>
            <w:iCs w:val="0"/>
            <w:color w:val="auto"/>
            <w:lang w:val="fr-FR"/>
          </w:rPr>
          <w:t>Sci.Immunol._</w:t>
        </w:r>
        <w:proofErr w:type="gramEnd"/>
        <w:r w:rsidRPr="00E65DC3">
          <w:rPr>
            <w:rFonts w:eastAsiaTheme="minorHAnsi" w:cstheme="minorBidi"/>
            <w:i w:val="0"/>
            <w:iCs w:val="0"/>
            <w:color w:val="auto"/>
            <w:lang w:val="fr-FR"/>
          </w:rPr>
          <w:t>2021]]. Parmi les mécanismes impliqués, le blocage de l'IL21 exprimé fortement par ces cellules (ou de l'IL21R) entraine une diminution du nombre de TRM CD8+ spécifiques de l'antigène (mais pas du nombre total de TRM) [[Son_</w:t>
        </w:r>
        <w:proofErr w:type="gramStart"/>
        <w:r w:rsidRPr="00E65DC3">
          <w:rPr>
            <w:rFonts w:eastAsiaTheme="minorHAnsi" w:cstheme="minorBidi"/>
            <w:i w:val="0"/>
            <w:iCs w:val="0"/>
            <w:color w:val="auto"/>
            <w:lang w:val="fr-FR"/>
          </w:rPr>
          <w:t>Sci.Immunol._</w:t>
        </w:r>
        <w:proofErr w:type="gramEnd"/>
        <w:r w:rsidRPr="00E65DC3">
          <w:rPr>
            <w:rFonts w:eastAsiaTheme="minorHAnsi" w:cstheme="minorBidi"/>
            <w:i w:val="0"/>
            <w:iCs w:val="0"/>
            <w:color w:val="auto"/>
            <w:lang w:val="fr-FR"/>
          </w:rPr>
          <w:t xml:space="preserve">2021]]. Une population similaire de cellule a été observé dans le cerveau après une infection </w:t>
        </w:r>
        <w:proofErr w:type="spellStart"/>
        <w:r w:rsidRPr="00E65DC3">
          <w:rPr>
            <w:rFonts w:eastAsiaTheme="minorHAnsi" w:cstheme="minorBidi"/>
            <w:i w:val="0"/>
            <w:iCs w:val="0"/>
            <w:color w:val="auto"/>
            <w:lang w:val="fr-FR"/>
          </w:rPr>
          <w:t>PuPyV</w:t>
        </w:r>
        <w:proofErr w:type="spellEnd"/>
        <w:r w:rsidRPr="00E65DC3">
          <w:rPr>
            <w:rFonts w:eastAsiaTheme="minorHAnsi" w:cstheme="minorBidi"/>
            <w:i w:val="0"/>
            <w:iCs w:val="0"/>
            <w:color w:val="auto"/>
            <w:lang w:val="fr-FR"/>
          </w:rPr>
          <w:t>, où le même mécanisme passant par l'IL21 semble impliqué dans la différenciation des TRM CD8+ spécifiques de l'antigène dans cet organe [[Ren_</w:t>
        </w:r>
        <w:proofErr w:type="gramStart"/>
        <w:r w:rsidRPr="00E65DC3">
          <w:rPr>
            <w:rFonts w:eastAsiaTheme="minorHAnsi" w:cstheme="minorBidi"/>
            <w:i w:val="0"/>
            <w:iCs w:val="0"/>
            <w:color w:val="auto"/>
            <w:lang w:val="fr-FR"/>
          </w:rPr>
          <w:t>Sci.Immunol._</w:t>
        </w:r>
        <w:proofErr w:type="gramEnd"/>
        <w:r w:rsidRPr="00E65DC3">
          <w:rPr>
            <w:rFonts w:eastAsiaTheme="minorHAnsi" w:cstheme="minorBidi"/>
            <w:i w:val="0"/>
            <w:iCs w:val="0"/>
            <w:color w:val="auto"/>
            <w:lang w:val="fr-FR"/>
          </w:rPr>
          <w:t>2020]].</w:t>
        </w:r>
      </w:ins>
    </w:p>
    <w:p w14:paraId="6875345B" w14:textId="77777777" w:rsidR="00E65DC3" w:rsidRPr="0054511A" w:rsidRDefault="00E65DC3">
      <w:pPr>
        <w:rPr>
          <w:ins w:id="1453" w:author="LALOY Emilien" w:date="2026-08-20T16:50:00Z"/>
          <w:lang w:val="fr-FR"/>
        </w:rPr>
        <w:pPrChange w:id="1454" w:author="LALOY Emilien" w:date="2026-08-20T16:50:00Z">
          <w:pPr>
            <w:pStyle w:val="Titre4"/>
          </w:pPr>
        </w:pPrChange>
      </w:pPr>
    </w:p>
    <w:p w14:paraId="1F4E7A6B" w14:textId="07F54D17" w:rsidR="004F59EA" w:rsidRPr="004852CE" w:rsidDel="00E65DC3" w:rsidRDefault="00E65DC3">
      <w:pPr>
        <w:ind w:firstLine="720"/>
        <w:jc w:val="both"/>
        <w:rPr>
          <w:del w:id="1455" w:author="LALOY Emilien" w:date="2026-08-20T16:50:00Z"/>
          <w:lang w:val="fr-FR"/>
        </w:rPr>
        <w:pPrChange w:id="1456" w:author="LALOY Emilien" w:date="2026-08-20T16:50:00Z">
          <w:pPr>
            <w:pStyle w:val="NormalWeb"/>
            <w:spacing w:line="360" w:lineRule="auto"/>
            <w:ind w:firstLine="720"/>
            <w:jc w:val="both"/>
          </w:pPr>
        </w:pPrChange>
      </w:pPr>
      <w:ins w:id="1457" w:author="LALOY Emilien" w:date="2026-08-20T16:50:00Z">
        <w:r w:rsidRPr="00E65DC3">
          <w:rPr>
            <w:lang w:val="fr-FR"/>
          </w:rPr>
          <w:t>Cependant, plutôt que les CD4 conventionnels, un rôle des CD4 Treg dans la différenciation des TRM a été démontré. Par exemple, les Treg de type I (</w:t>
        </w:r>
        <w:proofErr w:type="spellStart"/>
        <w:r w:rsidRPr="00E65DC3">
          <w:rPr>
            <w:lang w:val="fr-FR"/>
          </w:rPr>
          <w:t>Tbet</w:t>
        </w:r>
        <w:proofErr w:type="spellEnd"/>
        <w:r w:rsidRPr="00E65DC3">
          <w:rPr>
            <w:lang w:val="fr-FR"/>
          </w:rPr>
          <w:t xml:space="preserve">+) sont recrutés au site de l'infection par CXCR3, où ils sont capables d'activer le </w:t>
        </w:r>
        <w:proofErr w:type="spellStart"/>
        <w:r w:rsidRPr="00E65DC3">
          <w:rPr>
            <w:lang w:val="fr-FR"/>
          </w:rPr>
          <w:t>TGFb</w:t>
        </w:r>
        <w:proofErr w:type="spellEnd"/>
        <w:r w:rsidRPr="00E65DC3">
          <w:rPr>
            <w:lang w:val="fr-FR"/>
          </w:rPr>
          <w:t xml:space="preserve"> et de différencier les lymphocytes T CD8+ en TRM [[Ferreira_NatImmunol_2020]]. Dans ce modèle, la délétion conditionnelle sur les Treg FOXP3+ du TGFb1, de ITGB8 </w:t>
        </w:r>
        <w:r w:rsidRPr="00E65DC3">
          <w:rPr>
            <w:lang w:val="fr-FR"/>
          </w:rPr>
          <w:lastRenderedPageBreak/>
          <w:t xml:space="preserve">(nécessaire à l'activation du </w:t>
        </w:r>
        <w:proofErr w:type="spellStart"/>
        <w:r w:rsidRPr="00E65DC3">
          <w:rPr>
            <w:lang w:val="fr-FR"/>
          </w:rPr>
          <w:t>TGFb</w:t>
        </w:r>
        <w:proofErr w:type="spellEnd"/>
        <w:r w:rsidRPr="00E65DC3">
          <w:rPr>
            <w:lang w:val="fr-FR"/>
          </w:rPr>
          <w:t xml:space="preserve">) ou de </w:t>
        </w:r>
        <w:proofErr w:type="spellStart"/>
        <w:r w:rsidRPr="00E65DC3">
          <w:rPr>
            <w:lang w:val="fr-FR"/>
          </w:rPr>
          <w:t>Tbet</w:t>
        </w:r>
        <w:proofErr w:type="spellEnd"/>
        <w:r w:rsidRPr="00E65DC3">
          <w:rPr>
            <w:lang w:val="fr-FR"/>
          </w:rPr>
          <w:t xml:space="preserve"> (nécessaire à l'expression de CXCR3) entraine une baisse du nombre de TRM et une augmentation du nombre de Teff KLRG1 dans tous les tissus testés [[Ferreira_NatImmunol_2020]]. Ces études ont par la suite été étendues aux Treg de type 2 et 3. Il a alors été montré que les réponses de type 2 ne génèrent quasiment pas de TRM CD8+ [[Barros_NatCommun_2023]]. A l'inverse, les réponses de type 3 génèrent des TRM CD8+ et la délétion des </w:t>
        </w:r>
        <w:proofErr w:type="spellStart"/>
        <w:r w:rsidRPr="00E65DC3">
          <w:rPr>
            <w:lang w:val="fr-FR"/>
          </w:rPr>
          <w:t>Treg</w:t>
        </w:r>
        <w:proofErr w:type="spellEnd"/>
        <w:r w:rsidRPr="00E65DC3">
          <w:rPr>
            <w:lang w:val="fr-FR"/>
          </w:rPr>
          <w:t xml:space="preserve"> de type 1 (*via* le KO conditionnel de </w:t>
        </w:r>
        <w:proofErr w:type="spellStart"/>
        <w:r w:rsidRPr="00E65DC3">
          <w:rPr>
            <w:lang w:val="fr-FR"/>
          </w:rPr>
          <w:t>Tbet</w:t>
        </w:r>
        <w:proofErr w:type="spellEnd"/>
        <w:r w:rsidRPr="00E65DC3">
          <w:rPr>
            <w:lang w:val="fr-FR"/>
          </w:rPr>
          <w:t xml:space="preserve">) ou des </w:t>
        </w:r>
        <w:proofErr w:type="spellStart"/>
        <w:r w:rsidRPr="00E65DC3">
          <w:rPr>
            <w:lang w:val="fr-FR"/>
          </w:rPr>
          <w:t>Treg</w:t>
        </w:r>
        <w:proofErr w:type="spellEnd"/>
        <w:r w:rsidRPr="00E65DC3">
          <w:rPr>
            <w:lang w:val="fr-FR"/>
          </w:rPr>
          <w:t xml:space="preserve"> de type 3 (*via* le KO conditionnel de </w:t>
        </w:r>
        <w:proofErr w:type="spellStart"/>
        <w:r w:rsidRPr="00E65DC3">
          <w:rPr>
            <w:lang w:val="fr-FR"/>
          </w:rPr>
          <w:t>RORgt</w:t>
        </w:r>
        <w:proofErr w:type="spellEnd"/>
        <w:r w:rsidRPr="00E65DC3">
          <w:rPr>
            <w:lang w:val="fr-FR"/>
          </w:rPr>
          <w:t>) impacte le nombre de TRM dans les poumons et dans certaines infections [[Barros_NatCommun_2023]].</w:t>
        </w:r>
      </w:ins>
      <w:del w:id="1458" w:author="LALOY Emilien" w:date="2026-08-20T16:50:00Z">
        <w:r w:rsidR="004F59EA" w:rsidRPr="004852CE" w:rsidDel="00E65DC3">
          <w:rPr>
            <w:lang w:val="fr-FR"/>
          </w:rPr>
          <w:delText xml:space="preserve">L'équipe de </w:delText>
        </w:r>
        <w:r w:rsidR="0054511A" w:rsidDel="00E65DC3">
          <w:fldChar w:fldCharType="begin"/>
        </w:r>
        <w:r w:rsidR="0054511A" w:rsidRPr="008257D4" w:rsidDel="00E65DC3">
          <w:rPr>
            <w:lang w:val="fr-FR"/>
            <w:rPrChange w:id="1459" w:author="LALOY Emilien" w:date="2026-08-20T16:38:00Z">
              <w:rPr/>
            </w:rPrChange>
          </w:rPr>
          <w:delInstrText xml:space="preserve"> HYPERLINK "file:///C:\\Users\\xtoph\\Downloads\\Laidlaw_Immunity_2014" </w:delInstrText>
        </w:r>
        <w:r w:rsidR="0054511A" w:rsidDel="00E65DC3">
          <w:fldChar w:fldCharType="separate"/>
        </w:r>
        <w:r w:rsidR="004F59EA" w:rsidRPr="004852CE" w:rsidDel="00E65DC3">
          <w:rPr>
            <w:rStyle w:val="Lienhypertexte"/>
            <w:rFonts w:eastAsiaTheme="majorEastAsia" w:cs="Arial"/>
            <w:lang w:val="fr-FR"/>
          </w:rPr>
          <w:delText>Laidlaw_Immunity_2014</w:delText>
        </w:r>
        <w:r w:rsidR="0054511A" w:rsidDel="00E65DC3">
          <w:rPr>
            <w:rStyle w:val="Lienhypertexte"/>
            <w:rFonts w:eastAsiaTheme="majorEastAsia" w:cs="Arial"/>
            <w:lang w:val="fr-FR"/>
          </w:rPr>
          <w:fldChar w:fldCharType="end"/>
        </w:r>
        <w:r w:rsidR="004F59EA" w:rsidRPr="004852CE" w:rsidDel="00E65DC3">
          <w:rPr>
            <w:lang w:val="fr-FR"/>
          </w:rPr>
          <w:delText xml:space="preserve"> a beaucoup travaillé sur le rôle des lymphocytes T CD4 dans la génération de TRM CD8. Ils ont ainsi démontré que la déplétion des lymphocytes T CD4 dans une souris affecte le nombre de TRM des poumons et l'expression de CD69, CD103, CXCR3 et GZMB </w:delText>
        </w:r>
        <w:r w:rsidR="0054511A" w:rsidDel="00E65DC3">
          <w:fldChar w:fldCharType="begin"/>
        </w:r>
        <w:r w:rsidR="0054511A" w:rsidRPr="008257D4" w:rsidDel="00E65DC3">
          <w:rPr>
            <w:lang w:val="fr-FR"/>
            <w:rPrChange w:id="1460" w:author="LALOY Emilien" w:date="2026-08-20T16:38:00Z">
              <w:rPr/>
            </w:rPrChange>
          </w:rPr>
          <w:delInstrText xml:space="preserve"> HYPERLINK "file:///C:\\Users\\xtoph\\Downloads\\Laidlaw_Immunity_2014" </w:delInstrText>
        </w:r>
        <w:r w:rsidR="0054511A" w:rsidDel="00E65DC3">
          <w:fldChar w:fldCharType="separate"/>
        </w:r>
        <w:r w:rsidR="004F59EA" w:rsidRPr="004852CE" w:rsidDel="00E65DC3">
          <w:rPr>
            <w:rStyle w:val="Lienhypertexte"/>
            <w:rFonts w:eastAsiaTheme="majorEastAsia" w:cs="Arial"/>
            <w:lang w:val="fr-FR"/>
          </w:rPr>
          <w:delText>Laidlaw_Immunity_2014</w:delText>
        </w:r>
        <w:r w:rsidR="0054511A" w:rsidDel="00E65DC3">
          <w:rPr>
            <w:rStyle w:val="Lienhypertexte"/>
            <w:rFonts w:eastAsiaTheme="majorEastAsia" w:cs="Arial"/>
            <w:lang w:val="fr-FR"/>
          </w:rPr>
          <w:fldChar w:fldCharType="end"/>
        </w:r>
        <w:r w:rsidR="004F59EA" w:rsidRPr="004852CE" w:rsidDel="00E65DC3">
          <w:rPr>
            <w:lang w:val="fr-FR"/>
          </w:rPr>
          <w:delText xml:space="preserve">. L'arrivée de ces cellules précède celle des lymphocytes T CD8 dans les tissus, et leur effet dépend de l'IFNg mais n'affecte pas directement les lymphocytes T CD8 </w:delText>
        </w:r>
        <w:r w:rsidR="0054511A" w:rsidDel="00E65DC3">
          <w:fldChar w:fldCharType="begin"/>
        </w:r>
        <w:r w:rsidR="0054511A" w:rsidRPr="008257D4" w:rsidDel="00E65DC3">
          <w:rPr>
            <w:lang w:val="fr-FR"/>
            <w:rPrChange w:id="1461" w:author="LALOY Emilien" w:date="2026-08-20T16:38:00Z">
              <w:rPr/>
            </w:rPrChange>
          </w:rPr>
          <w:delInstrText xml:space="preserve"> HYPERLINK "file:///C:\\Users\\xtoph\\Downloads\\Laidlaw_Immunity_2014" </w:delInstrText>
        </w:r>
        <w:r w:rsidR="0054511A" w:rsidDel="00E65DC3">
          <w:fldChar w:fldCharType="separate"/>
        </w:r>
        <w:r w:rsidR="004F59EA" w:rsidRPr="004852CE" w:rsidDel="00E65DC3">
          <w:rPr>
            <w:rStyle w:val="Lienhypertexte"/>
            <w:rFonts w:eastAsiaTheme="majorEastAsia" w:cs="Arial"/>
            <w:lang w:val="fr-FR"/>
          </w:rPr>
          <w:delText>Laidlaw_Immunity_2014</w:delText>
        </w:r>
        <w:r w:rsidR="0054511A" w:rsidDel="00E65DC3">
          <w:rPr>
            <w:rStyle w:val="Lienhypertexte"/>
            <w:rFonts w:eastAsiaTheme="majorEastAsia" w:cs="Arial"/>
            <w:lang w:val="fr-FR"/>
          </w:rPr>
          <w:fldChar w:fldCharType="end"/>
        </w:r>
        <w:r w:rsidR="004F59EA" w:rsidRPr="004852CE" w:rsidDel="00E65DC3">
          <w:rPr>
            <w:lang w:val="fr-FR"/>
          </w:rPr>
          <w:delText xml:space="preserve">. En l'absence de lymphocytes T CD4, les lymphocytes T CD8 expriment plus de Tbet et se différencie plus en TCIRC plutôt qu'en TRM </w:delText>
        </w:r>
        <w:r w:rsidR="0054511A" w:rsidDel="00E65DC3">
          <w:fldChar w:fldCharType="begin"/>
        </w:r>
        <w:r w:rsidR="0054511A" w:rsidRPr="008257D4" w:rsidDel="00E65DC3">
          <w:rPr>
            <w:lang w:val="fr-FR"/>
            <w:rPrChange w:id="1462" w:author="LALOY Emilien" w:date="2026-08-20T16:38:00Z">
              <w:rPr/>
            </w:rPrChange>
          </w:rPr>
          <w:delInstrText xml:space="preserve"> HYPERLINK "file:///C:\\Users\\xtoph\\Downloads\\Laidlaw_Immunity_2014" </w:delInstrText>
        </w:r>
        <w:r w:rsidR="0054511A" w:rsidDel="00E65DC3">
          <w:fldChar w:fldCharType="separate"/>
        </w:r>
        <w:r w:rsidR="004F59EA" w:rsidRPr="004852CE" w:rsidDel="00E65DC3">
          <w:rPr>
            <w:rStyle w:val="Lienhypertexte"/>
            <w:rFonts w:eastAsiaTheme="majorEastAsia" w:cs="Arial"/>
            <w:lang w:val="fr-FR"/>
          </w:rPr>
          <w:delText>Laidlaw_Immunity_2014</w:delText>
        </w:r>
        <w:r w:rsidR="0054511A" w:rsidDel="00E65DC3">
          <w:rPr>
            <w:rStyle w:val="Lienhypertexte"/>
            <w:rFonts w:eastAsiaTheme="majorEastAsia" w:cs="Arial"/>
            <w:lang w:val="fr-FR"/>
          </w:rPr>
          <w:fldChar w:fldCharType="end"/>
        </w:r>
        <w:r w:rsidR="004F59EA" w:rsidRPr="004852CE" w:rsidDel="00E65DC3">
          <w:rPr>
            <w:lang w:val="fr-FR"/>
          </w:rPr>
          <w:delText>.</w:delText>
        </w:r>
      </w:del>
    </w:p>
    <w:p w14:paraId="551BD91B" w14:textId="77777777" w:rsidR="00E65DC3" w:rsidRDefault="00E65DC3">
      <w:pPr>
        <w:ind w:firstLine="720"/>
        <w:jc w:val="both"/>
        <w:rPr>
          <w:ins w:id="1463" w:author="LALOY Emilien" w:date="2026-08-20T16:50:00Z"/>
          <w:lang w:val="fr-FR"/>
        </w:rPr>
        <w:pPrChange w:id="1464" w:author="LALOY Emilien" w:date="2026-08-20T16:50:00Z">
          <w:pPr>
            <w:pStyle w:val="Titre4"/>
          </w:pPr>
        </w:pPrChange>
      </w:pPr>
    </w:p>
    <w:p w14:paraId="20BB25E0" w14:textId="070B3C7A" w:rsidR="004F59EA" w:rsidRPr="004852CE" w:rsidRDefault="004F59EA" w:rsidP="004F59EA">
      <w:pPr>
        <w:pStyle w:val="Titre4"/>
        <w:rPr>
          <w:lang w:val="fr-FR"/>
        </w:rPr>
      </w:pPr>
      <w:r w:rsidRPr="004852CE">
        <w:rPr>
          <w:lang w:val="fr-FR"/>
        </w:rPr>
        <w:t>2.4.3.</w:t>
      </w:r>
      <w:r>
        <w:rPr>
          <w:lang w:val="fr-FR"/>
        </w:rPr>
        <w:t>3</w:t>
      </w:r>
      <w:r w:rsidRPr="004852CE">
        <w:rPr>
          <w:lang w:val="fr-FR"/>
        </w:rPr>
        <w:t xml:space="preserve"> Rôle des cellules non-immunitaires</w:t>
      </w:r>
    </w:p>
    <w:p w14:paraId="46A8D565" w14:textId="1BFF3E1F"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L'équipe de </w:t>
      </w:r>
      <w:r w:rsidR="0054511A">
        <w:fldChar w:fldCharType="begin"/>
      </w:r>
      <w:r w:rsidR="0054511A" w:rsidRPr="008257D4">
        <w:rPr>
          <w:lang w:val="fr-FR"/>
          <w:rPrChange w:id="1465" w:author="LALOY Emilien" w:date="2026-08-20T16:38:00Z">
            <w:rPr/>
          </w:rPrChange>
        </w:rPr>
        <w:instrText xml:space="preserve"> HYPERLINK "file:///C:\\Users\\xtoph\\Downloads\\Mohammed_NatImmunol_2016a" </w:instrText>
      </w:r>
      <w:r w:rsidR="0054511A">
        <w:fldChar w:fldCharType="separate"/>
      </w:r>
      <w:r w:rsidRPr="004852CE">
        <w:rPr>
          <w:rStyle w:val="Lienhypertexte"/>
          <w:rFonts w:ascii="Arial" w:eastAsiaTheme="majorEastAsia" w:hAnsi="Arial" w:cs="Arial"/>
          <w:lang w:val="fr-FR"/>
        </w:rPr>
        <w:t>Mohammed_NatImmunol_2016a</w:t>
      </w:r>
      <w:r w:rsidR="0054511A">
        <w:rPr>
          <w:rStyle w:val="Lienhypertexte"/>
          <w:rFonts w:ascii="Arial" w:eastAsiaTheme="majorEastAsia" w:hAnsi="Arial" w:cs="Arial"/>
          <w:lang w:val="fr-FR"/>
        </w:rPr>
        <w:fldChar w:fldCharType="end"/>
      </w:r>
      <w:r w:rsidRPr="004852CE">
        <w:rPr>
          <w:rFonts w:ascii="Arial" w:hAnsi="Arial" w:cs="Arial"/>
          <w:lang w:val="fr-FR"/>
        </w:rPr>
        <w:t xml:space="preserve"> a travaillé sur les cellules capables de cliver et d'activer le </w:t>
      </w:r>
      <w:proofErr w:type="spellStart"/>
      <w:r w:rsidRPr="004852CE">
        <w:rPr>
          <w:rFonts w:ascii="Arial" w:hAnsi="Arial" w:cs="Arial"/>
          <w:lang w:val="fr-FR"/>
        </w:rPr>
        <w:t>TGFb</w:t>
      </w:r>
      <w:proofErr w:type="spellEnd"/>
      <w:r w:rsidRPr="004852CE">
        <w:rPr>
          <w:rFonts w:ascii="Arial" w:hAnsi="Arial" w:cs="Arial"/>
          <w:lang w:val="fr-FR"/>
        </w:rPr>
        <w:t xml:space="preserve">. Durant ces études, il a été montré que le clivage du </w:t>
      </w:r>
      <w:proofErr w:type="spellStart"/>
      <w:r w:rsidRPr="004852CE">
        <w:rPr>
          <w:rFonts w:ascii="Arial" w:hAnsi="Arial" w:cs="Arial"/>
          <w:lang w:val="fr-FR"/>
        </w:rPr>
        <w:t>TGFb</w:t>
      </w:r>
      <w:proofErr w:type="spellEnd"/>
      <w:r w:rsidRPr="004852CE">
        <w:rPr>
          <w:rFonts w:ascii="Arial" w:hAnsi="Arial" w:cs="Arial"/>
          <w:lang w:val="fr-FR"/>
        </w:rPr>
        <w:t xml:space="preserve"> par les intégrines alphaVbeta6 et/ou alphaVbeta8 a un impact sur la formation des cellules mémoires dans la peau et dans l'intestin </w:t>
      </w:r>
      <w:r w:rsidR="0054511A">
        <w:fldChar w:fldCharType="begin"/>
      </w:r>
      <w:r w:rsidR="0054511A" w:rsidRPr="008257D4">
        <w:rPr>
          <w:lang w:val="fr-FR"/>
          <w:rPrChange w:id="1466" w:author="LALOY Emilien" w:date="2026-08-20T16:38:00Z">
            <w:rPr/>
          </w:rPrChange>
        </w:rPr>
        <w:instrText xml:space="preserve"> HYPERLINK "file:///C:\\Users\\xtoph\\Downloads\\Mohammed_NatImmunol_2016a" </w:instrText>
      </w:r>
      <w:r w:rsidR="0054511A">
        <w:fldChar w:fldCharType="separate"/>
      </w:r>
      <w:r w:rsidRPr="004852CE">
        <w:rPr>
          <w:rStyle w:val="Lienhypertexte"/>
          <w:rFonts w:ascii="Arial" w:eastAsiaTheme="majorEastAsia" w:hAnsi="Arial" w:cs="Arial"/>
          <w:lang w:val="fr-FR"/>
        </w:rPr>
        <w:t>Mohammed_NatImmunol_2016a</w:t>
      </w:r>
      <w:r w:rsidR="0054511A">
        <w:rPr>
          <w:rStyle w:val="Lienhypertexte"/>
          <w:rFonts w:ascii="Arial" w:eastAsiaTheme="majorEastAsia" w:hAnsi="Arial" w:cs="Arial"/>
          <w:lang w:val="fr-FR"/>
        </w:rPr>
        <w:fldChar w:fldCharType="end"/>
      </w:r>
      <w:r w:rsidRPr="004852CE">
        <w:rPr>
          <w:rFonts w:ascii="Arial" w:hAnsi="Arial" w:cs="Arial"/>
          <w:lang w:val="fr-FR"/>
        </w:rPr>
        <w:t xml:space="preserve">, et permet leur survie </w:t>
      </w:r>
      <w:r w:rsidR="0054511A">
        <w:fldChar w:fldCharType="begin"/>
      </w:r>
      <w:r w:rsidR="0054511A" w:rsidRPr="008257D4">
        <w:rPr>
          <w:lang w:val="fr-FR"/>
          <w:rPrChange w:id="1467" w:author="LALOY Emilien" w:date="2026-08-20T16:38:00Z">
            <w:rPr/>
          </w:rPrChange>
        </w:rPr>
        <w:instrText xml:space="preserve"> HYPERLINK "file:///C:\\Users\\xtoph\\Downloads\\Hirai_Immunity_2019" </w:instrText>
      </w:r>
      <w:r w:rsidR="0054511A">
        <w:fldChar w:fldCharType="separate"/>
      </w:r>
      <w:r w:rsidRPr="004852CE">
        <w:rPr>
          <w:rStyle w:val="Lienhypertexte"/>
          <w:rFonts w:ascii="Arial" w:eastAsiaTheme="majorEastAsia" w:hAnsi="Arial" w:cs="Arial"/>
          <w:lang w:val="fr-FR"/>
        </w:rPr>
        <w:t>Hirai_Immunity_2019</w:t>
      </w:r>
      <w:r w:rsidR="0054511A">
        <w:rPr>
          <w:rStyle w:val="Lienhypertexte"/>
          <w:rFonts w:ascii="Arial" w:eastAsiaTheme="majorEastAsia" w:hAnsi="Arial" w:cs="Arial"/>
          <w:lang w:val="fr-FR"/>
        </w:rPr>
        <w:fldChar w:fldCharType="end"/>
      </w:r>
      <w:r w:rsidRPr="004852CE">
        <w:rPr>
          <w:rFonts w:ascii="Arial" w:hAnsi="Arial" w:cs="Arial"/>
          <w:lang w:val="fr-FR"/>
        </w:rPr>
        <w:t>.</w:t>
      </w:r>
    </w:p>
    <w:p w14:paraId="560F676C" w14:textId="77777777" w:rsidR="004F59EA" w:rsidRPr="004852CE" w:rsidRDefault="004F59EA" w:rsidP="004F59EA">
      <w:pPr>
        <w:pStyle w:val="Titre3"/>
        <w:rPr>
          <w:lang w:val="fr-FR"/>
        </w:rPr>
      </w:pPr>
      <w:bookmarkStart w:id="1468" w:name="_Toc236412612"/>
      <w:bookmarkStart w:id="1469" w:name="_Toc238137511"/>
      <w:r w:rsidRPr="004852CE">
        <w:rPr>
          <w:lang w:val="fr-FR"/>
        </w:rPr>
        <w:t>2.4.4 Différenciation en TRM : processus dynamique</w:t>
      </w:r>
      <w:bookmarkEnd w:id="1468"/>
      <w:bookmarkEnd w:id="1469"/>
    </w:p>
    <w:p w14:paraId="27FF6B02" w14:textId="31D4E434" w:rsidR="004F59EA" w:rsidRPr="004F59EA"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Il a été observé une hétérogénéité du phénotype des TRM, avec des populations qui semblent plus épuisées ou plus différenciés.</w:t>
      </w:r>
      <w:r w:rsidRPr="004852CE">
        <w:rPr>
          <w:rFonts w:ascii="Arial" w:hAnsi="Arial" w:cs="Arial"/>
          <w:lang w:val="fr-FR"/>
        </w:rPr>
        <w:br/>
      </w:r>
      <w:r w:rsidR="0054511A">
        <w:fldChar w:fldCharType="begin"/>
      </w:r>
      <w:r w:rsidR="0054511A" w:rsidRPr="008257D4">
        <w:rPr>
          <w:lang w:val="fr-FR"/>
          <w:rPrChange w:id="1470" w:author="LALOY Emilien" w:date="2026-08-20T16:38:00Z">
            <w:rPr/>
          </w:rPrChange>
        </w:rPr>
        <w:instrText xml:space="preserve"> HYPERLINK "file:///C:\\Users\\xtoph\\Downloads\\Anadon_CancerCell_2022" </w:instrText>
      </w:r>
      <w:r w:rsidR="0054511A">
        <w:fldChar w:fldCharType="separate"/>
      </w:r>
      <w:r w:rsidRPr="004852CE">
        <w:rPr>
          <w:rStyle w:val="Lienhypertexte"/>
          <w:rFonts w:ascii="Arial" w:eastAsiaTheme="majorEastAsia" w:hAnsi="Arial" w:cs="Arial"/>
          <w:lang w:val="fr-FR"/>
        </w:rPr>
        <w:t>Anadon_CancerCell_2022</w:t>
      </w:r>
      <w:r w:rsidR="0054511A">
        <w:rPr>
          <w:rStyle w:val="Lienhypertexte"/>
          <w:rFonts w:ascii="Arial" w:eastAsiaTheme="majorEastAsia" w:hAnsi="Arial" w:cs="Arial"/>
          <w:lang w:val="fr-FR"/>
        </w:rPr>
        <w:fldChar w:fldCharType="end"/>
      </w:r>
      <w:r w:rsidRPr="004852CE">
        <w:rPr>
          <w:rFonts w:ascii="Arial" w:hAnsi="Arial" w:cs="Arial"/>
          <w:lang w:val="fr-FR"/>
        </w:rPr>
        <w:t xml:space="preserve"> décrivent que les TRM dans les cancers HGSOC peuvent être groupés en 5 </w:t>
      </w:r>
      <w:proofErr w:type="spellStart"/>
      <w:r w:rsidRPr="004852CE">
        <w:rPr>
          <w:rFonts w:ascii="Arial" w:hAnsi="Arial" w:cs="Arial"/>
          <w:lang w:val="fr-FR"/>
        </w:rPr>
        <w:t>gorupes</w:t>
      </w:r>
      <w:proofErr w:type="spellEnd"/>
      <w:r w:rsidRPr="004852CE">
        <w:rPr>
          <w:rFonts w:ascii="Arial" w:hAnsi="Arial" w:cs="Arial"/>
          <w:lang w:val="fr-FR"/>
        </w:rPr>
        <w:t>, et que ces groupes ont une trajectoire de différenciation (</w:t>
      </w:r>
      <w:proofErr w:type="spellStart"/>
      <w:r w:rsidRPr="004852CE">
        <w:rPr>
          <w:rFonts w:ascii="Arial" w:hAnsi="Arial" w:cs="Arial"/>
          <w:lang w:val="fr-FR"/>
        </w:rPr>
        <w:t>TRMstem</w:t>
      </w:r>
      <w:proofErr w:type="spellEnd"/>
      <w:r w:rsidRPr="004852CE">
        <w:rPr>
          <w:rFonts w:ascii="Arial" w:hAnsi="Arial" w:cs="Arial"/>
          <w:lang w:val="fr-FR"/>
        </w:rPr>
        <w:t xml:space="preserve">, puis </w:t>
      </w:r>
      <w:proofErr w:type="spellStart"/>
      <w:r w:rsidRPr="004852CE">
        <w:rPr>
          <w:rFonts w:ascii="Arial" w:hAnsi="Arial" w:cs="Arial"/>
          <w:lang w:val="fr-FR"/>
        </w:rPr>
        <w:t>TRMeff</w:t>
      </w:r>
      <w:proofErr w:type="spellEnd"/>
      <w:r w:rsidRPr="004852CE">
        <w:rPr>
          <w:rFonts w:ascii="Arial" w:hAnsi="Arial" w:cs="Arial"/>
          <w:lang w:val="fr-FR"/>
        </w:rPr>
        <w:t xml:space="preserve">, puis </w:t>
      </w:r>
      <w:proofErr w:type="spellStart"/>
      <w:r w:rsidRPr="004852CE">
        <w:rPr>
          <w:rFonts w:ascii="Arial" w:hAnsi="Arial" w:cs="Arial"/>
          <w:lang w:val="fr-FR"/>
        </w:rPr>
        <w:t>TRMprolif</w:t>
      </w:r>
      <w:proofErr w:type="spellEnd"/>
      <w:r w:rsidRPr="004852CE">
        <w:rPr>
          <w:rFonts w:ascii="Arial" w:hAnsi="Arial" w:cs="Arial"/>
          <w:lang w:val="fr-FR"/>
        </w:rPr>
        <w:t xml:space="preserve">, puis </w:t>
      </w:r>
      <w:proofErr w:type="spellStart"/>
      <w:r w:rsidRPr="004852CE">
        <w:rPr>
          <w:rFonts w:ascii="Arial" w:hAnsi="Arial" w:cs="Arial"/>
          <w:lang w:val="fr-FR"/>
        </w:rPr>
        <w:t>TRMexh</w:t>
      </w:r>
      <w:proofErr w:type="spellEnd"/>
      <w:r w:rsidRPr="004852CE">
        <w:rPr>
          <w:rFonts w:ascii="Arial" w:hAnsi="Arial" w:cs="Arial"/>
          <w:lang w:val="fr-FR"/>
        </w:rPr>
        <w:t>).</w:t>
      </w:r>
      <w:r w:rsidRPr="004852CE">
        <w:rPr>
          <w:rFonts w:ascii="Arial" w:hAnsi="Arial" w:cs="Arial"/>
          <w:lang w:val="fr-FR"/>
        </w:rPr>
        <w:br/>
      </w:r>
      <w:r w:rsidR="0054511A">
        <w:fldChar w:fldCharType="begin"/>
      </w:r>
      <w:r w:rsidR="0054511A" w:rsidRPr="008257D4">
        <w:rPr>
          <w:lang w:val="fr-FR"/>
          <w:rPrChange w:id="1471" w:author="LALOY Emilien" w:date="2026-08-20T16:38:00Z">
            <w:rPr/>
          </w:rPrChange>
        </w:rPr>
        <w:instrText xml:space="preserve"> HYPERLINK "file:///C:\\Users\\xtoph\\Downloads\\Mackay_Immunity_2015" </w:instrText>
      </w:r>
      <w:r w:rsidR="0054511A">
        <w:fldChar w:fldCharType="separate"/>
      </w:r>
      <w:r w:rsidRPr="004852CE">
        <w:rPr>
          <w:rStyle w:val="Lienhypertexte"/>
          <w:rFonts w:ascii="Arial" w:eastAsiaTheme="majorEastAsia" w:hAnsi="Arial" w:cs="Arial"/>
          <w:lang w:val="fr-FR"/>
        </w:rPr>
        <w:t>Mackay_Immunity_2015</w:t>
      </w:r>
      <w:r w:rsidR="0054511A">
        <w:rPr>
          <w:rStyle w:val="Lienhypertexte"/>
          <w:rFonts w:ascii="Arial" w:eastAsiaTheme="majorEastAsia" w:hAnsi="Arial" w:cs="Arial"/>
          <w:lang w:val="fr-FR"/>
        </w:rPr>
        <w:fldChar w:fldCharType="end"/>
      </w:r>
      <w:r w:rsidRPr="004852CE">
        <w:rPr>
          <w:rFonts w:ascii="Arial" w:hAnsi="Arial" w:cs="Arial"/>
          <w:lang w:val="fr-FR"/>
        </w:rPr>
        <w:t xml:space="preserve"> observe que les TRM se différencient graduellement depuis le derme vers l'épiderme avant d'</w:t>
      </w:r>
      <w:proofErr w:type="spellStart"/>
      <w:r w:rsidRPr="004852CE">
        <w:rPr>
          <w:rFonts w:ascii="Arial" w:hAnsi="Arial" w:cs="Arial"/>
          <w:lang w:val="fr-FR"/>
        </w:rPr>
        <w:t>acquérire</w:t>
      </w:r>
      <w:proofErr w:type="spellEnd"/>
      <w:r w:rsidRPr="004852CE">
        <w:rPr>
          <w:rFonts w:ascii="Arial" w:hAnsi="Arial" w:cs="Arial"/>
          <w:lang w:val="fr-FR"/>
        </w:rPr>
        <w:t xml:space="preserve"> l'expression de CD103, et que l'expression de </w:t>
      </w:r>
      <w:proofErr w:type="spellStart"/>
      <w:r w:rsidRPr="004852CE">
        <w:rPr>
          <w:rFonts w:ascii="Arial" w:hAnsi="Arial" w:cs="Arial"/>
          <w:lang w:val="fr-FR"/>
        </w:rPr>
        <w:t>Tbet</w:t>
      </w:r>
      <w:proofErr w:type="spellEnd"/>
      <w:r w:rsidRPr="004852CE">
        <w:rPr>
          <w:rFonts w:ascii="Arial" w:hAnsi="Arial" w:cs="Arial"/>
          <w:lang w:val="fr-FR"/>
        </w:rPr>
        <w:t xml:space="preserve"> et d'EOMES est graduellement perdue le long de cet axe.</w:t>
      </w:r>
    </w:p>
    <w:p w14:paraId="0CB8FE3A" w14:textId="77777777" w:rsidR="004F59EA" w:rsidRPr="004F59EA" w:rsidRDefault="004F59EA" w:rsidP="004F59EA">
      <w:pPr>
        <w:jc w:val="both"/>
        <w:rPr>
          <w:rFonts w:eastAsia="Times New Roman" w:cs="Arial"/>
          <w:szCs w:val="24"/>
          <w:lang w:val="fr-FR" w:eastAsia="en-GB"/>
        </w:rPr>
      </w:pPr>
      <w:r w:rsidRPr="004F59EA">
        <w:rPr>
          <w:rFonts w:cs="Arial"/>
          <w:szCs w:val="24"/>
          <w:lang w:val="fr-FR"/>
        </w:rPr>
        <w:br w:type="page"/>
      </w:r>
    </w:p>
    <w:p w14:paraId="2FFDAA06" w14:textId="77777777" w:rsidR="004F59EA" w:rsidRDefault="004F59EA" w:rsidP="004F59EA">
      <w:pPr>
        <w:pStyle w:val="Titre2"/>
        <w:rPr>
          <w:lang w:val="fr-FR"/>
        </w:rPr>
      </w:pPr>
      <w:bookmarkStart w:id="1472" w:name="_Toc236412613"/>
      <w:bookmarkStart w:id="1473" w:name="_Toc238137512"/>
      <w:r>
        <w:rPr>
          <w:lang w:val="fr-FR"/>
        </w:rPr>
        <w:lastRenderedPageBreak/>
        <w:t>2.5 Précurseurs des lymphocytes T résidents mémoires</w:t>
      </w:r>
      <w:bookmarkEnd w:id="1472"/>
      <w:bookmarkEnd w:id="1473"/>
    </w:p>
    <w:p w14:paraId="31706F70" w14:textId="662B1710"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Tout comme il existe des lymphocytes MPEC et SLEC capable de donner lieu à des cellules mémoires ou effectrices, il a été étudié s’il existait des précurseurs de TRM. Il a été observé très tôt que les précurseurs de TRM étaient des cellules peu différenciées qui possédaient des capacités de cellule souche. En effet, les lymphocytes KLRG1-, mais pas les lymphocytes KLRG1+, sont capables de se différencier en TRM après transfert dans une souris après une nouvelle infection </w:t>
      </w:r>
      <w:r w:rsidR="0054511A">
        <w:fldChar w:fldCharType="begin"/>
      </w:r>
      <w:r w:rsidR="0054511A" w:rsidRPr="008257D4">
        <w:rPr>
          <w:lang w:val="fr-FR"/>
          <w:rPrChange w:id="1474" w:author="LALOY Emilien" w:date="2026-08-20T16:38:00Z">
            <w:rPr/>
          </w:rPrChange>
        </w:rPr>
        <w:instrText xml:space="preserve"> HYPERLINK "file:///C:\\Users\\xtoph\\Downloads\\Mackay_NatImmunol_2013" </w:instrText>
      </w:r>
      <w:r w:rsidR="0054511A">
        <w:fldChar w:fldCharType="separate"/>
      </w:r>
      <w:r w:rsidRPr="004852CE">
        <w:rPr>
          <w:rStyle w:val="Lienhypertexte"/>
          <w:rFonts w:ascii="Arial" w:eastAsiaTheme="majorEastAsia" w:hAnsi="Arial" w:cs="Arial"/>
          <w:lang w:val="fr-FR"/>
        </w:rPr>
        <w:t>Mackay_NatImmunol_2013</w:t>
      </w:r>
      <w:r w:rsidR="0054511A">
        <w:rPr>
          <w:rStyle w:val="Lienhypertexte"/>
          <w:rFonts w:ascii="Arial" w:eastAsiaTheme="majorEastAsia" w:hAnsi="Arial" w:cs="Arial"/>
          <w:lang w:val="fr-FR"/>
        </w:rPr>
        <w:fldChar w:fldCharType="end"/>
      </w:r>
      <w:r w:rsidRPr="004852CE">
        <w:rPr>
          <w:rFonts w:ascii="Arial" w:hAnsi="Arial" w:cs="Arial"/>
          <w:lang w:val="fr-FR"/>
        </w:rPr>
        <w:t xml:space="preserve">. Les précurseurs de TRM expriment aussi CXCR3 et nécessitent les récepteurs de chimiokine pour leur entrée dans les tissus mais doivent réprimer CCR7 </w:t>
      </w:r>
      <w:r w:rsidR="0054511A">
        <w:fldChar w:fldCharType="begin"/>
      </w:r>
      <w:r w:rsidR="0054511A" w:rsidRPr="008257D4">
        <w:rPr>
          <w:lang w:val="fr-FR"/>
          <w:rPrChange w:id="1475" w:author="LALOY Emilien" w:date="2026-08-20T16:38:00Z">
            <w:rPr/>
          </w:rPrChange>
        </w:rPr>
        <w:instrText xml:space="preserve"> HYPERLINK "file:///C:\\Users\\xtoph\\Downloads\\Mackay_NatImmunol_2013" </w:instrText>
      </w:r>
      <w:r w:rsidR="0054511A">
        <w:fldChar w:fldCharType="separate"/>
      </w:r>
      <w:r w:rsidRPr="004852CE">
        <w:rPr>
          <w:rStyle w:val="Lienhypertexte"/>
          <w:rFonts w:ascii="Arial" w:eastAsiaTheme="majorEastAsia" w:hAnsi="Arial" w:cs="Arial"/>
          <w:lang w:val="fr-FR"/>
        </w:rPr>
        <w:t>Mackay_NatImmunol_2013</w:t>
      </w:r>
      <w:r w:rsidR="0054511A">
        <w:rPr>
          <w:rStyle w:val="Lienhypertexte"/>
          <w:rFonts w:ascii="Arial" w:eastAsiaTheme="majorEastAsia" w:hAnsi="Arial" w:cs="Arial"/>
          <w:lang w:val="fr-FR"/>
        </w:rPr>
        <w:fldChar w:fldCharType="end"/>
      </w:r>
      <w:r w:rsidRPr="004852CE">
        <w:rPr>
          <w:rFonts w:ascii="Arial" w:hAnsi="Arial" w:cs="Arial"/>
          <w:lang w:val="fr-FR"/>
        </w:rPr>
        <w:t>.</w:t>
      </w:r>
    </w:p>
    <w:p w14:paraId="416FEB90" w14:textId="2A404368"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L'analyse des séquences TCR entre les différents tissus montre qu'il existe des séquences partagées entre les TRM et les TCM, suggérant une origine clonale des deux types cellulaires </w:t>
      </w:r>
      <w:r w:rsidR="0054511A">
        <w:fldChar w:fldCharType="begin"/>
      </w:r>
      <w:r w:rsidR="0054511A" w:rsidRPr="008257D4">
        <w:rPr>
          <w:lang w:val="fr-FR"/>
          <w:rPrChange w:id="1476" w:author="LALOY Emilien" w:date="2026-08-20T16:37:00Z">
            <w:rPr/>
          </w:rPrChange>
        </w:rPr>
        <w:instrText xml:space="preserve"> HYPERLINK "file:///C:\\Users\\xtoph\\Downloads\\Gaide_NatMed_2015" </w:instrText>
      </w:r>
      <w:r w:rsidR="0054511A">
        <w:fldChar w:fldCharType="separate"/>
      </w:r>
      <w:r w:rsidRPr="004852CE">
        <w:rPr>
          <w:rStyle w:val="Lienhypertexte"/>
          <w:rFonts w:ascii="Arial" w:eastAsiaTheme="majorEastAsia" w:hAnsi="Arial" w:cs="Arial"/>
          <w:lang w:val="fr-FR"/>
        </w:rPr>
        <w:t>Gaide_NatMed_2015</w:t>
      </w:r>
      <w:r w:rsidR="0054511A">
        <w:rPr>
          <w:rStyle w:val="Lienhypertexte"/>
          <w:rFonts w:ascii="Arial" w:eastAsiaTheme="majorEastAsia" w:hAnsi="Arial" w:cs="Arial"/>
          <w:lang w:val="fr-FR"/>
        </w:rPr>
        <w:fldChar w:fldCharType="end"/>
      </w:r>
      <w:r w:rsidRPr="004852CE">
        <w:rPr>
          <w:rFonts w:ascii="Arial" w:hAnsi="Arial" w:cs="Arial"/>
          <w:lang w:val="fr-FR"/>
        </w:rPr>
        <w:t xml:space="preserve"> </w:t>
      </w:r>
      <w:r w:rsidR="0054511A">
        <w:fldChar w:fldCharType="begin"/>
      </w:r>
      <w:r w:rsidR="0054511A" w:rsidRPr="008257D4">
        <w:rPr>
          <w:lang w:val="fr-FR"/>
          <w:rPrChange w:id="1477" w:author="LALOY Emilien" w:date="2026-08-20T16:37:00Z">
            <w:rPr/>
          </w:rPrChange>
        </w:rPr>
        <w:instrText xml:space="preserve"> HYPERLINK "file:///C:\\Users\\xtoph\\Downloads\\Poon_NatImmunol_2023" </w:instrText>
      </w:r>
      <w:r w:rsidR="0054511A">
        <w:fldChar w:fldCharType="separate"/>
      </w:r>
      <w:r w:rsidRPr="004852CE">
        <w:rPr>
          <w:rStyle w:val="Lienhypertexte"/>
          <w:rFonts w:ascii="Arial" w:eastAsiaTheme="majorEastAsia" w:hAnsi="Arial" w:cs="Arial"/>
          <w:lang w:val="fr-FR"/>
        </w:rPr>
        <w:t>Poon_NatImmunol_2023</w:t>
      </w:r>
      <w:r w:rsidR="0054511A">
        <w:rPr>
          <w:rStyle w:val="Lienhypertexte"/>
          <w:rFonts w:ascii="Arial" w:eastAsiaTheme="majorEastAsia" w:hAnsi="Arial" w:cs="Arial"/>
          <w:lang w:val="fr-FR"/>
        </w:rPr>
        <w:fldChar w:fldCharType="end"/>
      </w:r>
      <w:r w:rsidRPr="004852CE">
        <w:rPr>
          <w:rFonts w:ascii="Arial" w:hAnsi="Arial" w:cs="Arial"/>
          <w:lang w:val="fr-FR"/>
        </w:rPr>
        <w:t xml:space="preserve">. Ce résultat est visible dans modèle d'infection, mais aussi avec du DNFB </w:t>
      </w:r>
      <w:r w:rsidR="0054511A">
        <w:fldChar w:fldCharType="begin"/>
      </w:r>
      <w:r w:rsidR="0054511A" w:rsidRPr="008257D4">
        <w:rPr>
          <w:lang w:val="fr-FR"/>
          <w:rPrChange w:id="1478" w:author="LALOY Emilien" w:date="2026-08-20T16:37:00Z">
            <w:rPr/>
          </w:rPrChange>
        </w:rPr>
        <w:instrText xml:space="preserve"> HYPERLINK "file:///C:\\Users\\xtoph\\Downloads\\Gaide_NatMed_2015" </w:instrText>
      </w:r>
      <w:r w:rsidR="0054511A">
        <w:fldChar w:fldCharType="separate"/>
      </w:r>
      <w:r w:rsidRPr="004852CE">
        <w:rPr>
          <w:rStyle w:val="Lienhypertexte"/>
          <w:rFonts w:ascii="Arial" w:eastAsiaTheme="majorEastAsia" w:hAnsi="Arial" w:cs="Arial"/>
          <w:lang w:val="fr-FR"/>
        </w:rPr>
        <w:t>Gaide_NatMed_2015</w:t>
      </w:r>
      <w:r w:rsidR="0054511A">
        <w:rPr>
          <w:rStyle w:val="Lienhypertexte"/>
          <w:rFonts w:ascii="Arial" w:eastAsiaTheme="majorEastAsia" w:hAnsi="Arial" w:cs="Arial"/>
          <w:lang w:val="fr-FR"/>
        </w:rPr>
        <w:fldChar w:fldCharType="end"/>
      </w:r>
      <w:r w:rsidRPr="004852CE">
        <w:rPr>
          <w:rFonts w:ascii="Arial" w:hAnsi="Arial" w:cs="Arial"/>
          <w:lang w:val="fr-FR"/>
        </w:rPr>
        <w:t xml:space="preserve">. Ce résultat est cohérant avec ceux de l'équipe de </w:t>
      </w:r>
      <w:r w:rsidR="0054511A">
        <w:fldChar w:fldCharType="begin"/>
      </w:r>
      <w:r w:rsidR="0054511A" w:rsidRPr="008257D4">
        <w:rPr>
          <w:lang w:val="fr-FR"/>
          <w:rPrChange w:id="1479" w:author="LALOY Emilien" w:date="2026-08-20T16:37:00Z">
            <w:rPr/>
          </w:rPrChange>
        </w:rPr>
        <w:instrText xml:space="preserve"> HYPERLINK "file:///C:\\Users\\xtoph\\Downloads\\Sheridan_Immunity_2014" </w:instrText>
      </w:r>
      <w:r w:rsidR="0054511A">
        <w:fldChar w:fldCharType="separate"/>
      </w:r>
      <w:r w:rsidRPr="004852CE">
        <w:rPr>
          <w:rStyle w:val="Lienhypertexte"/>
          <w:rFonts w:ascii="Arial" w:eastAsiaTheme="majorEastAsia" w:hAnsi="Arial" w:cs="Arial"/>
          <w:lang w:val="fr-FR"/>
        </w:rPr>
        <w:t>Sheridan_Immunity_2014</w:t>
      </w:r>
      <w:r w:rsidR="0054511A">
        <w:rPr>
          <w:rStyle w:val="Lienhypertexte"/>
          <w:rFonts w:ascii="Arial" w:eastAsiaTheme="majorEastAsia" w:hAnsi="Arial" w:cs="Arial"/>
          <w:lang w:val="fr-FR"/>
        </w:rPr>
        <w:fldChar w:fldCharType="end"/>
      </w:r>
      <w:r w:rsidRPr="004852CE">
        <w:rPr>
          <w:rFonts w:ascii="Arial" w:hAnsi="Arial" w:cs="Arial"/>
          <w:lang w:val="fr-FR"/>
        </w:rPr>
        <w:t xml:space="preserve">, qui décrit que le taux de MPEC corrèle avec celui des TRM CD103+ dans l'intestin. </w:t>
      </w:r>
      <w:r w:rsidR="0054511A">
        <w:fldChar w:fldCharType="begin"/>
      </w:r>
      <w:r w:rsidR="0054511A" w:rsidRPr="008257D4">
        <w:rPr>
          <w:lang w:val="fr-FR"/>
          <w:rPrChange w:id="1480" w:author="LALOY Emilien" w:date="2026-08-20T16:37:00Z">
            <w:rPr/>
          </w:rPrChange>
        </w:rPr>
        <w:instrText xml:space="preserve"> HYPERLINK "file:///C:\\Users\\xtoph\\Downloads\\Kok_JExpMed_2020" </w:instrText>
      </w:r>
      <w:r w:rsidR="0054511A">
        <w:fldChar w:fldCharType="separate"/>
      </w:r>
      <w:r w:rsidRPr="004852CE">
        <w:rPr>
          <w:rStyle w:val="Lienhypertexte"/>
          <w:rFonts w:ascii="Arial" w:eastAsiaTheme="majorEastAsia" w:hAnsi="Arial" w:cs="Arial"/>
          <w:lang w:val="fr-FR"/>
        </w:rPr>
        <w:t>Kok_JExpMed_2020</w:t>
      </w:r>
      <w:r w:rsidR="0054511A">
        <w:rPr>
          <w:rStyle w:val="Lienhypertexte"/>
          <w:rFonts w:ascii="Arial" w:eastAsiaTheme="majorEastAsia" w:hAnsi="Arial" w:cs="Arial"/>
          <w:lang w:val="fr-FR"/>
        </w:rPr>
        <w:fldChar w:fldCharType="end"/>
      </w:r>
      <w:r w:rsidRPr="004852CE">
        <w:rPr>
          <w:rFonts w:ascii="Arial" w:hAnsi="Arial" w:cs="Arial"/>
          <w:lang w:val="fr-FR"/>
        </w:rPr>
        <w:t xml:space="preserve"> précise que les MP 7 jours après l'infection peuvent être divisés en deux d'un point de vue transcriptomique par ressemblance avec les TRM ou les lymphocytes T circulants. Les deux populations obtenues se différencient préférentiellement en TRM et en lymphocyte T circulant mémoire, respectivement </w:t>
      </w:r>
      <w:r w:rsidR="0054511A">
        <w:fldChar w:fldCharType="begin"/>
      </w:r>
      <w:r w:rsidR="0054511A" w:rsidRPr="008257D4">
        <w:rPr>
          <w:lang w:val="fr-FR"/>
          <w:rPrChange w:id="1481" w:author="LALOY Emilien" w:date="2026-08-20T16:37:00Z">
            <w:rPr/>
          </w:rPrChange>
        </w:rPr>
        <w:instrText xml:space="preserve"> HYPERLINK "file:///C:\\Users\\xtoph\\Downloads\\Kok_JExpMed_2020" </w:instrText>
      </w:r>
      <w:r w:rsidR="0054511A">
        <w:fldChar w:fldCharType="separate"/>
      </w:r>
      <w:r w:rsidRPr="004852CE">
        <w:rPr>
          <w:rStyle w:val="Lienhypertexte"/>
          <w:rFonts w:ascii="Arial" w:eastAsiaTheme="majorEastAsia" w:hAnsi="Arial" w:cs="Arial"/>
          <w:lang w:val="fr-FR"/>
        </w:rPr>
        <w:t>Kok_JExpMed_2020</w:t>
      </w:r>
      <w:r w:rsidR="0054511A">
        <w:rPr>
          <w:rStyle w:val="Lienhypertexte"/>
          <w:rFonts w:ascii="Arial" w:eastAsiaTheme="majorEastAsia" w:hAnsi="Arial" w:cs="Arial"/>
          <w:lang w:val="fr-FR"/>
        </w:rPr>
        <w:fldChar w:fldCharType="end"/>
      </w:r>
      <w:r w:rsidRPr="004852CE">
        <w:rPr>
          <w:rFonts w:ascii="Arial" w:hAnsi="Arial" w:cs="Arial"/>
          <w:lang w:val="fr-FR"/>
        </w:rPr>
        <w:t xml:space="preserve">. Ces deux populations sont formées à cause de différences intrinsèques, et la spécificité antigénique n'est pas impliquée </w:t>
      </w:r>
      <w:r w:rsidR="0054511A">
        <w:fldChar w:fldCharType="begin"/>
      </w:r>
      <w:r w:rsidR="0054511A" w:rsidRPr="008257D4">
        <w:rPr>
          <w:lang w:val="fr-FR"/>
          <w:rPrChange w:id="1482" w:author="LALOY Emilien" w:date="2026-08-20T16:37:00Z">
            <w:rPr/>
          </w:rPrChange>
        </w:rPr>
        <w:instrText xml:space="preserve"> HYPERLINK "file:///C:\\Users\\xtoph\\Downloads\\Kok_JExpMed_2020" </w:instrText>
      </w:r>
      <w:r w:rsidR="0054511A">
        <w:fldChar w:fldCharType="separate"/>
      </w:r>
      <w:r w:rsidRPr="004852CE">
        <w:rPr>
          <w:rStyle w:val="Lienhypertexte"/>
          <w:rFonts w:ascii="Arial" w:eastAsiaTheme="majorEastAsia" w:hAnsi="Arial" w:cs="Arial"/>
          <w:lang w:val="fr-FR"/>
        </w:rPr>
        <w:t>Kok_JExpMed_2020</w:t>
      </w:r>
      <w:r w:rsidR="0054511A">
        <w:rPr>
          <w:rStyle w:val="Lienhypertexte"/>
          <w:rFonts w:ascii="Arial" w:eastAsiaTheme="majorEastAsia" w:hAnsi="Arial" w:cs="Arial"/>
          <w:lang w:val="fr-FR"/>
        </w:rPr>
        <w:fldChar w:fldCharType="end"/>
      </w:r>
      <w:r w:rsidRPr="004852CE">
        <w:rPr>
          <w:rFonts w:ascii="Arial" w:hAnsi="Arial" w:cs="Arial"/>
          <w:lang w:val="fr-FR"/>
        </w:rPr>
        <w:t xml:space="preserve">. </w:t>
      </w:r>
      <w:r w:rsidR="0054511A">
        <w:fldChar w:fldCharType="begin"/>
      </w:r>
      <w:r w:rsidR="0054511A" w:rsidRPr="008257D4">
        <w:rPr>
          <w:lang w:val="fr-FR"/>
          <w:rPrChange w:id="1483" w:author="LALOY Emilien" w:date="2026-08-20T16:37:00Z">
            <w:rPr/>
          </w:rPrChange>
        </w:rPr>
        <w:instrText xml:space="preserve"> HYPERLINK "file:///C:\\Users\\xtoph\\Downloads\\Poon_NatImmunol_2023" </w:instrText>
      </w:r>
      <w:r w:rsidR="0054511A">
        <w:fldChar w:fldCharType="separate"/>
      </w:r>
      <w:r w:rsidRPr="004852CE">
        <w:rPr>
          <w:rStyle w:val="Lienhypertexte"/>
          <w:rFonts w:ascii="Arial" w:eastAsiaTheme="majorEastAsia" w:hAnsi="Arial" w:cs="Arial"/>
          <w:lang w:val="fr-FR"/>
        </w:rPr>
        <w:t>Poon_NatImmunol_2023</w:t>
      </w:r>
      <w:r w:rsidR="0054511A">
        <w:rPr>
          <w:rStyle w:val="Lienhypertexte"/>
          <w:rFonts w:ascii="Arial" w:eastAsiaTheme="majorEastAsia" w:hAnsi="Arial" w:cs="Arial"/>
          <w:lang w:val="fr-FR"/>
        </w:rPr>
        <w:fldChar w:fldCharType="end"/>
      </w:r>
      <w:r w:rsidRPr="004852CE">
        <w:rPr>
          <w:rFonts w:ascii="Arial" w:hAnsi="Arial" w:cs="Arial"/>
          <w:lang w:val="fr-FR"/>
        </w:rPr>
        <w:t xml:space="preserve"> décri</w:t>
      </w:r>
      <w:r w:rsidR="00F3358B">
        <w:rPr>
          <w:rFonts w:ascii="Arial" w:hAnsi="Arial" w:cs="Arial"/>
          <w:lang w:val="fr-FR"/>
        </w:rPr>
        <w:t>vent</w:t>
      </w:r>
      <w:r w:rsidRPr="004852CE">
        <w:rPr>
          <w:rFonts w:ascii="Arial" w:hAnsi="Arial" w:cs="Arial"/>
          <w:lang w:val="fr-FR"/>
        </w:rPr>
        <w:t xml:space="preserve"> que certains clones sont préférentiellement partagés entre certains couples de tissus et que le partage de séquence TCR est plus commun chez les TRM CD</w:t>
      </w:r>
      <w:proofErr w:type="gramStart"/>
      <w:r w:rsidRPr="004852CE">
        <w:rPr>
          <w:rFonts w:ascii="Arial" w:hAnsi="Arial" w:cs="Arial"/>
          <w:lang w:val="fr-FR"/>
        </w:rPr>
        <w:t>8;</w:t>
      </w:r>
      <w:proofErr w:type="gramEnd"/>
      <w:r w:rsidRPr="004852CE">
        <w:rPr>
          <w:rFonts w:ascii="Arial" w:hAnsi="Arial" w:cs="Arial"/>
          <w:lang w:val="fr-FR"/>
        </w:rPr>
        <w:t xml:space="preserve"> ce résultat suggère qu'il existe un confinement relatif aux précurseurs de TRM dans certains sites anatomiques.</w:t>
      </w:r>
    </w:p>
    <w:p w14:paraId="7DACBEE9" w14:textId="03D406C8"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Bien que les premières observations </w:t>
      </w:r>
      <w:proofErr w:type="gramStart"/>
      <w:r w:rsidRPr="004852CE">
        <w:rPr>
          <w:rFonts w:ascii="Arial" w:hAnsi="Arial" w:cs="Arial"/>
          <w:lang w:val="fr-FR"/>
        </w:rPr>
        <w:t>suggéraient</w:t>
      </w:r>
      <w:proofErr w:type="gramEnd"/>
      <w:r w:rsidRPr="004852CE">
        <w:rPr>
          <w:rFonts w:ascii="Arial" w:hAnsi="Arial" w:cs="Arial"/>
          <w:lang w:val="fr-FR"/>
        </w:rPr>
        <w:t xml:space="preserve"> que les lymphocytes T KLRG1+ ne pouvaient pas se différencier en TRM, d'autres travaux ont montrés que la population KLRG1+ était hétérogène et contenait une fraction capable de se différencier en TRM. En effet, le transfert de TCM, TEM et LLEC montre que les LLEC sont recrutés à des taux similaires que les TCM et TEM lorsque l'infection est localisée, </w:t>
      </w:r>
      <w:r w:rsidRPr="004852CE">
        <w:rPr>
          <w:rFonts w:ascii="Arial" w:hAnsi="Arial" w:cs="Arial"/>
          <w:lang w:val="fr-FR"/>
        </w:rPr>
        <w:lastRenderedPageBreak/>
        <w:t xml:space="preserve">et qu'ils perdent l'expression de KLRG1 et CX3CR1 pour CD69 et CD103 à long terme </w:t>
      </w:r>
      <w:r w:rsidR="0054511A">
        <w:fldChar w:fldCharType="begin"/>
      </w:r>
      <w:r w:rsidR="0054511A" w:rsidRPr="008257D4">
        <w:rPr>
          <w:lang w:val="fr-FR"/>
          <w:rPrChange w:id="1484" w:author="LALOY Emilien" w:date="2026-08-20T16:38:00Z">
            <w:rPr/>
          </w:rPrChange>
        </w:rPr>
        <w:instrText xml:space="preserve"> HYPERLINK "file:///C:\\Users\\xtoph\\Downloads\\Lucas_SciImmunol_2024" </w:instrText>
      </w:r>
      <w:r w:rsidR="0054511A">
        <w:fldChar w:fldCharType="separate"/>
      </w:r>
      <w:r w:rsidRPr="004852CE">
        <w:rPr>
          <w:rStyle w:val="Lienhypertexte"/>
          <w:rFonts w:ascii="Arial" w:eastAsiaTheme="majorEastAsia" w:hAnsi="Arial" w:cs="Arial"/>
          <w:lang w:val="fr-FR"/>
        </w:rPr>
        <w:t>Lucas_SciImmunol_2024</w:t>
      </w:r>
      <w:r w:rsidR="0054511A">
        <w:rPr>
          <w:rStyle w:val="Lienhypertexte"/>
          <w:rFonts w:ascii="Arial" w:eastAsiaTheme="majorEastAsia" w:hAnsi="Arial" w:cs="Arial"/>
          <w:lang w:val="fr-FR"/>
        </w:rPr>
        <w:fldChar w:fldCharType="end"/>
      </w:r>
      <w:r w:rsidRPr="004852CE">
        <w:rPr>
          <w:rFonts w:ascii="Arial" w:hAnsi="Arial" w:cs="Arial"/>
          <w:lang w:val="fr-FR"/>
        </w:rPr>
        <w:t xml:space="preserve">. En utilisant un modèle de fate mapping, il a été observé que les lymphocytes KLRG1+ peuvent perdre l'expression de KLRG1 et se différencier en TRM dans les tissus </w:t>
      </w:r>
      <w:r w:rsidR="0054511A">
        <w:fldChar w:fldCharType="begin"/>
      </w:r>
      <w:r w:rsidR="0054511A" w:rsidRPr="008257D4">
        <w:rPr>
          <w:lang w:val="fr-FR"/>
          <w:rPrChange w:id="1485" w:author="LALOY Emilien" w:date="2026-08-20T16:38:00Z">
            <w:rPr/>
          </w:rPrChange>
        </w:rPr>
        <w:instrText xml:space="preserve"> HYPERLINK "file:///C:\\Users\\xtoph\\Downloads\\Herndler-Brandstetter_Immunity_2018" </w:instrText>
      </w:r>
      <w:r w:rsidR="0054511A">
        <w:fldChar w:fldCharType="separate"/>
      </w:r>
      <w:r w:rsidRPr="004852CE">
        <w:rPr>
          <w:rStyle w:val="Lienhypertexte"/>
          <w:rFonts w:ascii="Arial" w:eastAsiaTheme="majorEastAsia" w:hAnsi="Arial" w:cs="Arial"/>
          <w:lang w:val="fr-FR"/>
        </w:rPr>
        <w:t>Herndler-Brandstetter_Immunity_2018</w:t>
      </w:r>
      <w:r w:rsidR="0054511A">
        <w:rPr>
          <w:rStyle w:val="Lienhypertexte"/>
          <w:rFonts w:ascii="Arial" w:eastAsiaTheme="majorEastAsia" w:hAnsi="Arial" w:cs="Arial"/>
          <w:lang w:val="fr-FR"/>
        </w:rPr>
        <w:fldChar w:fldCharType="end"/>
      </w:r>
      <w:r w:rsidRPr="004852CE">
        <w:rPr>
          <w:rFonts w:ascii="Arial" w:hAnsi="Arial" w:cs="Arial"/>
          <w:lang w:val="fr-FR"/>
        </w:rPr>
        <w:t xml:space="preserve">. Les cellules obtenues ont alors un phénotype intermédiaire aux TRM en n'exprimant pas CD103 et en exprimant des niveaux faibles de CD127, CD62L, CX3CR1 et TCF1. Tout de même, celles-ci expriment CD69 et dépendent de l'IL15 </w:t>
      </w:r>
      <w:r w:rsidR="0054511A">
        <w:fldChar w:fldCharType="begin"/>
      </w:r>
      <w:r w:rsidR="0054511A" w:rsidRPr="008257D4">
        <w:rPr>
          <w:lang w:val="fr-FR"/>
          <w:rPrChange w:id="1486" w:author="LALOY Emilien" w:date="2026-08-20T16:38:00Z">
            <w:rPr/>
          </w:rPrChange>
        </w:rPr>
        <w:instrText xml:space="preserve"> HYPERLINK "file:///C:\\Users\\xtoph\\Downloads\\Herndler-Brandstetter_Immunity_2018" </w:instrText>
      </w:r>
      <w:r w:rsidR="0054511A">
        <w:fldChar w:fldCharType="separate"/>
      </w:r>
      <w:r w:rsidRPr="004852CE">
        <w:rPr>
          <w:rStyle w:val="Lienhypertexte"/>
          <w:rFonts w:ascii="Arial" w:eastAsiaTheme="majorEastAsia" w:hAnsi="Arial" w:cs="Arial"/>
          <w:lang w:val="fr-FR"/>
        </w:rPr>
        <w:t>Herndler-Brandstetter_Immunity_2018</w:t>
      </w:r>
      <w:r w:rsidR="0054511A">
        <w:rPr>
          <w:rStyle w:val="Lienhypertexte"/>
          <w:rFonts w:ascii="Arial" w:eastAsiaTheme="majorEastAsia" w:hAnsi="Arial" w:cs="Arial"/>
          <w:lang w:val="fr-FR"/>
        </w:rPr>
        <w:fldChar w:fldCharType="end"/>
      </w:r>
      <w:r w:rsidRPr="004852CE">
        <w:rPr>
          <w:rFonts w:ascii="Arial" w:hAnsi="Arial" w:cs="Arial"/>
          <w:lang w:val="fr-FR"/>
        </w:rPr>
        <w:t>.</w:t>
      </w:r>
    </w:p>
    <w:p w14:paraId="3FF88682" w14:textId="0255DC3E" w:rsidR="008257D4" w:rsidRDefault="004F59EA" w:rsidP="006C15F9">
      <w:pPr>
        <w:pStyle w:val="NormalWeb"/>
        <w:spacing w:line="360" w:lineRule="auto"/>
        <w:ind w:firstLine="720"/>
        <w:jc w:val="both"/>
        <w:rPr>
          <w:ins w:id="1487" w:author="LALOY Emilien" w:date="2026-08-20T16:38:00Z"/>
          <w:rFonts w:ascii="Arial" w:hAnsi="Arial" w:cs="Arial"/>
          <w:lang w:val="fr-FR"/>
        </w:rPr>
      </w:pPr>
      <w:r w:rsidRPr="004852CE">
        <w:rPr>
          <w:rFonts w:ascii="Arial" w:hAnsi="Arial" w:cs="Arial"/>
          <w:lang w:val="fr-FR"/>
        </w:rPr>
        <w:t xml:space="preserve">En cas de réponse mémoire secondaire, les lymphocytes T mémoires peuvent aussi se différencier en TRM. Il a été démontré que les TCM semblent plus aptes à se différencier en TRM, et que les TRM formés de cette manière sont différents des TRM primaires par l'expression de CD103 </w:t>
      </w:r>
      <w:r w:rsidR="0054511A">
        <w:fldChar w:fldCharType="begin"/>
      </w:r>
      <w:r w:rsidR="0054511A" w:rsidRPr="008257D4">
        <w:rPr>
          <w:lang w:val="fr-FR"/>
          <w:rPrChange w:id="1488" w:author="LALOY Emilien" w:date="2026-08-20T16:38:00Z">
            <w:rPr/>
          </w:rPrChange>
        </w:rPr>
        <w:instrText xml:space="preserve"> HYPERLINK "file:///C:\\Users\\xtoph\\Downloads\\Osborn_PLoSPathog_2019" </w:instrText>
      </w:r>
      <w:r w:rsidR="0054511A">
        <w:fldChar w:fldCharType="separate"/>
      </w:r>
      <w:r w:rsidRPr="004852CE">
        <w:rPr>
          <w:rStyle w:val="Lienhypertexte"/>
          <w:rFonts w:ascii="Arial" w:eastAsiaTheme="majorEastAsia" w:hAnsi="Arial" w:cs="Arial"/>
          <w:lang w:val="fr-FR"/>
        </w:rPr>
        <w:t>Osborn_PLoSPathog_2019</w:t>
      </w:r>
      <w:r w:rsidR="0054511A">
        <w:rPr>
          <w:rStyle w:val="Lienhypertexte"/>
          <w:rFonts w:ascii="Arial" w:eastAsiaTheme="majorEastAsia" w:hAnsi="Arial" w:cs="Arial"/>
          <w:lang w:val="fr-FR"/>
        </w:rPr>
        <w:fldChar w:fldCharType="end"/>
      </w:r>
      <w:r w:rsidRPr="004852CE">
        <w:rPr>
          <w:rFonts w:ascii="Arial" w:hAnsi="Arial" w:cs="Arial"/>
          <w:lang w:val="fr-FR"/>
        </w:rPr>
        <w:t xml:space="preserve">. De la même manière, les TEX isolés à partir de tumeur sont capable de se différencier en TRM </w:t>
      </w:r>
      <w:r w:rsidR="0054511A">
        <w:fldChar w:fldCharType="begin"/>
      </w:r>
      <w:r w:rsidR="0054511A" w:rsidRPr="008257D4">
        <w:rPr>
          <w:lang w:val="fr-FR"/>
          <w:rPrChange w:id="1489" w:author="LALOY Emilien" w:date="2026-08-20T16:38:00Z">
            <w:rPr/>
          </w:rPrChange>
        </w:rPr>
        <w:instrText xml:space="preserve"> HYPERLINK "file:///C:\\Users\\xtoph\\Downloads\\Burn_NatImmunol_2026" </w:instrText>
      </w:r>
      <w:r w:rsidR="0054511A">
        <w:fldChar w:fldCharType="separate"/>
      </w:r>
      <w:r w:rsidRPr="004852CE">
        <w:rPr>
          <w:rStyle w:val="Lienhypertexte"/>
          <w:rFonts w:ascii="Arial" w:eastAsiaTheme="majorEastAsia" w:hAnsi="Arial" w:cs="Arial"/>
          <w:lang w:val="fr-FR"/>
        </w:rPr>
        <w:t>Burn_NatImmunol_2026</w:t>
      </w:r>
      <w:r w:rsidR="0054511A">
        <w:rPr>
          <w:rStyle w:val="Lienhypertexte"/>
          <w:rFonts w:ascii="Arial" w:eastAsiaTheme="majorEastAsia" w:hAnsi="Arial" w:cs="Arial"/>
          <w:lang w:val="fr-FR"/>
        </w:rPr>
        <w:fldChar w:fldCharType="end"/>
      </w:r>
      <w:r w:rsidRPr="004852CE">
        <w:rPr>
          <w:rFonts w:ascii="Arial" w:hAnsi="Arial" w:cs="Arial"/>
          <w:lang w:val="fr-FR"/>
        </w:rPr>
        <w:t>.</w:t>
      </w:r>
    </w:p>
    <w:p w14:paraId="32EEEF3F" w14:textId="77777777" w:rsidR="008257D4" w:rsidRDefault="008257D4">
      <w:pPr>
        <w:spacing w:line="259" w:lineRule="auto"/>
        <w:rPr>
          <w:ins w:id="1490" w:author="LALOY Emilien" w:date="2026-08-20T16:38:00Z"/>
          <w:rFonts w:eastAsia="Times New Roman" w:cs="Arial"/>
          <w:szCs w:val="24"/>
          <w:lang w:val="fr-FR" w:eastAsia="en-GB"/>
        </w:rPr>
      </w:pPr>
      <w:ins w:id="1491" w:author="LALOY Emilien" w:date="2026-08-20T16:38:00Z">
        <w:r>
          <w:rPr>
            <w:rFonts w:cs="Arial"/>
            <w:lang w:val="fr-FR"/>
          </w:rPr>
          <w:br w:type="page"/>
        </w:r>
      </w:ins>
    </w:p>
    <w:p w14:paraId="581F2711" w14:textId="750DCC01" w:rsidR="00B70428" w:rsidRDefault="00B70428" w:rsidP="008257D4">
      <w:pPr>
        <w:pStyle w:val="Titre1"/>
        <w:rPr>
          <w:ins w:id="1492" w:author="LALOY Emilien" w:date="2026-08-20T16:55:00Z"/>
          <w:rFonts w:eastAsia="Times New Roman"/>
          <w:lang w:val="fr-FR" w:eastAsia="en-GB"/>
        </w:rPr>
      </w:pPr>
      <w:bookmarkStart w:id="1493" w:name="_Toc238137513"/>
      <w:ins w:id="1494" w:author="LALOY Emilien" w:date="2026-08-20T16:55:00Z">
        <w:r>
          <w:rPr>
            <w:rFonts w:eastAsia="Times New Roman"/>
            <w:lang w:val="fr-FR" w:eastAsia="en-GB"/>
          </w:rPr>
          <w:lastRenderedPageBreak/>
          <w:t>3. Les lymphocytes T résidents mémoires dans les pathologies</w:t>
        </w:r>
        <w:bookmarkEnd w:id="1493"/>
      </w:ins>
    </w:p>
    <w:p w14:paraId="135D0AA0" w14:textId="298B17DC" w:rsidR="008257D4" w:rsidRPr="00065A05" w:rsidRDefault="008257D4">
      <w:pPr>
        <w:pStyle w:val="Titre2"/>
        <w:rPr>
          <w:ins w:id="1495" w:author="LALOY Emilien" w:date="2026-08-20T16:38:00Z"/>
          <w:rFonts w:eastAsia="Times New Roman"/>
          <w:lang w:val="fr-FR" w:eastAsia="en-GB"/>
        </w:rPr>
        <w:pPrChange w:id="1496" w:author="LALOY Emilien" w:date="2026-08-20T16:55:00Z">
          <w:pPr>
            <w:pStyle w:val="Titre1"/>
          </w:pPr>
        </w:pPrChange>
      </w:pPr>
      <w:bookmarkStart w:id="1497" w:name="_Toc238137514"/>
      <w:ins w:id="1498" w:author="LALOY Emilien" w:date="2026-08-20T16:38:00Z">
        <w:r w:rsidRPr="00065A05">
          <w:rPr>
            <w:rFonts w:eastAsia="Times New Roman"/>
            <w:lang w:val="fr-FR" w:eastAsia="en-GB"/>
          </w:rPr>
          <w:t>3.1 Mécanisme d'action des lymphocytes T résidents mémoires contre les infections</w:t>
        </w:r>
        <w:bookmarkEnd w:id="1497"/>
      </w:ins>
    </w:p>
    <w:p w14:paraId="736D5238" w14:textId="33137DD6" w:rsidR="008257D4" w:rsidRPr="00065A05" w:rsidRDefault="008257D4" w:rsidP="008257D4">
      <w:pPr>
        <w:spacing w:before="100" w:beforeAutospacing="1" w:after="100" w:afterAutospacing="1"/>
        <w:jc w:val="both"/>
        <w:rPr>
          <w:ins w:id="1499" w:author="LALOY Emilien" w:date="2026-08-20T16:38:00Z"/>
          <w:rFonts w:eastAsia="Times New Roman" w:cs="Arial"/>
          <w:szCs w:val="24"/>
          <w:lang w:val="fr-FR" w:eastAsia="en-GB"/>
        </w:rPr>
      </w:pPr>
      <w:ins w:id="1500" w:author="LALOY Emilien" w:date="2026-08-20T16:38:00Z">
        <w:r w:rsidRPr="00065A05">
          <w:rPr>
            <w:rFonts w:eastAsia="Times New Roman" w:cs="Arial"/>
            <w:szCs w:val="24"/>
            <w:lang w:val="fr-FR" w:eastAsia="en-GB"/>
          </w:rPr>
          <w:t>Les TRM ont été découverts à l'origine dans des modèles murins d'infection</w:t>
        </w:r>
        <w:r>
          <w:rPr>
            <w:rFonts w:eastAsia="Times New Roman" w:cs="Arial"/>
            <w:szCs w:val="24"/>
            <w:lang w:val="fr-FR" w:eastAsia="en-GB"/>
          </w:rPr>
          <w:t xml:space="preserve"> par</w:t>
        </w:r>
        <w:r w:rsidRPr="00065A05">
          <w:rPr>
            <w:rFonts w:eastAsia="Times New Roman" w:cs="Arial"/>
            <w:szCs w:val="24"/>
            <w:lang w:val="fr-FR" w:eastAsia="en-GB"/>
          </w:rPr>
          <w:t xml:space="preserve"> HSV </w:t>
        </w:r>
        <w:r w:rsidRPr="00065A05">
          <w:rPr>
            <w:rFonts w:eastAsia="Times New Roman" w:cs="Arial"/>
            <w:szCs w:val="24"/>
            <w:lang w:eastAsia="en-GB"/>
          </w:rPr>
          <w:fldChar w:fldCharType="begin"/>
        </w:r>
      </w:ins>
      <w:ins w:id="1501" w:author="Christophe Borg" w:date="2026-08-26T12:10:00Z">
        <w:r w:rsidR="00383B27" w:rsidRPr="00F379D4">
          <w:rPr>
            <w:rFonts w:eastAsia="Times New Roman" w:cs="Arial"/>
            <w:szCs w:val="24"/>
            <w:lang w:val="fr-FR" w:eastAsia="en-GB"/>
            <w:rPrChange w:id="1502" w:author="Christophe Borg" w:date="2026-08-26T12:10:00Z">
              <w:rPr>
                <w:rFonts w:eastAsia="Times New Roman" w:cs="Arial"/>
                <w:szCs w:val="24"/>
                <w:lang w:eastAsia="en-GB"/>
              </w:rPr>
            </w:rPrChange>
          </w:rPr>
          <w:instrText>HYPERLINK "C:\\Users\\xtoph\\Downloads\\Gebhardt_NatImmunol_2009"</w:instrText>
        </w:r>
      </w:ins>
      <w:ins w:id="1503" w:author="LALOY Emilien" w:date="2026-08-20T16:38:00Z">
        <w:del w:id="1504" w:author="Christophe Borg" w:date="2026-08-26T12:10:00Z">
          <w:r w:rsidRPr="00065A05" w:rsidDel="00383B27">
            <w:rPr>
              <w:rFonts w:eastAsia="Times New Roman" w:cs="Arial"/>
              <w:szCs w:val="24"/>
              <w:lang w:val="fr-FR" w:eastAsia="en-GB"/>
            </w:rPr>
            <w:delInstrText xml:space="preserve"> HYPERLINK "Gebhardt_NatImmunol_2009" </w:delInstrText>
          </w:r>
        </w:del>
        <w:r w:rsidRPr="00065A05">
          <w:rPr>
            <w:rFonts w:eastAsia="Times New Roman" w:cs="Arial"/>
            <w:szCs w:val="24"/>
            <w:lang w:eastAsia="en-GB"/>
          </w:rPr>
          <w:fldChar w:fldCharType="separate"/>
        </w:r>
        <w:r w:rsidRPr="00065A05">
          <w:rPr>
            <w:rFonts w:eastAsia="Times New Roman" w:cs="Arial"/>
            <w:color w:val="0000FF"/>
            <w:szCs w:val="24"/>
            <w:u w:val="single"/>
            <w:lang w:val="fr-FR" w:eastAsia="en-GB"/>
          </w:rPr>
          <w:t>Gebhardt</w:t>
        </w:r>
        <w:r>
          <w:rPr>
            <w:rFonts w:eastAsia="Times New Roman" w:cs="Arial"/>
            <w:color w:val="0000FF"/>
            <w:szCs w:val="24"/>
            <w:u w:val="single"/>
            <w:lang w:val="fr-FR" w:eastAsia="en-GB"/>
          </w:rPr>
          <w:t xml:space="preserve"> </w:t>
        </w:r>
        <w:proofErr w:type="spellStart"/>
        <w:r w:rsidRPr="00065A05">
          <w:rPr>
            <w:rFonts w:eastAsia="Times New Roman" w:cs="Arial"/>
            <w:color w:val="0000FF"/>
            <w:szCs w:val="24"/>
            <w:u w:val="single"/>
            <w:lang w:val="fr-FR" w:eastAsia="en-GB"/>
          </w:rPr>
          <w:t>NatImmunol</w:t>
        </w:r>
        <w:proofErr w:type="spellEnd"/>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2009</w:t>
        </w:r>
        <w:r w:rsidRPr="00065A05">
          <w:rPr>
            <w:rFonts w:eastAsia="Times New Roman" w:cs="Arial"/>
            <w:szCs w:val="24"/>
            <w:lang w:eastAsia="en-GB"/>
          </w:rPr>
          <w:fldChar w:fldCharType="end"/>
        </w:r>
        <w:r w:rsidRPr="00ED1666">
          <w:rPr>
            <w:rFonts w:eastAsia="Times New Roman" w:cs="Arial"/>
            <w:szCs w:val="24"/>
            <w:lang w:val="fr-FR" w:eastAsia="en-GB"/>
          </w:rPr>
          <w:t xml:space="preserve">, </w:t>
        </w:r>
        <w:r>
          <w:rPr>
            <w:rFonts w:eastAsia="Times New Roman" w:cs="Arial"/>
            <w:szCs w:val="24"/>
            <w:lang w:val="fr-FR" w:eastAsia="en-GB"/>
          </w:rPr>
          <w:t>et les modèles murins d’infection restent les plus utilisés dans l’étude de ces cellules</w:t>
        </w:r>
        <w:r w:rsidRPr="00065A05">
          <w:rPr>
            <w:rFonts w:eastAsia="Times New Roman" w:cs="Arial"/>
            <w:szCs w:val="24"/>
            <w:lang w:val="fr-FR" w:eastAsia="en-GB"/>
          </w:rPr>
          <w:t>. Dans cette partie, le mode d'action des TRM dans la réponse immunitaire et leur rôle dans la protection contre les infections sera décrit.</w:t>
        </w:r>
      </w:ins>
    </w:p>
    <w:p w14:paraId="43F83417" w14:textId="77777777" w:rsidR="008257D4" w:rsidRPr="00065A05" w:rsidRDefault="008257D4" w:rsidP="008257D4">
      <w:pPr>
        <w:pStyle w:val="Titre3"/>
        <w:rPr>
          <w:ins w:id="1505" w:author="LALOY Emilien" w:date="2026-08-20T16:38:00Z"/>
          <w:rFonts w:eastAsia="Times New Roman"/>
          <w:lang w:val="fr-FR" w:eastAsia="en-GB"/>
        </w:rPr>
      </w:pPr>
      <w:bookmarkStart w:id="1506" w:name="_Toc238137515"/>
      <w:ins w:id="1507" w:author="LALOY Emilien" w:date="2026-08-20T16:38:00Z">
        <w:r w:rsidRPr="00065A05">
          <w:rPr>
            <w:rFonts w:eastAsia="Times New Roman"/>
            <w:lang w:val="fr-FR" w:eastAsia="en-GB"/>
          </w:rPr>
          <w:t>3.1.1 Mécanisme d'action des lymphocytes T résidents mémoires dans la réponse immunitaire</w:t>
        </w:r>
        <w:bookmarkEnd w:id="1506"/>
      </w:ins>
    </w:p>
    <w:p w14:paraId="23F3390A" w14:textId="4868B50E" w:rsidR="008257D4" w:rsidRPr="00065A05" w:rsidRDefault="008257D4" w:rsidP="008257D4">
      <w:pPr>
        <w:spacing w:before="100" w:beforeAutospacing="1" w:after="100" w:afterAutospacing="1"/>
        <w:jc w:val="both"/>
        <w:rPr>
          <w:ins w:id="1508" w:author="LALOY Emilien" w:date="2026-08-20T16:38:00Z"/>
          <w:rFonts w:eastAsia="Times New Roman" w:cs="Arial"/>
          <w:szCs w:val="24"/>
          <w:lang w:val="fr-FR" w:eastAsia="en-GB"/>
        </w:rPr>
      </w:pPr>
      <w:ins w:id="1509" w:author="LALOY Emilien" w:date="2026-08-20T16:38:00Z">
        <w:r w:rsidRPr="00065A05">
          <w:rPr>
            <w:rFonts w:eastAsia="Times New Roman" w:cs="Arial"/>
            <w:szCs w:val="24"/>
            <w:lang w:val="fr-FR" w:eastAsia="en-GB"/>
          </w:rPr>
          <w:t>Les TRM les plus étudiés sont les TRM CD8+, et le rôle des lymphocytes T CD8+ est d'éliminer les cellules dangereuses par cytotoxicité. Dans ce sens, le mécanisme d'action des TRM (en tout cas des TRM CD8+) le plus évident est que ces cellules agissent par cytotoxicité. Pourtant, le rôle cytotoxique des TRM n'a pas été mis en évidence tout de suite</w:t>
        </w:r>
        <w:r>
          <w:rPr>
            <w:rFonts w:eastAsia="Times New Roman" w:cs="Arial"/>
            <w:szCs w:val="24"/>
            <w:lang w:val="fr-FR" w:eastAsia="en-GB"/>
          </w:rPr>
          <w:t xml:space="preserve"> </w:t>
        </w:r>
        <w:r w:rsidRPr="00065A05">
          <w:rPr>
            <w:rFonts w:eastAsia="Times New Roman" w:cs="Arial"/>
            <w:szCs w:val="24"/>
            <w:lang w:val="fr-FR" w:eastAsia="en-GB"/>
          </w:rPr>
          <w:t xml:space="preserve">; les premières observations décrivent plutôt un rôle d'initiation et de maintien de l'inflammation et de recrutement d'autres acteurs immunitaires </w:t>
        </w:r>
        <w:r w:rsidRPr="00065A05">
          <w:rPr>
            <w:rFonts w:eastAsia="Times New Roman" w:cs="Arial"/>
            <w:szCs w:val="24"/>
            <w:lang w:eastAsia="en-GB"/>
          </w:rPr>
          <w:fldChar w:fldCharType="begin"/>
        </w:r>
      </w:ins>
      <w:ins w:id="1510" w:author="Christophe Borg" w:date="2026-08-26T12:10:00Z">
        <w:r w:rsidR="00383B27" w:rsidRPr="00F379D4">
          <w:rPr>
            <w:rFonts w:eastAsia="Times New Roman" w:cs="Arial"/>
            <w:szCs w:val="24"/>
            <w:lang w:val="fr-FR" w:eastAsia="en-GB"/>
            <w:rPrChange w:id="1511" w:author="Christophe Borg" w:date="2026-08-26T12:10:00Z">
              <w:rPr>
                <w:rFonts w:eastAsia="Times New Roman" w:cs="Arial"/>
                <w:szCs w:val="24"/>
                <w:lang w:eastAsia="en-GB"/>
              </w:rPr>
            </w:rPrChange>
          </w:rPr>
          <w:instrText>HYPERLINK "C:\\Users\\xtoph\\Downloads\\Mueller_NatRev_2016"</w:instrText>
        </w:r>
      </w:ins>
      <w:ins w:id="1512" w:author="LALOY Emilien" w:date="2026-08-20T16:38:00Z">
        <w:del w:id="1513" w:author="Christophe Borg" w:date="2026-08-26T12:10:00Z">
          <w:r w:rsidRPr="00065A05" w:rsidDel="00383B27">
            <w:rPr>
              <w:rFonts w:eastAsia="Times New Roman" w:cs="Arial"/>
              <w:szCs w:val="24"/>
              <w:lang w:val="fr-FR" w:eastAsia="en-GB"/>
            </w:rPr>
            <w:delInstrText xml:space="preserve"> HYPERLINK "Mueller_NatRev_2016" </w:delInstrText>
          </w:r>
        </w:del>
        <w:r w:rsidRPr="00065A05">
          <w:rPr>
            <w:rFonts w:eastAsia="Times New Roman" w:cs="Arial"/>
            <w:szCs w:val="24"/>
            <w:lang w:eastAsia="en-GB"/>
          </w:rPr>
          <w:fldChar w:fldCharType="separate"/>
        </w:r>
        <w:r w:rsidRPr="00065A05">
          <w:rPr>
            <w:rFonts w:eastAsia="Times New Roman" w:cs="Arial"/>
            <w:color w:val="0000FF"/>
            <w:szCs w:val="24"/>
            <w:u w:val="single"/>
            <w:lang w:val="fr-FR" w:eastAsia="en-GB"/>
          </w:rPr>
          <w:t>Mueller</w:t>
        </w:r>
        <w:r>
          <w:rPr>
            <w:rFonts w:eastAsia="Times New Roman" w:cs="Arial"/>
            <w:color w:val="0000FF"/>
            <w:szCs w:val="24"/>
            <w:u w:val="single"/>
            <w:lang w:val="fr-FR" w:eastAsia="en-GB"/>
          </w:rPr>
          <w:t xml:space="preserve"> </w:t>
        </w:r>
        <w:proofErr w:type="spellStart"/>
        <w:r w:rsidRPr="00065A05">
          <w:rPr>
            <w:rFonts w:eastAsia="Times New Roman" w:cs="Arial"/>
            <w:color w:val="0000FF"/>
            <w:szCs w:val="24"/>
            <w:u w:val="single"/>
            <w:lang w:val="fr-FR" w:eastAsia="en-GB"/>
          </w:rPr>
          <w:t>NatRev</w:t>
        </w:r>
        <w:proofErr w:type="spellEnd"/>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2016</w:t>
        </w:r>
        <w:r w:rsidRPr="00065A05">
          <w:rPr>
            <w:rFonts w:eastAsia="Times New Roman" w:cs="Arial"/>
            <w:szCs w:val="24"/>
            <w:lang w:eastAsia="en-GB"/>
          </w:rPr>
          <w:fldChar w:fldCharType="end"/>
        </w:r>
        <w:r w:rsidRPr="00065A05">
          <w:rPr>
            <w:rFonts w:eastAsia="Times New Roman" w:cs="Arial"/>
            <w:szCs w:val="24"/>
            <w:lang w:val="fr-FR" w:eastAsia="en-GB"/>
          </w:rPr>
          <w:t>. Dans cette partie, les rôles directs et indirects des TRM dans la réponse immunitaire seront décri</w:t>
        </w:r>
        <w:r>
          <w:rPr>
            <w:rFonts w:eastAsia="Times New Roman" w:cs="Arial"/>
            <w:szCs w:val="24"/>
            <w:lang w:val="fr-FR" w:eastAsia="en-GB"/>
          </w:rPr>
          <w:t>t</w:t>
        </w:r>
        <w:r w:rsidRPr="00065A05">
          <w:rPr>
            <w:rFonts w:eastAsia="Times New Roman" w:cs="Arial"/>
            <w:szCs w:val="24"/>
            <w:lang w:val="fr-FR" w:eastAsia="en-GB"/>
          </w:rPr>
          <w:t>.</w:t>
        </w:r>
      </w:ins>
    </w:p>
    <w:p w14:paraId="44DFF093" w14:textId="77777777" w:rsidR="008257D4" w:rsidRPr="00065A05" w:rsidRDefault="008257D4" w:rsidP="008257D4">
      <w:pPr>
        <w:pStyle w:val="Titre4"/>
        <w:rPr>
          <w:ins w:id="1514" w:author="LALOY Emilien" w:date="2026-08-20T16:38:00Z"/>
          <w:rFonts w:eastAsia="Times New Roman"/>
          <w:lang w:val="fr-FR" w:eastAsia="en-GB"/>
        </w:rPr>
      </w:pPr>
      <w:ins w:id="1515" w:author="LALOY Emilien" w:date="2026-08-20T16:38:00Z">
        <w:r w:rsidRPr="00065A05">
          <w:rPr>
            <w:rFonts w:eastAsia="Times New Roman"/>
            <w:lang w:val="fr-FR" w:eastAsia="en-GB"/>
          </w:rPr>
          <w:t>3.1.1.1 Rôle direct cytotoxique des lymphocytes T résidents mémoires contre les infections</w:t>
        </w:r>
      </w:ins>
    </w:p>
    <w:p w14:paraId="5E1D1D3A" w14:textId="381A1A87" w:rsidR="008257D4" w:rsidRPr="00065A05" w:rsidRDefault="008257D4" w:rsidP="008257D4">
      <w:pPr>
        <w:spacing w:before="100" w:beforeAutospacing="1" w:after="100" w:afterAutospacing="1"/>
        <w:jc w:val="both"/>
        <w:rPr>
          <w:ins w:id="1516" w:author="LALOY Emilien" w:date="2026-08-20T16:38:00Z"/>
          <w:rFonts w:eastAsia="Times New Roman" w:cs="Arial"/>
          <w:szCs w:val="24"/>
          <w:lang w:val="fr-FR" w:eastAsia="en-GB"/>
        </w:rPr>
      </w:pPr>
      <w:ins w:id="1517" w:author="LALOY Emilien" w:date="2026-08-20T16:38:00Z">
        <w:r w:rsidRPr="00065A05">
          <w:rPr>
            <w:rFonts w:eastAsia="Times New Roman" w:cs="Arial"/>
            <w:szCs w:val="24"/>
            <w:lang w:val="fr-FR" w:eastAsia="en-GB"/>
          </w:rPr>
          <w:t xml:space="preserve">La cytotoxicité est le rôle le plus évident des TRM CD8+. Cependant, celui-ci a surtout été étudié dans le cadre de cancers où il est plus facile de définir les cellules cibles </w:t>
        </w:r>
        <w:r w:rsidRPr="00065A05">
          <w:rPr>
            <w:rFonts w:eastAsia="Times New Roman" w:cs="Arial"/>
            <w:szCs w:val="24"/>
            <w:lang w:eastAsia="en-GB"/>
          </w:rPr>
          <w:fldChar w:fldCharType="begin"/>
        </w:r>
      </w:ins>
      <w:ins w:id="1518" w:author="Christophe Borg" w:date="2026-08-26T12:10:00Z">
        <w:r w:rsidR="00383B27" w:rsidRPr="00F379D4">
          <w:rPr>
            <w:rFonts w:eastAsia="Times New Roman" w:cs="Arial"/>
            <w:szCs w:val="24"/>
            <w:lang w:val="fr-FR" w:eastAsia="en-GB"/>
            <w:rPrChange w:id="1519" w:author="Christophe Borg" w:date="2026-08-26T12:10:00Z">
              <w:rPr>
                <w:rFonts w:eastAsia="Times New Roman" w:cs="Arial"/>
                <w:szCs w:val="24"/>
                <w:lang w:eastAsia="en-GB"/>
              </w:rPr>
            </w:rPrChange>
          </w:rPr>
          <w:instrText>HYPERLINK "C:\\Users\\xtoph\\Downloads\\Duhen_NatCommun_2018"</w:instrText>
        </w:r>
      </w:ins>
      <w:ins w:id="1520" w:author="LALOY Emilien" w:date="2026-08-20T16:38:00Z">
        <w:del w:id="1521" w:author="Christophe Borg" w:date="2026-08-26T12:10:00Z">
          <w:r w:rsidRPr="00065A05" w:rsidDel="00383B27">
            <w:rPr>
              <w:rFonts w:eastAsia="Times New Roman" w:cs="Arial"/>
              <w:szCs w:val="24"/>
              <w:lang w:val="fr-FR" w:eastAsia="en-GB"/>
            </w:rPr>
            <w:delInstrText xml:space="preserve"> HYPERLINK "Duhen_NatCommun_2018" </w:delInstrText>
          </w:r>
        </w:del>
        <w:r w:rsidRPr="00065A05">
          <w:rPr>
            <w:rFonts w:eastAsia="Times New Roman" w:cs="Arial"/>
            <w:szCs w:val="24"/>
            <w:lang w:eastAsia="en-GB"/>
          </w:rPr>
          <w:fldChar w:fldCharType="separate"/>
        </w:r>
        <w:proofErr w:type="spellStart"/>
        <w:r w:rsidRPr="00065A05">
          <w:rPr>
            <w:rFonts w:eastAsia="Times New Roman" w:cs="Arial"/>
            <w:color w:val="0000FF"/>
            <w:szCs w:val="24"/>
            <w:u w:val="single"/>
            <w:lang w:val="fr-FR" w:eastAsia="en-GB"/>
          </w:rPr>
          <w:t>Duhen</w:t>
        </w:r>
        <w:proofErr w:type="spellEnd"/>
        <w:r>
          <w:rPr>
            <w:rFonts w:eastAsia="Times New Roman" w:cs="Arial"/>
            <w:color w:val="0000FF"/>
            <w:szCs w:val="24"/>
            <w:u w:val="single"/>
            <w:lang w:val="fr-FR" w:eastAsia="en-GB"/>
          </w:rPr>
          <w:t xml:space="preserve"> </w:t>
        </w:r>
        <w:proofErr w:type="spellStart"/>
        <w:r w:rsidRPr="00065A05">
          <w:rPr>
            <w:rFonts w:eastAsia="Times New Roman" w:cs="Arial"/>
            <w:color w:val="0000FF"/>
            <w:szCs w:val="24"/>
            <w:u w:val="single"/>
            <w:lang w:val="fr-FR" w:eastAsia="en-GB"/>
          </w:rPr>
          <w:t>NatCommun</w:t>
        </w:r>
        <w:proofErr w:type="spellEnd"/>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2018</w:t>
        </w:r>
        <w:r w:rsidRPr="00065A05">
          <w:rPr>
            <w:rFonts w:eastAsia="Times New Roman" w:cs="Arial"/>
            <w:szCs w:val="24"/>
            <w:lang w:eastAsia="en-GB"/>
          </w:rPr>
          <w:fldChar w:fldCharType="end"/>
        </w:r>
        <w:r w:rsidRPr="00065A05">
          <w:rPr>
            <w:rFonts w:eastAsia="Times New Roman" w:cs="Arial"/>
            <w:szCs w:val="24"/>
            <w:lang w:val="fr-FR" w:eastAsia="en-GB"/>
          </w:rPr>
          <w:t xml:space="preserve"> </w:t>
        </w:r>
        <w:r w:rsidRPr="00065A05">
          <w:rPr>
            <w:rFonts w:eastAsia="Times New Roman" w:cs="Arial"/>
            <w:szCs w:val="24"/>
            <w:lang w:eastAsia="en-GB"/>
          </w:rPr>
          <w:fldChar w:fldCharType="begin"/>
        </w:r>
      </w:ins>
      <w:ins w:id="1522" w:author="Christophe Borg" w:date="2026-08-26T12:10:00Z">
        <w:r w:rsidR="00383B27" w:rsidRPr="00F379D4">
          <w:rPr>
            <w:rFonts w:eastAsia="Times New Roman" w:cs="Arial"/>
            <w:szCs w:val="24"/>
            <w:lang w:val="fr-FR" w:eastAsia="en-GB"/>
            <w:rPrChange w:id="1523" w:author="Christophe Borg" w:date="2026-08-26T12:10:00Z">
              <w:rPr>
                <w:rFonts w:eastAsia="Times New Roman" w:cs="Arial"/>
                <w:szCs w:val="24"/>
                <w:lang w:eastAsia="en-GB"/>
              </w:rPr>
            </w:rPrChange>
          </w:rPr>
          <w:instrText>HYPERLINK "C:\\Users\\xtoph\\Downloads\\Park_Nature_2019"</w:instrText>
        </w:r>
      </w:ins>
      <w:ins w:id="1524" w:author="LALOY Emilien" w:date="2026-08-20T16:38:00Z">
        <w:del w:id="1525" w:author="Christophe Borg" w:date="2026-08-26T12:10:00Z">
          <w:r w:rsidRPr="00065A05" w:rsidDel="00383B27">
            <w:rPr>
              <w:rFonts w:eastAsia="Times New Roman" w:cs="Arial"/>
              <w:szCs w:val="24"/>
              <w:lang w:val="fr-FR" w:eastAsia="en-GB"/>
            </w:rPr>
            <w:delInstrText xml:space="preserve"> HYPERLINK "Park_Nature_2019" </w:delInstrText>
          </w:r>
        </w:del>
        <w:r w:rsidRPr="00065A05">
          <w:rPr>
            <w:rFonts w:eastAsia="Times New Roman" w:cs="Arial"/>
            <w:szCs w:val="24"/>
            <w:lang w:eastAsia="en-GB"/>
          </w:rPr>
          <w:fldChar w:fldCharType="separate"/>
        </w:r>
        <w:r w:rsidRPr="00065A05">
          <w:rPr>
            <w:rFonts w:eastAsia="Times New Roman" w:cs="Arial"/>
            <w:color w:val="0000FF"/>
            <w:szCs w:val="24"/>
            <w:u w:val="single"/>
            <w:lang w:val="fr-FR" w:eastAsia="en-GB"/>
          </w:rPr>
          <w:t>Park</w:t>
        </w:r>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Nature</w:t>
        </w:r>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2019</w:t>
        </w:r>
        <w:r w:rsidRPr="00065A05">
          <w:rPr>
            <w:rFonts w:eastAsia="Times New Roman" w:cs="Arial"/>
            <w:szCs w:val="24"/>
            <w:lang w:eastAsia="en-GB"/>
          </w:rPr>
          <w:fldChar w:fldCharType="end"/>
        </w:r>
        <w:r w:rsidRPr="00065A05">
          <w:rPr>
            <w:rFonts w:eastAsia="Times New Roman" w:cs="Arial"/>
            <w:szCs w:val="24"/>
            <w:lang w:val="fr-FR" w:eastAsia="en-GB"/>
          </w:rPr>
          <w:t xml:space="preserve"> </w:t>
        </w:r>
        <w:r w:rsidRPr="00065A05">
          <w:rPr>
            <w:rFonts w:eastAsia="Times New Roman" w:cs="Arial"/>
            <w:szCs w:val="24"/>
            <w:lang w:eastAsia="en-GB"/>
          </w:rPr>
          <w:fldChar w:fldCharType="begin"/>
        </w:r>
      </w:ins>
      <w:ins w:id="1526" w:author="Christophe Borg" w:date="2026-08-26T12:10:00Z">
        <w:r w:rsidR="00383B27" w:rsidRPr="00F379D4">
          <w:rPr>
            <w:rFonts w:eastAsia="Times New Roman" w:cs="Arial"/>
            <w:szCs w:val="24"/>
            <w:lang w:val="fr-FR" w:eastAsia="en-GB"/>
            <w:rPrChange w:id="1527" w:author="Christophe Borg" w:date="2026-08-26T12:10:00Z">
              <w:rPr>
                <w:rFonts w:eastAsia="Times New Roman" w:cs="Arial"/>
                <w:szCs w:val="24"/>
                <w:lang w:eastAsia="en-GB"/>
              </w:rPr>
            </w:rPrChange>
          </w:rPr>
          <w:instrText>HYPERLINK "C:\\Users\\xtoph\\Downloads\\Liikanen_JClinInvest_2021"</w:instrText>
        </w:r>
      </w:ins>
      <w:ins w:id="1528" w:author="LALOY Emilien" w:date="2026-08-20T16:38:00Z">
        <w:del w:id="1529" w:author="Christophe Borg" w:date="2026-08-26T12:10:00Z">
          <w:r w:rsidRPr="00065A05" w:rsidDel="00383B27">
            <w:rPr>
              <w:rFonts w:eastAsia="Times New Roman" w:cs="Arial"/>
              <w:szCs w:val="24"/>
              <w:lang w:val="fr-FR" w:eastAsia="en-GB"/>
            </w:rPr>
            <w:delInstrText xml:space="preserve"> HYPERLINK "Liikanen_JClinInvest_2021" </w:delInstrText>
          </w:r>
        </w:del>
        <w:r w:rsidRPr="00065A05">
          <w:rPr>
            <w:rFonts w:eastAsia="Times New Roman" w:cs="Arial"/>
            <w:szCs w:val="24"/>
            <w:lang w:eastAsia="en-GB"/>
          </w:rPr>
          <w:fldChar w:fldCharType="separate"/>
        </w:r>
        <w:r w:rsidRPr="00065A05">
          <w:rPr>
            <w:rFonts w:eastAsia="Times New Roman" w:cs="Arial"/>
            <w:color w:val="0000FF"/>
            <w:szCs w:val="24"/>
            <w:u w:val="single"/>
            <w:lang w:val="fr-FR" w:eastAsia="en-GB"/>
          </w:rPr>
          <w:t>Liikanen</w:t>
        </w:r>
        <w:r>
          <w:rPr>
            <w:rFonts w:eastAsia="Times New Roman" w:cs="Arial"/>
            <w:color w:val="0000FF"/>
            <w:szCs w:val="24"/>
            <w:u w:val="single"/>
            <w:lang w:val="fr-FR" w:eastAsia="en-GB"/>
          </w:rPr>
          <w:t xml:space="preserve"> </w:t>
        </w:r>
        <w:proofErr w:type="spellStart"/>
        <w:r w:rsidRPr="00065A05">
          <w:rPr>
            <w:rFonts w:eastAsia="Times New Roman" w:cs="Arial"/>
            <w:color w:val="0000FF"/>
            <w:szCs w:val="24"/>
            <w:u w:val="single"/>
            <w:lang w:val="fr-FR" w:eastAsia="en-GB"/>
          </w:rPr>
          <w:t>JClinInvest</w:t>
        </w:r>
        <w:proofErr w:type="spellEnd"/>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2021</w:t>
        </w:r>
        <w:r w:rsidRPr="00065A05">
          <w:rPr>
            <w:rFonts w:eastAsia="Times New Roman" w:cs="Arial"/>
            <w:szCs w:val="24"/>
            <w:lang w:eastAsia="en-GB"/>
          </w:rPr>
          <w:fldChar w:fldCharType="end"/>
        </w:r>
        <w:r w:rsidRPr="00065A05">
          <w:rPr>
            <w:rFonts w:eastAsia="Times New Roman" w:cs="Arial"/>
            <w:szCs w:val="24"/>
            <w:lang w:val="fr-FR" w:eastAsia="en-GB"/>
          </w:rPr>
          <w:t xml:space="preserve"> (</w:t>
        </w:r>
        <w:r w:rsidRPr="00065A05">
          <w:rPr>
            <w:rFonts w:eastAsia="Times New Roman" w:cs="Arial"/>
            <w:szCs w:val="24"/>
            <w:lang w:eastAsia="en-GB"/>
          </w:rPr>
          <w:fldChar w:fldCharType="begin"/>
        </w:r>
      </w:ins>
      <w:ins w:id="1530" w:author="Christophe Borg" w:date="2026-08-26T12:10:00Z">
        <w:r w:rsidR="00383B27" w:rsidRPr="00F379D4">
          <w:rPr>
            <w:rFonts w:eastAsia="Times New Roman" w:cs="Arial"/>
            <w:szCs w:val="24"/>
            <w:lang w:val="fr-FR" w:eastAsia="en-GB"/>
            <w:rPrChange w:id="1531" w:author="Christophe Borg" w:date="2026-08-26T12:10:00Z">
              <w:rPr>
                <w:rFonts w:eastAsia="Times New Roman" w:cs="Arial"/>
                <w:szCs w:val="24"/>
                <w:lang w:eastAsia="en-GB"/>
              </w:rPr>
            </w:rPrChange>
          </w:rPr>
          <w:instrText>HYPERLINK "C:\\Users\\xtoph\\Downloads\\TRM Cancer" \l "3.2.3.1 Rôle direct cytotoxique des lymphocytes T résidents mémoires contre les cellules tumorales"</w:instrText>
        </w:r>
      </w:ins>
      <w:ins w:id="1532" w:author="LALOY Emilien" w:date="2026-08-20T16:38:00Z">
        <w:del w:id="1533" w:author="Christophe Borg" w:date="2026-08-26T12:10:00Z">
          <w:r w:rsidRPr="00065A05" w:rsidDel="00383B27">
            <w:rPr>
              <w:rFonts w:eastAsia="Times New Roman" w:cs="Arial"/>
              <w:szCs w:val="24"/>
              <w:lang w:val="fr-FR" w:eastAsia="en-GB"/>
            </w:rPr>
            <w:delInstrText xml:space="preserve"> HYPERLINK "TRM%20Cancer" \l "3.2.3.1 Rôle direct cytotoxique des lymphocytes T résidents mémoires contre les cellules tumorales" </w:delInstrText>
          </w:r>
        </w:del>
        <w:r w:rsidRPr="00065A05">
          <w:rPr>
            <w:rFonts w:eastAsia="Times New Roman" w:cs="Arial"/>
            <w:szCs w:val="24"/>
            <w:lang w:eastAsia="en-GB"/>
          </w:rPr>
          <w:fldChar w:fldCharType="separate"/>
        </w:r>
        <w:r w:rsidRPr="00065A05">
          <w:rPr>
            <w:rFonts w:eastAsia="Times New Roman" w:cs="Arial"/>
            <w:color w:val="0000FF"/>
            <w:szCs w:val="24"/>
            <w:u w:val="single"/>
            <w:lang w:val="fr-FR" w:eastAsia="en-GB"/>
          </w:rPr>
          <w:t>voir partie dédiée dans le chapitre suivant</w:t>
        </w:r>
        <w:r w:rsidRPr="00065A05">
          <w:rPr>
            <w:rFonts w:eastAsia="Times New Roman" w:cs="Arial"/>
            <w:szCs w:val="24"/>
            <w:lang w:eastAsia="en-GB"/>
          </w:rPr>
          <w:fldChar w:fldCharType="end"/>
        </w:r>
        <w:r w:rsidRPr="00065A05">
          <w:rPr>
            <w:rFonts w:eastAsia="Times New Roman" w:cs="Arial"/>
            <w:szCs w:val="24"/>
            <w:lang w:val="fr-FR" w:eastAsia="en-GB"/>
          </w:rPr>
          <w:t>).</w:t>
        </w:r>
      </w:ins>
    </w:p>
    <w:p w14:paraId="1DF73481" w14:textId="77777777" w:rsidR="008257D4" w:rsidRPr="00065A05" w:rsidRDefault="008257D4" w:rsidP="008257D4">
      <w:pPr>
        <w:pStyle w:val="Titre4"/>
        <w:rPr>
          <w:ins w:id="1534" w:author="LALOY Emilien" w:date="2026-08-20T16:38:00Z"/>
          <w:rFonts w:eastAsia="Times New Roman"/>
          <w:lang w:val="fr-FR" w:eastAsia="en-GB"/>
        </w:rPr>
      </w:pPr>
      <w:ins w:id="1535" w:author="LALOY Emilien" w:date="2026-08-20T16:38:00Z">
        <w:r w:rsidRPr="00065A05">
          <w:rPr>
            <w:rFonts w:eastAsia="Times New Roman"/>
            <w:lang w:val="fr-FR" w:eastAsia="en-GB"/>
          </w:rPr>
          <w:lastRenderedPageBreak/>
          <w:t>3.1.1.2 Rôle indirect des lymphocytes T résidents mémoires contre les infections (recrutement d'autres acteurs)</w:t>
        </w:r>
      </w:ins>
    </w:p>
    <w:p w14:paraId="2FA60B10" w14:textId="10FE4298" w:rsidR="008257D4" w:rsidRPr="00065A05" w:rsidRDefault="008257D4" w:rsidP="008257D4">
      <w:pPr>
        <w:spacing w:before="100" w:beforeAutospacing="1" w:after="100" w:afterAutospacing="1"/>
        <w:jc w:val="both"/>
        <w:rPr>
          <w:ins w:id="1536" w:author="LALOY Emilien" w:date="2026-08-20T16:38:00Z"/>
          <w:rFonts w:eastAsia="Times New Roman" w:cs="Arial"/>
          <w:szCs w:val="24"/>
          <w:lang w:val="fr-FR" w:eastAsia="en-GB"/>
        </w:rPr>
      </w:pPr>
      <w:ins w:id="1537" w:author="LALOY Emilien" w:date="2026-08-20T16:38:00Z">
        <w:r w:rsidRPr="00065A05">
          <w:rPr>
            <w:rFonts w:eastAsia="Times New Roman" w:cs="Arial"/>
            <w:szCs w:val="24"/>
            <w:lang w:val="fr-FR" w:eastAsia="en-GB"/>
          </w:rPr>
          <w:t>Le rôle le plus décris des lymphocytes T résidents mémoires est un rôle de recrutement d'autres cellules immunitaires par l'initiation et le maintien d'une inflammation locale. Par exemple, l'</w:t>
        </w:r>
        <w:proofErr w:type="spellStart"/>
        <w:r w:rsidRPr="00065A05">
          <w:rPr>
            <w:rFonts w:eastAsia="Times New Roman" w:cs="Arial"/>
            <w:szCs w:val="24"/>
            <w:lang w:val="fr-FR" w:eastAsia="en-GB"/>
          </w:rPr>
          <w:t>IFNg</w:t>
        </w:r>
        <w:proofErr w:type="spellEnd"/>
        <w:r w:rsidRPr="00065A05">
          <w:rPr>
            <w:rFonts w:eastAsia="Times New Roman" w:cs="Arial"/>
            <w:szCs w:val="24"/>
            <w:lang w:val="fr-FR" w:eastAsia="en-GB"/>
          </w:rPr>
          <w:t xml:space="preserve"> sécrété par les TRM induit l'expression VCAM1 sur les cellules endothéliales (recrutant les cellules immunitaires par diapédèse) </w:t>
        </w:r>
        <w:r w:rsidRPr="00065A05">
          <w:rPr>
            <w:rFonts w:eastAsia="Times New Roman" w:cs="Arial"/>
            <w:szCs w:val="24"/>
            <w:lang w:eastAsia="en-GB"/>
          </w:rPr>
          <w:fldChar w:fldCharType="begin"/>
        </w:r>
      </w:ins>
      <w:ins w:id="1538" w:author="Christophe Borg" w:date="2026-08-26T12:10:00Z">
        <w:r w:rsidR="00383B27" w:rsidRPr="00F379D4">
          <w:rPr>
            <w:rFonts w:eastAsia="Times New Roman" w:cs="Arial"/>
            <w:szCs w:val="24"/>
            <w:lang w:val="fr-FR" w:eastAsia="en-GB"/>
            <w:rPrChange w:id="1539" w:author="Christophe Borg" w:date="2026-08-26T12:10:00Z">
              <w:rPr>
                <w:rFonts w:eastAsia="Times New Roman" w:cs="Arial"/>
                <w:szCs w:val="24"/>
                <w:lang w:eastAsia="en-GB"/>
              </w:rPr>
            </w:rPrChange>
          </w:rPr>
          <w:instrText>HYPERLINK "C:\\Users\\xtoph\\Downloads\\Chang_NatImmunol_2014"</w:instrText>
        </w:r>
      </w:ins>
      <w:ins w:id="1540" w:author="LALOY Emilien" w:date="2026-08-20T16:38:00Z">
        <w:del w:id="1541" w:author="Christophe Borg" w:date="2026-08-26T12:10:00Z">
          <w:r w:rsidRPr="00065A05" w:rsidDel="00383B27">
            <w:rPr>
              <w:rFonts w:eastAsia="Times New Roman" w:cs="Arial"/>
              <w:szCs w:val="24"/>
              <w:lang w:val="fr-FR" w:eastAsia="en-GB"/>
            </w:rPr>
            <w:delInstrText xml:space="preserve"> HYPERLINK "Chang_NatImmunol_2014" </w:delInstrText>
          </w:r>
        </w:del>
        <w:r w:rsidRPr="00065A05">
          <w:rPr>
            <w:rFonts w:eastAsia="Times New Roman" w:cs="Arial"/>
            <w:szCs w:val="24"/>
            <w:lang w:eastAsia="en-GB"/>
          </w:rPr>
          <w:fldChar w:fldCharType="separate"/>
        </w:r>
        <w:r w:rsidRPr="00065A05">
          <w:rPr>
            <w:rFonts w:eastAsia="Times New Roman" w:cs="Arial"/>
            <w:color w:val="0000FF"/>
            <w:szCs w:val="24"/>
            <w:u w:val="single"/>
            <w:lang w:val="fr-FR" w:eastAsia="en-GB"/>
          </w:rPr>
          <w:t>Chang</w:t>
        </w:r>
        <w:r>
          <w:rPr>
            <w:rFonts w:eastAsia="Times New Roman" w:cs="Arial"/>
            <w:color w:val="0000FF"/>
            <w:szCs w:val="24"/>
            <w:u w:val="single"/>
            <w:lang w:val="fr-FR" w:eastAsia="en-GB"/>
          </w:rPr>
          <w:t xml:space="preserve"> </w:t>
        </w:r>
        <w:proofErr w:type="spellStart"/>
        <w:r w:rsidRPr="00065A05">
          <w:rPr>
            <w:rFonts w:eastAsia="Times New Roman" w:cs="Arial"/>
            <w:color w:val="0000FF"/>
            <w:szCs w:val="24"/>
            <w:u w:val="single"/>
            <w:lang w:val="fr-FR" w:eastAsia="en-GB"/>
          </w:rPr>
          <w:t>NatImmunol</w:t>
        </w:r>
        <w:proofErr w:type="spellEnd"/>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2014</w:t>
        </w:r>
        <w:r w:rsidRPr="00065A05">
          <w:rPr>
            <w:rFonts w:eastAsia="Times New Roman" w:cs="Arial"/>
            <w:szCs w:val="24"/>
            <w:lang w:eastAsia="en-GB"/>
          </w:rPr>
          <w:fldChar w:fldCharType="end"/>
        </w:r>
        <w:r w:rsidRPr="00065A05">
          <w:rPr>
            <w:rFonts w:eastAsia="Times New Roman" w:cs="Arial"/>
            <w:szCs w:val="24"/>
            <w:lang w:val="fr-FR" w:eastAsia="en-GB"/>
          </w:rPr>
          <w:t xml:space="preserve"> ou la sécrétion de CXCL9 et CXCL10 (recrutant les cellules exprimant CXCR3) </w:t>
        </w:r>
        <w:r w:rsidRPr="00065A05">
          <w:rPr>
            <w:rFonts w:eastAsia="Times New Roman" w:cs="Arial"/>
            <w:szCs w:val="24"/>
            <w:lang w:eastAsia="en-GB"/>
          </w:rPr>
          <w:fldChar w:fldCharType="begin"/>
        </w:r>
      </w:ins>
      <w:ins w:id="1542" w:author="Christophe Borg" w:date="2026-08-26T12:10:00Z">
        <w:r w:rsidR="00383B27" w:rsidRPr="00F379D4">
          <w:rPr>
            <w:rFonts w:eastAsia="Times New Roman" w:cs="Arial"/>
            <w:szCs w:val="24"/>
            <w:lang w:val="fr-FR" w:eastAsia="en-GB"/>
            <w:rPrChange w:id="1543" w:author="Christophe Borg" w:date="2026-08-26T12:10:00Z">
              <w:rPr>
                <w:rFonts w:eastAsia="Times New Roman" w:cs="Arial"/>
                <w:szCs w:val="24"/>
                <w:lang w:eastAsia="en-GB"/>
              </w:rPr>
            </w:rPrChange>
          </w:rPr>
          <w:instrText>HYPERLINK "C:\\Users\\xtoph\\Downloads\\Yenyuwadee_SciAdv_2022"</w:instrText>
        </w:r>
      </w:ins>
      <w:ins w:id="1544" w:author="LALOY Emilien" w:date="2026-08-20T16:38:00Z">
        <w:del w:id="1545" w:author="Christophe Borg" w:date="2026-08-26T12:10:00Z">
          <w:r w:rsidRPr="00065A05" w:rsidDel="00383B27">
            <w:rPr>
              <w:rFonts w:eastAsia="Times New Roman" w:cs="Arial"/>
              <w:szCs w:val="24"/>
              <w:lang w:val="fr-FR" w:eastAsia="en-GB"/>
            </w:rPr>
            <w:delInstrText xml:space="preserve"> HYPERLINK "Yenyuwadee_SciAdv_2022" </w:delInstrText>
          </w:r>
        </w:del>
        <w:r w:rsidRPr="00065A05">
          <w:rPr>
            <w:rFonts w:eastAsia="Times New Roman" w:cs="Arial"/>
            <w:szCs w:val="24"/>
            <w:lang w:eastAsia="en-GB"/>
          </w:rPr>
          <w:fldChar w:fldCharType="separate"/>
        </w:r>
        <w:proofErr w:type="spellStart"/>
        <w:r w:rsidRPr="00065A05">
          <w:rPr>
            <w:rFonts w:eastAsia="Times New Roman" w:cs="Arial"/>
            <w:color w:val="0000FF"/>
            <w:szCs w:val="24"/>
            <w:u w:val="single"/>
            <w:lang w:val="fr-FR" w:eastAsia="en-GB"/>
          </w:rPr>
          <w:t>Yenyuwadee</w:t>
        </w:r>
        <w:proofErr w:type="spellEnd"/>
        <w:r>
          <w:rPr>
            <w:rFonts w:eastAsia="Times New Roman" w:cs="Arial"/>
            <w:color w:val="0000FF"/>
            <w:szCs w:val="24"/>
            <w:u w:val="single"/>
            <w:lang w:val="fr-FR" w:eastAsia="en-GB"/>
          </w:rPr>
          <w:t xml:space="preserve"> </w:t>
        </w:r>
        <w:proofErr w:type="spellStart"/>
        <w:r w:rsidRPr="00065A05">
          <w:rPr>
            <w:rFonts w:eastAsia="Times New Roman" w:cs="Arial"/>
            <w:color w:val="0000FF"/>
            <w:szCs w:val="24"/>
            <w:u w:val="single"/>
            <w:lang w:val="fr-FR" w:eastAsia="en-GB"/>
          </w:rPr>
          <w:t>SciAdv</w:t>
        </w:r>
        <w:proofErr w:type="spellEnd"/>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2022</w:t>
        </w:r>
        <w:r w:rsidRPr="00065A05">
          <w:rPr>
            <w:rFonts w:eastAsia="Times New Roman" w:cs="Arial"/>
            <w:szCs w:val="24"/>
            <w:lang w:eastAsia="en-GB"/>
          </w:rPr>
          <w:fldChar w:fldCharType="end"/>
        </w:r>
        <w:r w:rsidRPr="00065A05">
          <w:rPr>
            <w:rFonts w:eastAsia="Times New Roman" w:cs="Arial"/>
            <w:szCs w:val="24"/>
            <w:lang w:val="fr-FR" w:eastAsia="en-GB"/>
          </w:rPr>
          <w:t>. Les TRM sont les cellules les plus efficaces et sécrètent plus d'</w:t>
        </w:r>
        <w:proofErr w:type="spellStart"/>
        <w:r w:rsidRPr="00065A05">
          <w:rPr>
            <w:rFonts w:eastAsia="Times New Roman" w:cs="Arial"/>
            <w:szCs w:val="24"/>
            <w:lang w:val="fr-FR" w:eastAsia="en-GB"/>
          </w:rPr>
          <w:t>IFNg</w:t>
        </w:r>
        <w:proofErr w:type="spellEnd"/>
        <w:r w:rsidRPr="00065A05">
          <w:rPr>
            <w:rFonts w:eastAsia="Times New Roman" w:cs="Arial"/>
            <w:szCs w:val="24"/>
            <w:lang w:val="fr-FR" w:eastAsia="en-GB"/>
          </w:rPr>
          <w:t xml:space="preserve"> que les Tcirc dans les poumons </w:t>
        </w:r>
        <w:r w:rsidRPr="00065A05">
          <w:rPr>
            <w:rFonts w:eastAsia="Times New Roman" w:cs="Arial"/>
            <w:szCs w:val="24"/>
            <w:lang w:eastAsia="en-GB"/>
          </w:rPr>
          <w:fldChar w:fldCharType="begin"/>
        </w:r>
      </w:ins>
      <w:ins w:id="1546" w:author="Christophe Borg" w:date="2026-08-26T12:10:00Z">
        <w:r w:rsidR="00383B27" w:rsidRPr="00F379D4">
          <w:rPr>
            <w:rFonts w:eastAsia="Times New Roman" w:cs="Arial"/>
            <w:szCs w:val="24"/>
            <w:lang w:val="fr-FR" w:eastAsia="en-GB"/>
            <w:rPrChange w:id="1547" w:author="Christophe Borg" w:date="2026-08-26T12:10:00Z">
              <w:rPr>
                <w:rFonts w:eastAsia="Times New Roman" w:cs="Arial"/>
                <w:szCs w:val="24"/>
                <w:lang w:eastAsia="en-GB"/>
              </w:rPr>
            </w:rPrChange>
          </w:rPr>
          <w:instrText>HYPERLINK "C:\\Users\\xtoph\\Downloads\\Hombrink_NatImmunol_2016"</w:instrText>
        </w:r>
      </w:ins>
      <w:ins w:id="1548" w:author="LALOY Emilien" w:date="2026-08-20T16:38:00Z">
        <w:del w:id="1549" w:author="Christophe Borg" w:date="2026-08-26T12:10:00Z">
          <w:r w:rsidRPr="00065A05" w:rsidDel="00383B27">
            <w:rPr>
              <w:rFonts w:eastAsia="Times New Roman" w:cs="Arial"/>
              <w:szCs w:val="24"/>
              <w:lang w:val="fr-FR" w:eastAsia="en-GB"/>
            </w:rPr>
            <w:delInstrText xml:space="preserve"> HYPERLINK "Hombrink_NatImmunol_2016" </w:delInstrText>
          </w:r>
        </w:del>
        <w:r w:rsidRPr="00065A05">
          <w:rPr>
            <w:rFonts w:eastAsia="Times New Roman" w:cs="Arial"/>
            <w:szCs w:val="24"/>
            <w:lang w:eastAsia="en-GB"/>
          </w:rPr>
          <w:fldChar w:fldCharType="separate"/>
        </w:r>
        <w:proofErr w:type="spellStart"/>
        <w:r w:rsidRPr="00065A05">
          <w:rPr>
            <w:rFonts w:eastAsia="Times New Roman" w:cs="Arial"/>
            <w:color w:val="0000FF"/>
            <w:szCs w:val="24"/>
            <w:u w:val="single"/>
            <w:lang w:val="fr-FR" w:eastAsia="en-GB"/>
          </w:rPr>
          <w:t>Hombrink</w:t>
        </w:r>
        <w:proofErr w:type="spellEnd"/>
        <w:r>
          <w:rPr>
            <w:rFonts w:eastAsia="Times New Roman" w:cs="Arial"/>
            <w:color w:val="0000FF"/>
            <w:szCs w:val="24"/>
            <w:u w:val="single"/>
            <w:lang w:val="fr-FR" w:eastAsia="en-GB"/>
          </w:rPr>
          <w:t xml:space="preserve"> </w:t>
        </w:r>
        <w:proofErr w:type="spellStart"/>
        <w:r w:rsidRPr="00065A05">
          <w:rPr>
            <w:rFonts w:eastAsia="Times New Roman" w:cs="Arial"/>
            <w:color w:val="0000FF"/>
            <w:szCs w:val="24"/>
            <w:u w:val="single"/>
            <w:lang w:val="fr-FR" w:eastAsia="en-GB"/>
          </w:rPr>
          <w:t>NatImmunol</w:t>
        </w:r>
        <w:proofErr w:type="spellEnd"/>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2016</w:t>
        </w:r>
        <w:r w:rsidRPr="00065A05">
          <w:rPr>
            <w:rFonts w:eastAsia="Times New Roman" w:cs="Arial"/>
            <w:szCs w:val="24"/>
            <w:lang w:eastAsia="en-GB"/>
          </w:rPr>
          <w:fldChar w:fldCharType="end"/>
        </w:r>
        <w:r w:rsidRPr="00065A05">
          <w:rPr>
            <w:rFonts w:eastAsia="Times New Roman" w:cs="Arial"/>
            <w:szCs w:val="24"/>
            <w:lang w:val="fr-FR" w:eastAsia="en-GB"/>
          </w:rPr>
          <w:t xml:space="preserve">. Cette fonction a été observée dans un modèle de vaccination dans l'oreille de la peau, où les TRM spécifiques de l'antigènes entrainent une inflammation et un recrutement de neutrophiles, de monocytes inflammatoires et d'autres lymphocytes T CD8+ </w:t>
        </w:r>
        <w:r w:rsidRPr="00065A05">
          <w:rPr>
            <w:rFonts w:eastAsia="Times New Roman" w:cs="Arial"/>
            <w:szCs w:val="24"/>
            <w:lang w:eastAsia="en-GB"/>
          </w:rPr>
          <w:fldChar w:fldCharType="begin"/>
        </w:r>
      </w:ins>
      <w:ins w:id="1550" w:author="Christophe Borg" w:date="2026-08-26T12:10:00Z">
        <w:r w:rsidR="00383B27" w:rsidRPr="00F379D4">
          <w:rPr>
            <w:rFonts w:eastAsia="Times New Roman" w:cs="Arial"/>
            <w:szCs w:val="24"/>
            <w:lang w:val="fr-FR" w:eastAsia="en-GB"/>
            <w:rPrChange w:id="1551" w:author="Christophe Borg" w:date="2026-08-26T12:10:00Z">
              <w:rPr>
                <w:rFonts w:eastAsia="Times New Roman" w:cs="Arial"/>
                <w:szCs w:val="24"/>
                <w:lang w:eastAsia="en-GB"/>
              </w:rPr>
            </w:rPrChange>
          </w:rPr>
          <w:instrText>HYPERLINK "C:\\Users\\xtoph\\Downloads\\Khan_JExpMed_2016"</w:instrText>
        </w:r>
      </w:ins>
      <w:ins w:id="1552" w:author="LALOY Emilien" w:date="2026-08-20T16:38:00Z">
        <w:del w:id="1553" w:author="Christophe Borg" w:date="2026-08-26T12:10:00Z">
          <w:r w:rsidRPr="00065A05" w:rsidDel="00383B27">
            <w:rPr>
              <w:rFonts w:eastAsia="Times New Roman" w:cs="Arial"/>
              <w:szCs w:val="24"/>
              <w:lang w:val="fr-FR" w:eastAsia="en-GB"/>
            </w:rPr>
            <w:delInstrText xml:space="preserve"> HYPERLINK "Khan_JExpMed_2016" </w:delInstrText>
          </w:r>
        </w:del>
        <w:r w:rsidRPr="00065A05">
          <w:rPr>
            <w:rFonts w:eastAsia="Times New Roman" w:cs="Arial"/>
            <w:szCs w:val="24"/>
            <w:lang w:eastAsia="en-GB"/>
          </w:rPr>
          <w:fldChar w:fldCharType="separate"/>
        </w:r>
        <w:r w:rsidRPr="00065A05">
          <w:rPr>
            <w:rFonts w:eastAsia="Times New Roman" w:cs="Arial"/>
            <w:color w:val="0000FF"/>
            <w:szCs w:val="24"/>
            <w:u w:val="single"/>
            <w:lang w:val="fr-FR" w:eastAsia="en-GB"/>
          </w:rPr>
          <w:t>Khan</w:t>
        </w:r>
        <w:r>
          <w:rPr>
            <w:rFonts w:eastAsia="Times New Roman" w:cs="Arial"/>
            <w:color w:val="0000FF"/>
            <w:szCs w:val="24"/>
            <w:u w:val="single"/>
            <w:lang w:val="fr-FR" w:eastAsia="en-GB"/>
          </w:rPr>
          <w:t xml:space="preserve"> </w:t>
        </w:r>
        <w:proofErr w:type="spellStart"/>
        <w:r w:rsidRPr="00065A05">
          <w:rPr>
            <w:rFonts w:eastAsia="Times New Roman" w:cs="Arial"/>
            <w:color w:val="0000FF"/>
            <w:szCs w:val="24"/>
            <w:u w:val="single"/>
            <w:lang w:val="fr-FR" w:eastAsia="en-GB"/>
          </w:rPr>
          <w:t>JExpMed</w:t>
        </w:r>
        <w:proofErr w:type="spellEnd"/>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2016</w:t>
        </w:r>
        <w:r w:rsidRPr="00065A05">
          <w:rPr>
            <w:rFonts w:eastAsia="Times New Roman" w:cs="Arial"/>
            <w:szCs w:val="24"/>
            <w:lang w:eastAsia="en-GB"/>
          </w:rPr>
          <w:fldChar w:fldCharType="end"/>
        </w:r>
        <w:r w:rsidRPr="00065A05">
          <w:rPr>
            <w:rFonts w:eastAsia="Times New Roman" w:cs="Arial"/>
            <w:szCs w:val="24"/>
            <w:lang w:val="fr-FR" w:eastAsia="en-GB"/>
          </w:rPr>
          <w:t>.</w:t>
        </w:r>
      </w:ins>
    </w:p>
    <w:p w14:paraId="10032242" w14:textId="438015AF" w:rsidR="008257D4" w:rsidRPr="00065A05" w:rsidRDefault="008257D4" w:rsidP="008257D4">
      <w:pPr>
        <w:spacing w:before="100" w:beforeAutospacing="1" w:after="100" w:afterAutospacing="1"/>
        <w:jc w:val="both"/>
        <w:rPr>
          <w:ins w:id="1554" w:author="LALOY Emilien" w:date="2026-08-20T16:38:00Z"/>
          <w:rFonts w:eastAsia="Times New Roman" w:cs="Arial"/>
          <w:szCs w:val="24"/>
          <w:lang w:val="fr-FR" w:eastAsia="en-GB"/>
        </w:rPr>
      </w:pPr>
      <w:ins w:id="1555" w:author="LALOY Emilien" w:date="2026-08-20T16:38:00Z">
        <w:r w:rsidRPr="00065A05">
          <w:rPr>
            <w:rFonts w:eastAsia="Times New Roman" w:cs="Arial"/>
            <w:szCs w:val="24"/>
            <w:lang w:val="fr-FR" w:eastAsia="en-GB"/>
          </w:rPr>
          <w:t>L'</w:t>
        </w:r>
        <w:proofErr w:type="spellStart"/>
        <w:r w:rsidRPr="00065A05">
          <w:rPr>
            <w:rFonts w:eastAsia="Times New Roman" w:cs="Arial"/>
            <w:szCs w:val="24"/>
            <w:lang w:val="fr-FR" w:eastAsia="en-GB"/>
          </w:rPr>
          <w:t>IFNg</w:t>
        </w:r>
        <w:proofErr w:type="spellEnd"/>
        <w:r w:rsidRPr="00065A05">
          <w:rPr>
            <w:rFonts w:eastAsia="Times New Roman" w:cs="Arial"/>
            <w:szCs w:val="24"/>
            <w:lang w:val="fr-FR" w:eastAsia="en-GB"/>
          </w:rPr>
          <w:t xml:space="preserve"> n'est pas la seule cytokine impliquée. L'IL2 et le </w:t>
        </w:r>
        <w:proofErr w:type="spellStart"/>
        <w:r w:rsidRPr="00065A05">
          <w:rPr>
            <w:rFonts w:eastAsia="Times New Roman" w:cs="Arial"/>
            <w:szCs w:val="24"/>
            <w:lang w:val="fr-FR" w:eastAsia="en-GB"/>
          </w:rPr>
          <w:t>TNFa</w:t>
        </w:r>
        <w:proofErr w:type="spellEnd"/>
        <w:r w:rsidRPr="00065A05">
          <w:rPr>
            <w:rFonts w:eastAsia="Times New Roman" w:cs="Arial"/>
            <w:szCs w:val="24"/>
            <w:lang w:val="fr-FR" w:eastAsia="en-GB"/>
          </w:rPr>
          <w:t xml:space="preserve"> sont aussi sécrété</w:t>
        </w:r>
        <w:r>
          <w:rPr>
            <w:rFonts w:eastAsia="Times New Roman" w:cs="Arial"/>
            <w:szCs w:val="24"/>
            <w:lang w:val="fr-FR" w:eastAsia="en-GB"/>
          </w:rPr>
          <w:t>s</w:t>
        </w:r>
        <w:r w:rsidRPr="00065A05">
          <w:rPr>
            <w:rFonts w:eastAsia="Times New Roman" w:cs="Arial"/>
            <w:szCs w:val="24"/>
            <w:lang w:val="fr-FR" w:eastAsia="en-GB"/>
          </w:rPr>
          <w:t xml:space="preserve"> par les TRM et pourraient jouer sur la maturation des cellules dendritiques et des lymphocytes NK </w:t>
        </w:r>
        <w:r w:rsidRPr="00065A05">
          <w:rPr>
            <w:rFonts w:eastAsia="Times New Roman" w:cs="Arial"/>
            <w:szCs w:val="24"/>
            <w:lang w:eastAsia="en-GB"/>
          </w:rPr>
          <w:fldChar w:fldCharType="begin"/>
        </w:r>
      </w:ins>
      <w:ins w:id="1556" w:author="Christophe Borg" w:date="2026-08-26T12:10:00Z">
        <w:r w:rsidR="00383B27" w:rsidRPr="00F379D4">
          <w:rPr>
            <w:rFonts w:eastAsia="Times New Roman" w:cs="Arial"/>
            <w:szCs w:val="24"/>
            <w:lang w:val="fr-FR" w:eastAsia="en-GB"/>
            <w:rPrChange w:id="1557" w:author="Christophe Borg" w:date="2026-08-26T12:10:00Z">
              <w:rPr>
                <w:rFonts w:eastAsia="Times New Roman" w:cs="Arial"/>
                <w:szCs w:val="24"/>
                <w:lang w:eastAsia="en-GB"/>
              </w:rPr>
            </w:rPrChange>
          </w:rPr>
          <w:instrText>HYPERLINK "C:\\Users\\xtoph\\Downloads\\Chang_NatImmunol_2014"</w:instrText>
        </w:r>
      </w:ins>
      <w:ins w:id="1558" w:author="LALOY Emilien" w:date="2026-08-20T16:38:00Z">
        <w:del w:id="1559" w:author="Christophe Borg" w:date="2026-08-26T12:10:00Z">
          <w:r w:rsidRPr="00065A05" w:rsidDel="00383B27">
            <w:rPr>
              <w:rFonts w:eastAsia="Times New Roman" w:cs="Arial"/>
              <w:szCs w:val="24"/>
              <w:lang w:val="fr-FR" w:eastAsia="en-GB"/>
            </w:rPr>
            <w:delInstrText xml:space="preserve"> HYPERLINK "Chang_NatImmunol_2014" </w:delInstrText>
          </w:r>
        </w:del>
        <w:r w:rsidRPr="00065A05">
          <w:rPr>
            <w:rFonts w:eastAsia="Times New Roman" w:cs="Arial"/>
            <w:szCs w:val="24"/>
            <w:lang w:eastAsia="en-GB"/>
          </w:rPr>
          <w:fldChar w:fldCharType="separate"/>
        </w:r>
        <w:r w:rsidRPr="00065A05">
          <w:rPr>
            <w:rFonts w:eastAsia="Times New Roman" w:cs="Arial"/>
            <w:color w:val="0000FF"/>
            <w:szCs w:val="24"/>
            <w:u w:val="single"/>
            <w:lang w:val="fr-FR" w:eastAsia="en-GB"/>
          </w:rPr>
          <w:t>Chang</w:t>
        </w:r>
        <w:r>
          <w:rPr>
            <w:rFonts w:eastAsia="Times New Roman" w:cs="Arial"/>
            <w:color w:val="0000FF"/>
            <w:szCs w:val="24"/>
            <w:u w:val="single"/>
            <w:lang w:val="fr-FR" w:eastAsia="en-GB"/>
          </w:rPr>
          <w:t xml:space="preserve"> </w:t>
        </w:r>
        <w:proofErr w:type="spellStart"/>
        <w:r w:rsidRPr="00065A05">
          <w:rPr>
            <w:rFonts w:eastAsia="Times New Roman" w:cs="Arial"/>
            <w:color w:val="0000FF"/>
            <w:szCs w:val="24"/>
            <w:u w:val="single"/>
            <w:lang w:val="fr-FR" w:eastAsia="en-GB"/>
          </w:rPr>
          <w:t>NatImmunol</w:t>
        </w:r>
        <w:proofErr w:type="spellEnd"/>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2014</w:t>
        </w:r>
        <w:r w:rsidRPr="00065A05">
          <w:rPr>
            <w:rFonts w:eastAsia="Times New Roman" w:cs="Arial"/>
            <w:szCs w:val="24"/>
            <w:lang w:eastAsia="en-GB"/>
          </w:rPr>
          <w:fldChar w:fldCharType="end"/>
        </w:r>
        <w:r w:rsidRPr="00065A05">
          <w:rPr>
            <w:rFonts w:eastAsia="Times New Roman" w:cs="Arial"/>
            <w:szCs w:val="24"/>
            <w:lang w:val="fr-FR" w:eastAsia="en-GB"/>
          </w:rPr>
          <w:t xml:space="preserve">. Il a aussi été montré que les TRM CD4+ expriment de manière constitutive les </w:t>
        </w:r>
        <w:proofErr w:type="spellStart"/>
        <w:r w:rsidRPr="00065A05">
          <w:rPr>
            <w:rFonts w:eastAsia="Times New Roman" w:cs="Arial"/>
            <w:szCs w:val="24"/>
            <w:lang w:val="fr-FR" w:eastAsia="en-GB"/>
          </w:rPr>
          <w:t>mRNA</w:t>
        </w:r>
        <w:proofErr w:type="spellEnd"/>
        <w:r w:rsidRPr="00065A05">
          <w:rPr>
            <w:rFonts w:eastAsia="Times New Roman" w:cs="Arial"/>
            <w:szCs w:val="24"/>
            <w:lang w:val="fr-FR" w:eastAsia="en-GB"/>
          </w:rPr>
          <w:t xml:space="preserve"> codant des cytokines comme l'IL17a, mais n'expriment pas les protéines dans un contexte homéostatique </w:t>
        </w:r>
        <w:r w:rsidRPr="00065A05">
          <w:rPr>
            <w:rFonts w:eastAsia="Times New Roman" w:cs="Arial"/>
            <w:szCs w:val="24"/>
            <w:lang w:eastAsia="en-GB"/>
          </w:rPr>
          <w:fldChar w:fldCharType="begin"/>
        </w:r>
      </w:ins>
      <w:ins w:id="1560" w:author="Christophe Borg" w:date="2026-08-26T12:10:00Z">
        <w:r w:rsidR="00383B27" w:rsidRPr="00F379D4">
          <w:rPr>
            <w:rFonts w:eastAsia="Times New Roman" w:cs="Arial"/>
            <w:szCs w:val="24"/>
            <w:lang w:val="fr-FR" w:eastAsia="en-GB"/>
            <w:rPrChange w:id="1561" w:author="Christophe Borg" w:date="2026-08-26T12:10:00Z">
              <w:rPr>
                <w:rFonts w:eastAsia="Times New Roman" w:cs="Arial"/>
                <w:szCs w:val="24"/>
                <w:lang w:eastAsia="en-GB"/>
              </w:rPr>
            </w:rPrChange>
          </w:rPr>
          <w:instrText>HYPERLINK "C:\\Users\\xtoph\\Downloads\\Asada_NatImmunol_2025"</w:instrText>
        </w:r>
      </w:ins>
      <w:ins w:id="1562" w:author="LALOY Emilien" w:date="2026-08-20T16:38:00Z">
        <w:del w:id="1563" w:author="Christophe Borg" w:date="2026-08-26T12:10:00Z">
          <w:r w:rsidRPr="00065A05" w:rsidDel="00383B27">
            <w:rPr>
              <w:rFonts w:eastAsia="Times New Roman" w:cs="Arial"/>
              <w:szCs w:val="24"/>
              <w:lang w:val="fr-FR" w:eastAsia="en-GB"/>
            </w:rPr>
            <w:delInstrText xml:space="preserve"> HYPERLINK "Asada_NatImmunol_2025" </w:delInstrText>
          </w:r>
        </w:del>
        <w:r w:rsidRPr="00065A05">
          <w:rPr>
            <w:rFonts w:eastAsia="Times New Roman" w:cs="Arial"/>
            <w:szCs w:val="24"/>
            <w:lang w:eastAsia="en-GB"/>
          </w:rPr>
          <w:fldChar w:fldCharType="separate"/>
        </w:r>
        <w:proofErr w:type="spellStart"/>
        <w:r w:rsidRPr="00065A05">
          <w:rPr>
            <w:rFonts w:eastAsia="Times New Roman" w:cs="Arial"/>
            <w:color w:val="0000FF"/>
            <w:szCs w:val="24"/>
            <w:u w:val="single"/>
            <w:lang w:val="fr-FR" w:eastAsia="en-GB"/>
          </w:rPr>
          <w:t>Asada</w:t>
        </w:r>
        <w:proofErr w:type="spellEnd"/>
        <w:r>
          <w:rPr>
            <w:rFonts w:eastAsia="Times New Roman" w:cs="Arial"/>
            <w:color w:val="0000FF"/>
            <w:szCs w:val="24"/>
            <w:u w:val="single"/>
            <w:lang w:val="fr-FR" w:eastAsia="en-GB"/>
          </w:rPr>
          <w:t xml:space="preserve"> </w:t>
        </w:r>
        <w:proofErr w:type="spellStart"/>
        <w:r w:rsidRPr="00065A05">
          <w:rPr>
            <w:rFonts w:eastAsia="Times New Roman" w:cs="Arial"/>
            <w:color w:val="0000FF"/>
            <w:szCs w:val="24"/>
            <w:u w:val="single"/>
            <w:lang w:val="fr-FR" w:eastAsia="en-GB"/>
          </w:rPr>
          <w:t>NatImmunol</w:t>
        </w:r>
        <w:proofErr w:type="spellEnd"/>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2025</w:t>
        </w:r>
        <w:r w:rsidRPr="00065A05">
          <w:rPr>
            <w:rFonts w:eastAsia="Times New Roman" w:cs="Arial"/>
            <w:szCs w:val="24"/>
            <w:lang w:eastAsia="en-GB"/>
          </w:rPr>
          <w:fldChar w:fldCharType="end"/>
        </w:r>
        <w:r w:rsidRPr="00065A05">
          <w:rPr>
            <w:rFonts w:eastAsia="Times New Roman" w:cs="Arial"/>
            <w:szCs w:val="24"/>
            <w:lang w:val="fr-FR" w:eastAsia="en-GB"/>
          </w:rPr>
          <w:t>. Ce mécanisme pourrait permettre une réponse plus rapide en cas d'activation des cellules.</w:t>
        </w:r>
      </w:ins>
    </w:p>
    <w:p w14:paraId="6345EF5A" w14:textId="77777777" w:rsidR="008257D4" w:rsidRPr="00065A05" w:rsidRDefault="008257D4" w:rsidP="008257D4">
      <w:pPr>
        <w:pStyle w:val="Titre4"/>
        <w:rPr>
          <w:ins w:id="1564" w:author="LALOY Emilien" w:date="2026-08-20T16:38:00Z"/>
          <w:rFonts w:eastAsia="Times New Roman"/>
          <w:lang w:val="fr-FR" w:eastAsia="en-GB"/>
        </w:rPr>
      </w:pPr>
      <w:ins w:id="1565" w:author="LALOY Emilien" w:date="2026-08-20T16:38:00Z">
        <w:r w:rsidRPr="00065A05">
          <w:rPr>
            <w:rFonts w:eastAsia="Times New Roman"/>
            <w:lang w:val="fr-FR" w:eastAsia="en-GB"/>
          </w:rPr>
          <w:t>3.1.1.3 Modulation de l'efficacité des lymphocytes T résidents mémoires</w:t>
        </w:r>
      </w:ins>
    </w:p>
    <w:p w14:paraId="0CFC4470" w14:textId="72020F00" w:rsidR="008257D4" w:rsidRPr="00065A05" w:rsidRDefault="008257D4" w:rsidP="008257D4">
      <w:pPr>
        <w:spacing w:before="100" w:beforeAutospacing="1" w:after="100" w:afterAutospacing="1"/>
        <w:jc w:val="both"/>
        <w:rPr>
          <w:ins w:id="1566" w:author="LALOY Emilien" w:date="2026-08-20T16:38:00Z"/>
          <w:rFonts w:eastAsia="Times New Roman" w:cs="Arial"/>
          <w:szCs w:val="24"/>
          <w:lang w:val="fr-FR" w:eastAsia="en-GB"/>
        </w:rPr>
      </w:pPr>
      <w:ins w:id="1567" w:author="LALOY Emilien" w:date="2026-08-20T16:38:00Z">
        <w:r w:rsidRPr="00065A05">
          <w:rPr>
            <w:rFonts w:eastAsia="Times New Roman" w:cs="Arial"/>
            <w:szCs w:val="24"/>
            <w:lang w:val="fr-FR" w:eastAsia="en-GB"/>
          </w:rPr>
          <w:t xml:space="preserve">En l'absence de signalisation </w:t>
        </w:r>
        <w:proofErr w:type="spellStart"/>
        <w:r w:rsidRPr="00065A05">
          <w:rPr>
            <w:rFonts w:eastAsia="Times New Roman" w:cs="Arial"/>
            <w:szCs w:val="24"/>
            <w:lang w:val="fr-FR" w:eastAsia="en-GB"/>
          </w:rPr>
          <w:t>TGFb</w:t>
        </w:r>
        <w:proofErr w:type="spellEnd"/>
        <w:r w:rsidRPr="00065A05">
          <w:rPr>
            <w:rFonts w:eastAsia="Times New Roman" w:cs="Arial"/>
            <w:szCs w:val="24"/>
            <w:lang w:val="fr-FR" w:eastAsia="en-GB"/>
          </w:rPr>
          <w:t xml:space="preserve"> dans la peau, les TRM sont moins efficaces contre un </w:t>
        </w:r>
        <w:proofErr w:type="spellStart"/>
        <w:r w:rsidRPr="00065A05">
          <w:rPr>
            <w:rFonts w:eastAsia="Times New Roman" w:cs="Arial"/>
            <w:szCs w:val="24"/>
            <w:lang w:val="fr-FR" w:eastAsia="en-GB"/>
          </w:rPr>
          <w:t>re-challenge</w:t>
        </w:r>
        <w:proofErr w:type="spellEnd"/>
        <w:r w:rsidRPr="00065A05">
          <w:rPr>
            <w:rFonts w:eastAsia="Times New Roman" w:cs="Arial"/>
            <w:szCs w:val="24"/>
            <w:lang w:val="fr-FR" w:eastAsia="en-GB"/>
          </w:rPr>
          <w:t xml:space="preserve"> avec VV-OVA </w:t>
        </w:r>
        <w:r w:rsidRPr="00065A05">
          <w:rPr>
            <w:rFonts w:eastAsia="Times New Roman" w:cs="Arial"/>
            <w:szCs w:val="24"/>
            <w:lang w:eastAsia="en-GB"/>
          </w:rPr>
          <w:fldChar w:fldCharType="begin"/>
        </w:r>
      </w:ins>
      <w:ins w:id="1568" w:author="Christophe Borg" w:date="2026-08-26T12:10:00Z">
        <w:r w:rsidR="00383B27" w:rsidRPr="00F379D4">
          <w:rPr>
            <w:rFonts w:eastAsia="Times New Roman" w:cs="Arial"/>
            <w:szCs w:val="24"/>
            <w:lang w:val="fr-FR" w:eastAsia="en-GB"/>
            <w:rPrChange w:id="1569" w:author="Christophe Borg" w:date="2026-08-26T12:10:00Z">
              <w:rPr>
                <w:rFonts w:eastAsia="Times New Roman" w:cs="Arial"/>
                <w:szCs w:val="24"/>
                <w:lang w:eastAsia="en-GB"/>
              </w:rPr>
            </w:rPrChange>
          </w:rPr>
          <w:instrText>HYPERLINK "C:\\Users\\xtoph\\Downloads\\Hirai_Immunity_2019"</w:instrText>
        </w:r>
      </w:ins>
      <w:ins w:id="1570" w:author="LALOY Emilien" w:date="2026-08-20T16:38:00Z">
        <w:del w:id="1571" w:author="Christophe Borg" w:date="2026-08-26T12:10:00Z">
          <w:r w:rsidRPr="00065A05" w:rsidDel="00383B27">
            <w:rPr>
              <w:rFonts w:eastAsia="Times New Roman" w:cs="Arial"/>
              <w:szCs w:val="24"/>
              <w:lang w:val="fr-FR" w:eastAsia="en-GB"/>
            </w:rPr>
            <w:delInstrText xml:space="preserve"> HYPERLINK "Hirai_Immunity_2019" </w:delInstrText>
          </w:r>
        </w:del>
        <w:r w:rsidRPr="00065A05">
          <w:rPr>
            <w:rFonts w:eastAsia="Times New Roman" w:cs="Arial"/>
            <w:szCs w:val="24"/>
            <w:lang w:eastAsia="en-GB"/>
          </w:rPr>
          <w:fldChar w:fldCharType="separate"/>
        </w:r>
        <w:proofErr w:type="spellStart"/>
        <w:r w:rsidRPr="00065A05">
          <w:rPr>
            <w:rFonts w:eastAsia="Times New Roman" w:cs="Arial"/>
            <w:color w:val="0000FF"/>
            <w:szCs w:val="24"/>
            <w:u w:val="single"/>
            <w:lang w:val="fr-FR" w:eastAsia="en-GB"/>
          </w:rPr>
          <w:t>Hirai</w:t>
        </w:r>
        <w:proofErr w:type="spellEnd"/>
        <w:r>
          <w:rPr>
            <w:rFonts w:eastAsia="Times New Roman" w:cs="Arial"/>
            <w:color w:val="0000FF"/>
            <w:szCs w:val="24"/>
            <w:u w:val="single"/>
            <w:lang w:val="fr-FR" w:eastAsia="en-GB"/>
          </w:rPr>
          <w:t xml:space="preserve"> </w:t>
        </w:r>
        <w:proofErr w:type="spellStart"/>
        <w:r w:rsidRPr="00065A05">
          <w:rPr>
            <w:rFonts w:eastAsia="Times New Roman" w:cs="Arial"/>
            <w:color w:val="0000FF"/>
            <w:szCs w:val="24"/>
            <w:u w:val="single"/>
            <w:lang w:val="fr-FR" w:eastAsia="en-GB"/>
          </w:rPr>
          <w:t>Immunity</w:t>
        </w:r>
        <w:proofErr w:type="spellEnd"/>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2019</w:t>
        </w:r>
        <w:r w:rsidRPr="00065A05">
          <w:rPr>
            <w:rFonts w:eastAsia="Times New Roman" w:cs="Arial"/>
            <w:szCs w:val="24"/>
            <w:lang w:eastAsia="en-GB"/>
          </w:rPr>
          <w:fldChar w:fldCharType="end"/>
        </w:r>
        <w:r w:rsidRPr="00065A05">
          <w:rPr>
            <w:rFonts w:eastAsia="Times New Roman" w:cs="Arial"/>
            <w:szCs w:val="24"/>
            <w:lang w:val="fr-FR" w:eastAsia="en-GB"/>
          </w:rPr>
          <w:t xml:space="preserve">. Ce résultat suggère que, margé le rôle anti-inflammatoire décris du </w:t>
        </w:r>
        <w:proofErr w:type="spellStart"/>
        <w:r w:rsidRPr="00065A05">
          <w:rPr>
            <w:rFonts w:eastAsia="Times New Roman" w:cs="Arial"/>
            <w:szCs w:val="24"/>
            <w:lang w:val="fr-FR" w:eastAsia="en-GB"/>
          </w:rPr>
          <w:t>TGFb</w:t>
        </w:r>
        <w:proofErr w:type="spellEnd"/>
        <w:r w:rsidRPr="00065A05">
          <w:rPr>
            <w:rFonts w:eastAsia="Times New Roman" w:cs="Arial"/>
            <w:szCs w:val="24"/>
            <w:lang w:val="fr-FR" w:eastAsia="en-GB"/>
          </w:rPr>
          <w:t xml:space="preserve">, celui-ci pourrait au contraire jouer un rôle activateur des lymphocytes T. Des observations similaires ont aussi été décrites dans le cadre de cancers </w:t>
        </w:r>
        <w:r w:rsidRPr="00065A05">
          <w:rPr>
            <w:rFonts w:eastAsia="Times New Roman" w:cs="Arial"/>
            <w:szCs w:val="24"/>
            <w:lang w:eastAsia="en-GB"/>
          </w:rPr>
          <w:fldChar w:fldCharType="begin"/>
        </w:r>
      </w:ins>
      <w:ins w:id="1572" w:author="Christophe Borg" w:date="2026-08-26T12:10:00Z">
        <w:r w:rsidR="00383B27" w:rsidRPr="00F379D4">
          <w:rPr>
            <w:rFonts w:eastAsia="Times New Roman" w:cs="Arial"/>
            <w:szCs w:val="24"/>
            <w:lang w:val="fr-FR" w:eastAsia="en-GB"/>
            <w:rPrChange w:id="1573" w:author="Christophe Borg" w:date="2026-08-26T12:10:00Z">
              <w:rPr>
                <w:rFonts w:eastAsia="Times New Roman" w:cs="Arial"/>
                <w:szCs w:val="24"/>
                <w:lang w:eastAsia="en-GB"/>
              </w:rPr>
            </w:rPrChange>
          </w:rPr>
          <w:instrText>HYPERLINK "C:\\Users\\xtoph\\Downloads\\Boutet_CancerRes_2016"</w:instrText>
        </w:r>
      </w:ins>
      <w:ins w:id="1574" w:author="LALOY Emilien" w:date="2026-08-20T16:38:00Z">
        <w:del w:id="1575" w:author="Christophe Borg" w:date="2026-08-26T12:10:00Z">
          <w:r w:rsidRPr="00065A05" w:rsidDel="00383B27">
            <w:rPr>
              <w:rFonts w:eastAsia="Times New Roman" w:cs="Arial"/>
              <w:szCs w:val="24"/>
              <w:lang w:val="fr-FR" w:eastAsia="en-GB"/>
            </w:rPr>
            <w:delInstrText xml:space="preserve"> HYPERLINK "Boutet_CancerRes_2016" </w:delInstrText>
          </w:r>
        </w:del>
        <w:r w:rsidRPr="00065A05">
          <w:rPr>
            <w:rFonts w:eastAsia="Times New Roman" w:cs="Arial"/>
            <w:szCs w:val="24"/>
            <w:lang w:eastAsia="en-GB"/>
          </w:rPr>
          <w:fldChar w:fldCharType="separate"/>
        </w:r>
        <w:r w:rsidRPr="00065A05">
          <w:rPr>
            <w:rFonts w:eastAsia="Times New Roman" w:cs="Arial"/>
            <w:color w:val="0000FF"/>
            <w:szCs w:val="24"/>
            <w:u w:val="single"/>
            <w:lang w:val="fr-FR" w:eastAsia="en-GB"/>
          </w:rPr>
          <w:t>Boutet</w:t>
        </w:r>
        <w:r>
          <w:rPr>
            <w:rFonts w:eastAsia="Times New Roman" w:cs="Arial"/>
            <w:color w:val="0000FF"/>
            <w:szCs w:val="24"/>
            <w:u w:val="single"/>
            <w:lang w:val="fr-FR" w:eastAsia="en-GB"/>
          </w:rPr>
          <w:t xml:space="preserve"> </w:t>
        </w:r>
        <w:proofErr w:type="spellStart"/>
        <w:r w:rsidRPr="00065A05">
          <w:rPr>
            <w:rFonts w:eastAsia="Times New Roman" w:cs="Arial"/>
            <w:color w:val="0000FF"/>
            <w:szCs w:val="24"/>
            <w:u w:val="single"/>
            <w:lang w:val="fr-FR" w:eastAsia="en-GB"/>
          </w:rPr>
          <w:t>CancerRes</w:t>
        </w:r>
        <w:proofErr w:type="spellEnd"/>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2016</w:t>
        </w:r>
        <w:r w:rsidRPr="00065A05">
          <w:rPr>
            <w:rFonts w:eastAsia="Times New Roman" w:cs="Arial"/>
            <w:szCs w:val="24"/>
            <w:lang w:eastAsia="en-GB"/>
          </w:rPr>
          <w:fldChar w:fldCharType="end"/>
        </w:r>
        <w:r w:rsidRPr="00065A05">
          <w:rPr>
            <w:rFonts w:eastAsia="Times New Roman" w:cs="Arial"/>
            <w:szCs w:val="24"/>
            <w:lang w:val="fr-FR" w:eastAsia="en-GB"/>
          </w:rPr>
          <w:t xml:space="preserve">. En plus du </w:t>
        </w:r>
        <w:proofErr w:type="spellStart"/>
        <w:r w:rsidRPr="00065A05">
          <w:rPr>
            <w:rFonts w:eastAsia="Times New Roman" w:cs="Arial"/>
            <w:szCs w:val="24"/>
            <w:lang w:val="fr-FR" w:eastAsia="en-GB"/>
          </w:rPr>
          <w:t>TGFb</w:t>
        </w:r>
        <w:proofErr w:type="spellEnd"/>
        <w:r w:rsidRPr="00065A05">
          <w:rPr>
            <w:rFonts w:eastAsia="Times New Roman" w:cs="Arial"/>
            <w:szCs w:val="24"/>
            <w:lang w:val="fr-FR" w:eastAsia="en-GB"/>
          </w:rPr>
          <w:t xml:space="preserve">, l'induction de l'hypoxie augmente la sécrétion de cytokines par les TRM </w:t>
        </w:r>
        <w:r w:rsidRPr="00065A05">
          <w:rPr>
            <w:rFonts w:eastAsia="Times New Roman" w:cs="Arial"/>
            <w:szCs w:val="24"/>
            <w:lang w:eastAsia="en-GB"/>
          </w:rPr>
          <w:fldChar w:fldCharType="begin"/>
        </w:r>
      </w:ins>
      <w:ins w:id="1576" w:author="Christophe Borg" w:date="2026-08-26T12:10:00Z">
        <w:r w:rsidR="00383B27" w:rsidRPr="00F379D4">
          <w:rPr>
            <w:rFonts w:eastAsia="Times New Roman" w:cs="Arial"/>
            <w:szCs w:val="24"/>
            <w:lang w:val="fr-FR" w:eastAsia="en-GB"/>
            <w:rPrChange w:id="1577" w:author="Christophe Borg" w:date="2026-08-26T12:10:00Z">
              <w:rPr>
                <w:rFonts w:eastAsia="Times New Roman" w:cs="Arial"/>
                <w:szCs w:val="24"/>
                <w:lang w:eastAsia="en-GB"/>
              </w:rPr>
            </w:rPrChange>
          </w:rPr>
          <w:instrText>HYPERLINK "C:\\Users\\xtoph\\Downloads\\Liikanen_JClinInvest_2021"</w:instrText>
        </w:r>
      </w:ins>
      <w:ins w:id="1578" w:author="LALOY Emilien" w:date="2026-08-20T16:38:00Z">
        <w:del w:id="1579" w:author="Christophe Borg" w:date="2026-08-26T12:10:00Z">
          <w:r w:rsidRPr="00065A05" w:rsidDel="00383B27">
            <w:rPr>
              <w:rFonts w:eastAsia="Times New Roman" w:cs="Arial"/>
              <w:szCs w:val="24"/>
              <w:lang w:val="fr-FR" w:eastAsia="en-GB"/>
            </w:rPr>
            <w:delInstrText xml:space="preserve"> HYPERLINK "Liikanen_JClinInvest_2021" </w:delInstrText>
          </w:r>
        </w:del>
        <w:r w:rsidRPr="00065A05">
          <w:rPr>
            <w:rFonts w:eastAsia="Times New Roman" w:cs="Arial"/>
            <w:szCs w:val="24"/>
            <w:lang w:eastAsia="en-GB"/>
          </w:rPr>
          <w:fldChar w:fldCharType="separate"/>
        </w:r>
        <w:r w:rsidRPr="00065A05">
          <w:rPr>
            <w:rFonts w:eastAsia="Times New Roman" w:cs="Arial"/>
            <w:color w:val="0000FF"/>
            <w:szCs w:val="24"/>
            <w:u w:val="single"/>
            <w:lang w:val="fr-FR" w:eastAsia="en-GB"/>
          </w:rPr>
          <w:t>Liikanen</w:t>
        </w:r>
        <w:r>
          <w:rPr>
            <w:rFonts w:eastAsia="Times New Roman" w:cs="Arial"/>
            <w:color w:val="0000FF"/>
            <w:szCs w:val="24"/>
            <w:u w:val="single"/>
            <w:lang w:val="fr-FR" w:eastAsia="en-GB"/>
          </w:rPr>
          <w:t xml:space="preserve"> </w:t>
        </w:r>
        <w:proofErr w:type="spellStart"/>
        <w:r w:rsidRPr="00065A05">
          <w:rPr>
            <w:rFonts w:eastAsia="Times New Roman" w:cs="Arial"/>
            <w:color w:val="0000FF"/>
            <w:szCs w:val="24"/>
            <w:u w:val="single"/>
            <w:lang w:val="fr-FR" w:eastAsia="en-GB"/>
          </w:rPr>
          <w:t>JClinInvest</w:t>
        </w:r>
        <w:proofErr w:type="spellEnd"/>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2021</w:t>
        </w:r>
        <w:r w:rsidRPr="00065A05">
          <w:rPr>
            <w:rFonts w:eastAsia="Times New Roman" w:cs="Arial"/>
            <w:szCs w:val="24"/>
            <w:lang w:eastAsia="en-GB"/>
          </w:rPr>
          <w:fldChar w:fldCharType="end"/>
        </w:r>
        <w:r w:rsidRPr="00065A05">
          <w:rPr>
            <w:rFonts w:eastAsia="Times New Roman" w:cs="Arial"/>
            <w:szCs w:val="24"/>
            <w:lang w:val="fr-FR" w:eastAsia="en-GB"/>
          </w:rPr>
          <w:t>.</w:t>
        </w:r>
      </w:ins>
    </w:p>
    <w:p w14:paraId="44DA3003" w14:textId="77777777" w:rsidR="008257D4" w:rsidRPr="00065A05" w:rsidRDefault="008257D4" w:rsidP="008257D4">
      <w:pPr>
        <w:pStyle w:val="Titre3"/>
        <w:rPr>
          <w:ins w:id="1580" w:author="LALOY Emilien" w:date="2026-08-20T16:38:00Z"/>
          <w:rFonts w:eastAsia="Times New Roman"/>
          <w:lang w:val="fr-FR" w:eastAsia="en-GB"/>
        </w:rPr>
      </w:pPr>
      <w:bookmarkStart w:id="1581" w:name="_Toc238137516"/>
      <w:ins w:id="1582" w:author="LALOY Emilien" w:date="2026-08-20T16:38:00Z">
        <w:r w:rsidRPr="00065A05">
          <w:rPr>
            <w:rFonts w:eastAsia="Times New Roman"/>
            <w:lang w:val="fr-FR" w:eastAsia="en-GB"/>
          </w:rPr>
          <w:lastRenderedPageBreak/>
          <w:t>3.1.2 Efficacité des lymphocytes T résidents mémoires dans le contrôle des infections</w:t>
        </w:r>
        <w:bookmarkEnd w:id="1581"/>
      </w:ins>
    </w:p>
    <w:p w14:paraId="0170CD31" w14:textId="5502D200" w:rsidR="008257D4" w:rsidRPr="00065A05" w:rsidRDefault="008257D4" w:rsidP="008257D4">
      <w:pPr>
        <w:spacing w:before="100" w:beforeAutospacing="1" w:after="100" w:afterAutospacing="1"/>
        <w:jc w:val="both"/>
        <w:rPr>
          <w:ins w:id="1583" w:author="LALOY Emilien" w:date="2026-08-20T16:38:00Z"/>
          <w:rFonts w:eastAsia="Times New Roman" w:cs="Arial"/>
          <w:szCs w:val="24"/>
          <w:lang w:val="fr-FR" w:eastAsia="en-GB"/>
        </w:rPr>
      </w:pPr>
      <w:ins w:id="1584" w:author="LALOY Emilien" w:date="2026-08-20T16:38:00Z">
        <w:r w:rsidRPr="00065A05">
          <w:rPr>
            <w:rFonts w:eastAsia="Times New Roman" w:cs="Arial"/>
            <w:szCs w:val="24"/>
            <w:lang w:val="fr-FR" w:eastAsia="en-GB"/>
          </w:rPr>
          <w:t>Grâce à l</w:t>
        </w:r>
        <w:r>
          <w:rPr>
            <w:rFonts w:eastAsia="Times New Roman" w:cs="Arial"/>
            <w:szCs w:val="24"/>
            <w:lang w:val="fr-FR" w:eastAsia="en-GB"/>
          </w:rPr>
          <w:t>eurs</w:t>
        </w:r>
        <w:r w:rsidRPr="00065A05">
          <w:rPr>
            <w:rFonts w:eastAsia="Times New Roman" w:cs="Arial"/>
            <w:szCs w:val="24"/>
            <w:lang w:val="fr-FR" w:eastAsia="en-GB"/>
          </w:rPr>
          <w:t xml:space="preserve"> mécanisme</w:t>
        </w:r>
        <w:r>
          <w:rPr>
            <w:rFonts w:eastAsia="Times New Roman" w:cs="Arial"/>
            <w:szCs w:val="24"/>
            <w:lang w:val="fr-FR" w:eastAsia="en-GB"/>
          </w:rPr>
          <w:t>s</w:t>
        </w:r>
        <w:r w:rsidRPr="00065A05">
          <w:rPr>
            <w:rFonts w:eastAsia="Times New Roman" w:cs="Arial"/>
            <w:szCs w:val="24"/>
            <w:lang w:val="fr-FR" w:eastAsia="en-GB"/>
          </w:rPr>
          <w:t xml:space="preserve"> d'action, les TRM ont été décri</w:t>
        </w:r>
        <w:r>
          <w:rPr>
            <w:rFonts w:eastAsia="Times New Roman" w:cs="Arial"/>
            <w:szCs w:val="24"/>
            <w:lang w:val="fr-FR" w:eastAsia="en-GB"/>
          </w:rPr>
          <w:t>t</w:t>
        </w:r>
        <w:r w:rsidRPr="00065A05">
          <w:rPr>
            <w:rFonts w:eastAsia="Times New Roman" w:cs="Arial"/>
            <w:szCs w:val="24"/>
            <w:lang w:val="fr-FR" w:eastAsia="en-GB"/>
          </w:rPr>
          <w:t xml:space="preserve"> comme étant très efficace dans le contrôle de </w:t>
        </w:r>
        <w:r>
          <w:rPr>
            <w:rFonts w:eastAsia="Times New Roman" w:cs="Arial"/>
            <w:szCs w:val="24"/>
            <w:lang w:val="fr-FR" w:eastAsia="en-GB"/>
          </w:rPr>
          <w:t>plusieurs</w:t>
        </w:r>
        <w:r w:rsidRPr="00065A05">
          <w:rPr>
            <w:rFonts w:eastAsia="Times New Roman" w:cs="Arial"/>
            <w:szCs w:val="24"/>
            <w:lang w:val="fr-FR" w:eastAsia="en-GB"/>
          </w:rPr>
          <w:t xml:space="preserve"> maladies infectieuses. Par exemple, des TRM protecteurs sont générés suite à une infection localisée par HSV dans la peau </w:t>
        </w:r>
        <w:r w:rsidRPr="00065A05">
          <w:rPr>
            <w:rFonts w:eastAsia="Times New Roman" w:cs="Arial"/>
            <w:szCs w:val="24"/>
            <w:lang w:eastAsia="en-GB"/>
          </w:rPr>
          <w:fldChar w:fldCharType="begin"/>
        </w:r>
      </w:ins>
      <w:ins w:id="1585" w:author="Christophe Borg" w:date="2026-08-26T12:10:00Z">
        <w:r w:rsidR="00383B27" w:rsidRPr="00F379D4">
          <w:rPr>
            <w:rFonts w:eastAsia="Times New Roman" w:cs="Arial"/>
            <w:szCs w:val="24"/>
            <w:lang w:val="fr-FR" w:eastAsia="en-GB"/>
            <w:rPrChange w:id="1586" w:author="Christophe Borg" w:date="2026-08-26T12:10:00Z">
              <w:rPr>
                <w:rFonts w:eastAsia="Times New Roman" w:cs="Arial"/>
                <w:szCs w:val="24"/>
                <w:lang w:eastAsia="en-GB"/>
              </w:rPr>
            </w:rPrChange>
          </w:rPr>
          <w:instrText>HYPERLINK "C:\\Users\\xtoph\\Downloads\\Gebhardt_NatImmunol_2009"</w:instrText>
        </w:r>
      </w:ins>
      <w:ins w:id="1587" w:author="LALOY Emilien" w:date="2026-08-20T16:38:00Z">
        <w:del w:id="1588" w:author="Christophe Borg" w:date="2026-08-26T12:10:00Z">
          <w:r w:rsidRPr="00065A05" w:rsidDel="00383B27">
            <w:rPr>
              <w:rFonts w:eastAsia="Times New Roman" w:cs="Arial"/>
              <w:szCs w:val="24"/>
              <w:lang w:val="fr-FR" w:eastAsia="en-GB"/>
            </w:rPr>
            <w:delInstrText xml:space="preserve"> HYPERLINK "Gebhardt_NatImmunol_2009" </w:delInstrText>
          </w:r>
        </w:del>
        <w:r w:rsidRPr="00065A05">
          <w:rPr>
            <w:rFonts w:eastAsia="Times New Roman" w:cs="Arial"/>
            <w:szCs w:val="24"/>
            <w:lang w:eastAsia="en-GB"/>
          </w:rPr>
          <w:fldChar w:fldCharType="separate"/>
        </w:r>
        <w:r w:rsidRPr="00065A05">
          <w:rPr>
            <w:rFonts w:eastAsia="Times New Roman" w:cs="Arial"/>
            <w:color w:val="0000FF"/>
            <w:szCs w:val="24"/>
            <w:u w:val="single"/>
            <w:lang w:val="fr-FR" w:eastAsia="en-GB"/>
          </w:rPr>
          <w:t>Gebhardt</w:t>
        </w:r>
        <w:r>
          <w:rPr>
            <w:rFonts w:eastAsia="Times New Roman" w:cs="Arial"/>
            <w:color w:val="0000FF"/>
            <w:szCs w:val="24"/>
            <w:u w:val="single"/>
            <w:lang w:val="fr-FR" w:eastAsia="en-GB"/>
          </w:rPr>
          <w:t xml:space="preserve"> </w:t>
        </w:r>
        <w:proofErr w:type="spellStart"/>
        <w:r w:rsidRPr="00065A05">
          <w:rPr>
            <w:rFonts w:eastAsia="Times New Roman" w:cs="Arial"/>
            <w:color w:val="0000FF"/>
            <w:szCs w:val="24"/>
            <w:u w:val="single"/>
            <w:lang w:val="fr-FR" w:eastAsia="en-GB"/>
          </w:rPr>
          <w:t>NatImmunol</w:t>
        </w:r>
        <w:proofErr w:type="spellEnd"/>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2009</w:t>
        </w:r>
        <w:r w:rsidRPr="00065A05">
          <w:rPr>
            <w:rFonts w:eastAsia="Times New Roman" w:cs="Arial"/>
            <w:szCs w:val="24"/>
            <w:lang w:eastAsia="en-GB"/>
          </w:rPr>
          <w:fldChar w:fldCharType="end"/>
        </w:r>
        <w:r w:rsidRPr="00065A05">
          <w:rPr>
            <w:rFonts w:eastAsia="Times New Roman" w:cs="Arial"/>
            <w:szCs w:val="24"/>
            <w:lang w:val="fr-FR" w:eastAsia="en-GB"/>
          </w:rPr>
          <w:t xml:space="preserve"> </w:t>
        </w:r>
        <w:r w:rsidRPr="00065A05">
          <w:rPr>
            <w:rFonts w:eastAsia="Times New Roman" w:cs="Arial"/>
            <w:szCs w:val="24"/>
            <w:lang w:eastAsia="en-GB"/>
          </w:rPr>
          <w:fldChar w:fldCharType="begin"/>
        </w:r>
      </w:ins>
      <w:ins w:id="1589" w:author="Christophe Borg" w:date="2026-08-26T12:10:00Z">
        <w:r w:rsidR="00383B27" w:rsidRPr="00F379D4">
          <w:rPr>
            <w:rFonts w:eastAsia="Times New Roman" w:cs="Arial"/>
            <w:szCs w:val="24"/>
            <w:lang w:val="fr-FR" w:eastAsia="en-GB"/>
            <w:rPrChange w:id="1590" w:author="Christophe Borg" w:date="2026-08-26T12:10:00Z">
              <w:rPr>
                <w:rFonts w:eastAsia="Times New Roman" w:cs="Arial"/>
                <w:szCs w:val="24"/>
                <w:lang w:eastAsia="en-GB"/>
              </w:rPr>
            </w:rPrChange>
          </w:rPr>
          <w:instrText>HYPERLINK "C:\\Users\\xtoph\\Downloads\\Mackay_ProcNatlAcadSciUSA_2012"</w:instrText>
        </w:r>
      </w:ins>
      <w:ins w:id="1591" w:author="LALOY Emilien" w:date="2026-08-20T16:38:00Z">
        <w:del w:id="1592" w:author="Christophe Borg" w:date="2026-08-26T12:10:00Z">
          <w:r w:rsidRPr="00065A05" w:rsidDel="00383B27">
            <w:rPr>
              <w:rFonts w:eastAsia="Times New Roman" w:cs="Arial"/>
              <w:szCs w:val="24"/>
              <w:lang w:val="fr-FR" w:eastAsia="en-GB"/>
            </w:rPr>
            <w:delInstrText xml:space="preserve"> HYPERLINK "Mackay_ProcNatlAcadSciUSA_2012" </w:delInstrText>
          </w:r>
        </w:del>
        <w:r w:rsidRPr="00065A05">
          <w:rPr>
            <w:rFonts w:eastAsia="Times New Roman" w:cs="Arial"/>
            <w:szCs w:val="24"/>
            <w:lang w:eastAsia="en-GB"/>
          </w:rPr>
          <w:fldChar w:fldCharType="separate"/>
        </w:r>
        <w:r w:rsidRPr="00065A05">
          <w:rPr>
            <w:rFonts w:eastAsia="Times New Roman" w:cs="Arial"/>
            <w:color w:val="0000FF"/>
            <w:szCs w:val="24"/>
            <w:u w:val="single"/>
            <w:lang w:val="fr-FR" w:eastAsia="en-GB"/>
          </w:rPr>
          <w:t>Mackay</w:t>
        </w:r>
        <w:r>
          <w:rPr>
            <w:rFonts w:eastAsia="Times New Roman" w:cs="Arial"/>
            <w:color w:val="0000FF"/>
            <w:szCs w:val="24"/>
            <w:u w:val="single"/>
            <w:lang w:val="fr-FR" w:eastAsia="en-GB"/>
          </w:rPr>
          <w:t xml:space="preserve"> </w:t>
        </w:r>
        <w:proofErr w:type="spellStart"/>
        <w:r w:rsidRPr="00065A05">
          <w:rPr>
            <w:rFonts w:eastAsia="Times New Roman" w:cs="Arial"/>
            <w:color w:val="0000FF"/>
            <w:szCs w:val="24"/>
            <w:u w:val="single"/>
            <w:lang w:val="fr-FR" w:eastAsia="en-GB"/>
          </w:rPr>
          <w:t>ProcNatlAcadSciUSA</w:t>
        </w:r>
        <w:proofErr w:type="spellEnd"/>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2012</w:t>
        </w:r>
        <w:r w:rsidRPr="00065A05">
          <w:rPr>
            <w:rFonts w:eastAsia="Times New Roman" w:cs="Arial"/>
            <w:szCs w:val="24"/>
            <w:lang w:eastAsia="en-GB"/>
          </w:rPr>
          <w:fldChar w:fldCharType="end"/>
        </w:r>
        <w:r w:rsidRPr="00065A05">
          <w:rPr>
            <w:rFonts w:eastAsia="Times New Roman" w:cs="Arial"/>
            <w:szCs w:val="24"/>
            <w:lang w:val="fr-FR" w:eastAsia="en-GB"/>
          </w:rPr>
          <w:t xml:space="preserve"> ou la muqueuse vaginale </w:t>
        </w:r>
        <w:r w:rsidRPr="00065A05">
          <w:rPr>
            <w:rFonts w:eastAsia="Times New Roman" w:cs="Arial"/>
            <w:szCs w:val="24"/>
            <w:lang w:eastAsia="en-GB"/>
          </w:rPr>
          <w:fldChar w:fldCharType="begin"/>
        </w:r>
      </w:ins>
      <w:ins w:id="1593" w:author="Christophe Borg" w:date="2026-08-26T12:10:00Z">
        <w:r w:rsidR="00383B27" w:rsidRPr="00F379D4">
          <w:rPr>
            <w:rFonts w:eastAsia="Times New Roman" w:cs="Arial"/>
            <w:szCs w:val="24"/>
            <w:lang w:val="fr-FR" w:eastAsia="en-GB"/>
            <w:rPrChange w:id="1594" w:author="Christophe Borg" w:date="2026-08-26T12:10:00Z">
              <w:rPr>
                <w:rFonts w:eastAsia="Times New Roman" w:cs="Arial"/>
                <w:szCs w:val="24"/>
                <w:lang w:eastAsia="en-GB"/>
              </w:rPr>
            </w:rPrChange>
          </w:rPr>
          <w:instrText>HYPERLINK "C:\\Users\\xtoph\\Downloads\\Iijima_Science_2014a"</w:instrText>
        </w:r>
      </w:ins>
      <w:ins w:id="1595" w:author="LALOY Emilien" w:date="2026-08-20T16:38:00Z">
        <w:del w:id="1596" w:author="Christophe Borg" w:date="2026-08-26T12:10:00Z">
          <w:r w:rsidRPr="00065A05" w:rsidDel="00383B27">
            <w:rPr>
              <w:rFonts w:eastAsia="Times New Roman" w:cs="Arial"/>
              <w:szCs w:val="24"/>
              <w:lang w:val="fr-FR" w:eastAsia="en-GB"/>
            </w:rPr>
            <w:delInstrText xml:space="preserve"> HYPERLINK "Iijima_Science_2014a" </w:delInstrText>
          </w:r>
        </w:del>
        <w:r w:rsidRPr="00065A05">
          <w:rPr>
            <w:rFonts w:eastAsia="Times New Roman" w:cs="Arial"/>
            <w:szCs w:val="24"/>
            <w:lang w:eastAsia="en-GB"/>
          </w:rPr>
          <w:fldChar w:fldCharType="separate"/>
        </w:r>
        <w:proofErr w:type="spellStart"/>
        <w:r w:rsidRPr="00065A05">
          <w:rPr>
            <w:rFonts w:eastAsia="Times New Roman" w:cs="Arial"/>
            <w:color w:val="0000FF"/>
            <w:szCs w:val="24"/>
            <w:u w:val="single"/>
            <w:lang w:val="fr-FR" w:eastAsia="en-GB"/>
          </w:rPr>
          <w:t>Iijima</w:t>
        </w:r>
        <w:proofErr w:type="spellEnd"/>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Science</w:t>
        </w:r>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2014a</w:t>
        </w:r>
        <w:r w:rsidRPr="00065A05">
          <w:rPr>
            <w:rFonts w:eastAsia="Times New Roman" w:cs="Arial"/>
            <w:szCs w:val="24"/>
            <w:lang w:eastAsia="en-GB"/>
          </w:rPr>
          <w:fldChar w:fldCharType="end"/>
        </w:r>
        <w:r w:rsidRPr="00065A05">
          <w:rPr>
            <w:rFonts w:eastAsia="Times New Roman" w:cs="Arial"/>
            <w:szCs w:val="24"/>
            <w:lang w:val="fr-FR" w:eastAsia="en-GB"/>
          </w:rPr>
          <w:t xml:space="preserve"> de souris. Dans le cas d'une infection HSV, la déplétion des Tcirc n'impact pas la protection médiée par les TRM </w:t>
        </w:r>
        <w:r w:rsidRPr="00065A05">
          <w:rPr>
            <w:rFonts w:eastAsia="Times New Roman" w:cs="Arial"/>
            <w:szCs w:val="24"/>
            <w:lang w:eastAsia="en-GB"/>
          </w:rPr>
          <w:fldChar w:fldCharType="begin"/>
        </w:r>
      </w:ins>
      <w:ins w:id="1597" w:author="Christophe Borg" w:date="2026-08-26T12:10:00Z">
        <w:r w:rsidR="00383B27" w:rsidRPr="00F379D4">
          <w:rPr>
            <w:rFonts w:eastAsia="Times New Roman" w:cs="Arial"/>
            <w:szCs w:val="24"/>
            <w:lang w:val="fr-FR" w:eastAsia="en-GB"/>
            <w:rPrChange w:id="1598" w:author="Christophe Borg" w:date="2026-08-26T12:10:00Z">
              <w:rPr>
                <w:rFonts w:eastAsia="Times New Roman" w:cs="Arial"/>
                <w:szCs w:val="24"/>
                <w:lang w:eastAsia="en-GB"/>
              </w:rPr>
            </w:rPrChange>
          </w:rPr>
          <w:instrText>HYPERLINK "C:\\Users\\xtoph\\Downloads\\Mackay_ProcNatlAcadSciUSA_2012"</w:instrText>
        </w:r>
      </w:ins>
      <w:ins w:id="1599" w:author="LALOY Emilien" w:date="2026-08-20T16:38:00Z">
        <w:del w:id="1600" w:author="Christophe Borg" w:date="2026-08-26T12:10:00Z">
          <w:r w:rsidRPr="00065A05" w:rsidDel="00383B27">
            <w:rPr>
              <w:rFonts w:eastAsia="Times New Roman" w:cs="Arial"/>
              <w:szCs w:val="24"/>
              <w:lang w:val="fr-FR" w:eastAsia="en-GB"/>
            </w:rPr>
            <w:delInstrText xml:space="preserve"> HYPERLINK "Mackay_ProcNatlAcadSciUSA_2012" </w:delInstrText>
          </w:r>
        </w:del>
        <w:r w:rsidRPr="00065A05">
          <w:rPr>
            <w:rFonts w:eastAsia="Times New Roman" w:cs="Arial"/>
            <w:szCs w:val="24"/>
            <w:lang w:eastAsia="en-GB"/>
          </w:rPr>
          <w:fldChar w:fldCharType="separate"/>
        </w:r>
        <w:r w:rsidRPr="00065A05">
          <w:rPr>
            <w:rFonts w:eastAsia="Times New Roman" w:cs="Arial"/>
            <w:color w:val="0000FF"/>
            <w:szCs w:val="24"/>
            <w:u w:val="single"/>
            <w:lang w:val="fr-FR" w:eastAsia="en-GB"/>
          </w:rPr>
          <w:t>Mackay</w:t>
        </w:r>
        <w:r>
          <w:rPr>
            <w:rFonts w:eastAsia="Times New Roman" w:cs="Arial"/>
            <w:color w:val="0000FF"/>
            <w:szCs w:val="24"/>
            <w:u w:val="single"/>
            <w:lang w:val="fr-FR" w:eastAsia="en-GB"/>
          </w:rPr>
          <w:t xml:space="preserve"> </w:t>
        </w:r>
        <w:proofErr w:type="spellStart"/>
        <w:r w:rsidRPr="00065A05">
          <w:rPr>
            <w:rFonts w:eastAsia="Times New Roman" w:cs="Arial"/>
            <w:color w:val="0000FF"/>
            <w:szCs w:val="24"/>
            <w:u w:val="single"/>
            <w:lang w:val="fr-FR" w:eastAsia="en-GB"/>
          </w:rPr>
          <w:t>ProcNatlAcadSciUSA</w:t>
        </w:r>
        <w:proofErr w:type="spellEnd"/>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2012</w:t>
        </w:r>
        <w:r w:rsidRPr="00065A05">
          <w:rPr>
            <w:rFonts w:eastAsia="Times New Roman" w:cs="Arial"/>
            <w:szCs w:val="24"/>
            <w:lang w:eastAsia="en-GB"/>
          </w:rPr>
          <w:fldChar w:fldCharType="end"/>
        </w:r>
        <w:r w:rsidRPr="00065A05">
          <w:rPr>
            <w:rFonts w:eastAsia="Times New Roman" w:cs="Arial"/>
            <w:szCs w:val="24"/>
            <w:lang w:val="fr-FR" w:eastAsia="en-GB"/>
          </w:rPr>
          <w:t xml:space="preserve">. De plus, si une souris vaccinée est liée à une souris naïve par parabiose, seule la souris vaccinée est protégée contre un challenge de façon </w:t>
        </w:r>
        <w:proofErr w:type="spellStart"/>
        <w:r w:rsidRPr="00065A05">
          <w:rPr>
            <w:rFonts w:eastAsia="Times New Roman" w:cs="Arial"/>
            <w:szCs w:val="24"/>
            <w:lang w:val="fr-FR" w:eastAsia="en-GB"/>
          </w:rPr>
          <w:t>IFNg</w:t>
        </w:r>
        <w:proofErr w:type="spellEnd"/>
        <w:r w:rsidRPr="00065A05">
          <w:rPr>
            <w:rFonts w:eastAsia="Times New Roman" w:cs="Arial"/>
            <w:szCs w:val="24"/>
            <w:lang w:val="fr-FR" w:eastAsia="en-GB"/>
          </w:rPr>
          <w:t xml:space="preserve"> et TRM CD4+ dépendante </w:t>
        </w:r>
        <w:r w:rsidRPr="00065A05">
          <w:rPr>
            <w:rFonts w:eastAsia="Times New Roman" w:cs="Arial"/>
            <w:szCs w:val="24"/>
            <w:lang w:eastAsia="en-GB"/>
          </w:rPr>
          <w:fldChar w:fldCharType="begin"/>
        </w:r>
      </w:ins>
      <w:ins w:id="1601" w:author="Christophe Borg" w:date="2026-08-26T12:10:00Z">
        <w:r w:rsidR="00383B27" w:rsidRPr="00F379D4">
          <w:rPr>
            <w:rFonts w:eastAsia="Times New Roman" w:cs="Arial"/>
            <w:szCs w:val="24"/>
            <w:lang w:val="fr-FR" w:eastAsia="en-GB"/>
            <w:rPrChange w:id="1602" w:author="Christophe Borg" w:date="2026-08-26T12:10:00Z">
              <w:rPr>
                <w:rFonts w:eastAsia="Times New Roman" w:cs="Arial"/>
                <w:szCs w:val="24"/>
                <w:lang w:eastAsia="en-GB"/>
              </w:rPr>
            </w:rPrChange>
          </w:rPr>
          <w:instrText>HYPERLINK "C:\\Users\\xtoph\\Downloads\\Iijima_Science_2014a"</w:instrText>
        </w:r>
      </w:ins>
      <w:ins w:id="1603" w:author="LALOY Emilien" w:date="2026-08-20T16:38:00Z">
        <w:del w:id="1604" w:author="Christophe Borg" w:date="2026-08-26T12:10:00Z">
          <w:r w:rsidRPr="00065A05" w:rsidDel="00383B27">
            <w:rPr>
              <w:rFonts w:eastAsia="Times New Roman" w:cs="Arial"/>
              <w:szCs w:val="24"/>
              <w:lang w:val="fr-FR" w:eastAsia="en-GB"/>
            </w:rPr>
            <w:delInstrText xml:space="preserve"> HYPERLINK "Iijima_Science_2014a" </w:delInstrText>
          </w:r>
        </w:del>
        <w:r w:rsidRPr="00065A05">
          <w:rPr>
            <w:rFonts w:eastAsia="Times New Roman" w:cs="Arial"/>
            <w:szCs w:val="24"/>
            <w:lang w:eastAsia="en-GB"/>
          </w:rPr>
          <w:fldChar w:fldCharType="separate"/>
        </w:r>
        <w:proofErr w:type="spellStart"/>
        <w:r w:rsidRPr="00065A05">
          <w:rPr>
            <w:rFonts w:eastAsia="Times New Roman" w:cs="Arial"/>
            <w:color w:val="0000FF"/>
            <w:szCs w:val="24"/>
            <w:u w:val="single"/>
            <w:lang w:val="fr-FR" w:eastAsia="en-GB"/>
          </w:rPr>
          <w:t>Iijima</w:t>
        </w:r>
        <w:proofErr w:type="spellEnd"/>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Science</w:t>
        </w:r>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2014a</w:t>
        </w:r>
        <w:r w:rsidRPr="00065A05">
          <w:rPr>
            <w:rFonts w:eastAsia="Times New Roman" w:cs="Arial"/>
            <w:szCs w:val="24"/>
            <w:lang w:eastAsia="en-GB"/>
          </w:rPr>
          <w:fldChar w:fldCharType="end"/>
        </w:r>
        <w:r w:rsidRPr="00065A05">
          <w:rPr>
            <w:rFonts w:eastAsia="Times New Roman" w:cs="Arial"/>
            <w:szCs w:val="24"/>
            <w:lang w:val="fr-FR" w:eastAsia="en-GB"/>
          </w:rPr>
          <w:t xml:space="preserve">. De façon surprenante, la génération de TRM CD103+ non spécifiques par l'utilisation de DNFB permet quand même la protection contre un </w:t>
        </w:r>
        <w:proofErr w:type="spellStart"/>
        <w:r w:rsidRPr="00065A05">
          <w:rPr>
            <w:rFonts w:eastAsia="Times New Roman" w:cs="Arial"/>
            <w:szCs w:val="24"/>
            <w:lang w:val="fr-FR" w:eastAsia="en-GB"/>
          </w:rPr>
          <w:t>re-challenge</w:t>
        </w:r>
        <w:proofErr w:type="spellEnd"/>
        <w:r w:rsidRPr="00065A05">
          <w:rPr>
            <w:rFonts w:eastAsia="Times New Roman" w:cs="Arial"/>
            <w:szCs w:val="24"/>
            <w:lang w:val="fr-FR" w:eastAsia="en-GB"/>
          </w:rPr>
          <w:t xml:space="preserve"> par HSV </w:t>
        </w:r>
        <w:r w:rsidRPr="00065A05">
          <w:rPr>
            <w:rFonts w:eastAsia="Times New Roman" w:cs="Arial"/>
            <w:szCs w:val="24"/>
            <w:lang w:eastAsia="en-GB"/>
          </w:rPr>
          <w:fldChar w:fldCharType="begin"/>
        </w:r>
      </w:ins>
      <w:ins w:id="1605" w:author="Christophe Borg" w:date="2026-08-26T12:10:00Z">
        <w:r w:rsidR="00383B27" w:rsidRPr="00F379D4">
          <w:rPr>
            <w:rFonts w:eastAsia="Times New Roman" w:cs="Arial"/>
            <w:szCs w:val="24"/>
            <w:lang w:val="fr-FR" w:eastAsia="en-GB"/>
            <w:rPrChange w:id="1606" w:author="Christophe Borg" w:date="2026-08-26T12:10:00Z">
              <w:rPr>
                <w:rFonts w:eastAsia="Times New Roman" w:cs="Arial"/>
                <w:szCs w:val="24"/>
                <w:lang w:eastAsia="en-GB"/>
              </w:rPr>
            </w:rPrChange>
          </w:rPr>
          <w:instrText>HYPERLINK "C:\\Users\\xtoph\\Downloads\\Mackay_ProcNatlAcadSciUSA_2012"</w:instrText>
        </w:r>
      </w:ins>
      <w:ins w:id="1607" w:author="LALOY Emilien" w:date="2026-08-20T16:38:00Z">
        <w:del w:id="1608" w:author="Christophe Borg" w:date="2026-08-26T12:10:00Z">
          <w:r w:rsidRPr="00065A05" w:rsidDel="00383B27">
            <w:rPr>
              <w:rFonts w:eastAsia="Times New Roman" w:cs="Arial"/>
              <w:szCs w:val="24"/>
              <w:lang w:val="fr-FR" w:eastAsia="en-GB"/>
            </w:rPr>
            <w:delInstrText xml:space="preserve"> HYPERLINK "Mackay_ProcNatlAcadSciUSA_2012" </w:delInstrText>
          </w:r>
        </w:del>
        <w:r w:rsidRPr="00065A05">
          <w:rPr>
            <w:rFonts w:eastAsia="Times New Roman" w:cs="Arial"/>
            <w:szCs w:val="24"/>
            <w:lang w:eastAsia="en-GB"/>
          </w:rPr>
          <w:fldChar w:fldCharType="separate"/>
        </w:r>
        <w:r w:rsidRPr="00065A05">
          <w:rPr>
            <w:rFonts w:eastAsia="Times New Roman" w:cs="Arial"/>
            <w:color w:val="0000FF"/>
            <w:szCs w:val="24"/>
            <w:u w:val="single"/>
            <w:lang w:val="fr-FR" w:eastAsia="en-GB"/>
          </w:rPr>
          <w:t>Mackay</w:t>
        </w:r>
        <w:r>
          <w:rPr>
            <w:rFonts w:eastAsia="Times New Roman" w:cs="Arial"/>
            <w:color w:val="0000FF"/>
            <w:szCs w:val="24"/>
            <w:u w:val="single"/>
            <w:lang w:val="fr-FR" w:eastAsia="en-GB"/>
          </w:rPr>
          <w:t xml:space="preserve"> </w:t>
        </w:r>
        <w:proofErr w:type="spellStart"/>
        <w:r w:rsidRPr="00065A05">
          <w:rPr>
            <w:rFonts w:eastAsia="Times New Roman" w:cs="Arial"/>
            <w:color w:val="0000FF"/>
            <w:szCs w:val="24"/>
            <w:u w:val="single"/>
            <w:lang w:val="fr-FR" w:eastAsia="en-GB"/>
          </w:rPr>
          <w:t>ProcNatlAcadSciUSA</w:t>
        </w:r>
        <w:proofErr w:type="spellEnd"/>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2012</w:t>
        </w:r>
        <w:r w:rsidRPr="00065A05">
          <w:rPr>
            <w:rFonts w:eastAsia="Times New Roman" w:cs="Arial"/>
            <w:szCs w:val="24"/>
            <w:lang w:eastAsia="en-GB"/>
          </w:rPr>
          <w:fldChar w:fldCharType="end"/>
        </w:r>
        <w:r w:rsidRPr="00065A05">
          <w:rPr>
            <w:rFonts w:eastAsia="Times New Roman" w:cs="Arial"/>
            <w:szCs w:val="24"/>
            <w:lang w:val="fr-FR" w:eastAsia="en-GB"/>
          </w:rPr>
          <w:t>.</w:t>
        </w:r>
      </w:ins>
    </w:p>
    <w:p w14:paraId="5F7C8C11" w14:textId="7592AFB5" w:rsidR="008257D4" w:rsidRPr="00065A05" w:rsidRDefault="008257D4" w:rsidP="008257D4">
      <w:pPr>
        <w:spacing w:before="100" w:beforeAutospacing="1" w:after="100" w:afterAutospacing="1"/>
        <w:jc w:val="both"/>
        <w:rPr>
          <w:ins w:id="1609" w:author="LALOY Emilien" w:date="2026-08-20T16:38:00Z"/>
          <w:rFonts w:eastAsia="Times New Roman" w:cs="Arial"/>
          <w:b/>
          <w:bCs/>
          <w:szCs w:val="24"/>
          <w:lang w:val="fr-FR" w:eastAsia="en-GB"/>
        </w:rPr>
      </w:pPr>
      <w:ins w:id="1610" w:author="LALOY Emilien" w:date="2026-08-20T16:38:00Z">
        <w:r w:rsidRPr="00065A05">
          <w:rPr>
            <w:rFonts w:eastAsia="Times New Roman" w:cs="Arial"/>
            <w:szCs w:val="24"/>
            <w:lang w:val="fr-FR" w:eastAsia="en-GB"/>
          </w:rPr>
          <w:t xml:space="preserve">Les TRM permettent aussi la protection contre d'autres types d'infection. Par exemple, les TRM dans l'intestins ont un rôle contre l'infection par LM et une vaccination génère des TRM et préviens l'apparition de la maladie </w:t>
        </w:r>
        <w:r w:rsidRPr="00065A05">
          <w:rPr>
            <w:rFonts w:eastAsia="Times New Roman" w:cs="Arial"/>
            <w:szCs w:val="24"/>
            <w:lang w:eastAsia="en-GB"/>
          </w:rPr>
          <w:fldChar w:fldCharType="begin"/>
        </w:r>
      </w:ins>
      <w:ins w:id="1611" w:author="Christophe Borg" w:date="2026-08-26T12:10:00Z">
        <w:r w:rsidR="00383B27" w:rsidRPr="00F379D4">
          <w:rPr>
            <w:rFonts w:eastAsia="Times New Roman" w:cs="Arial"/>
            <w:szCs w:val="24"/>
            <w:lang w:val="fr-FR" w:eastAsia="en-GB"/>
            <w:rPrChange w:id="1612" w:author="Christophe Borg" w:date="2026-08-26T12:10:00Z">
              <w:rPr>
                <w:rFonts w:eastAsia="Times New Roman" w:cs="Arial"/>
                <w:szCs w:val="24"/>
                <w:lang w:eastAsia="en-GB"/>
              </w:rPr>
            </w:rPrChange>
          </w:rPr>
          <w:instrText>HYPERLINK "C:\\Users\\xtoph\\Downloads\\Sheridan_Immunity_2014"</w:instrText>
        </w:r>
      </w:ins>
      <w:ins w:id="1613" w:author="LALOY Emilien" w:date="2026-08-20T16:38:00Z">
        <w:del w:id="1614" w:author="Christophe Borg" w:date="2026-08-26T12:10:00Z">
          <w:r w:rsidRPr="00065A05" w:rsidDel="00383B27">
            <w:rPr>
              <w:rFonts w:eastAsia="Times New Roman" w:cs="Arial"/>
              <w:szCs w:val="24"/>
              <w:lang w:val="fr-FR" w:eastAsia="en-GB"/>
            </w:rPr>
            <w:delInstrText xml:space="preserve"> HYPERLINK "Sheridan_Immunity_2014" </w:delInstrText>
          </w:r>
        </w:del>
        <w:r w:rsidRPr="00065A05">
          <w:rPr>
            <w:rFonts w:eastAsia="Times New Roman" w:cs="Arial"/>
            <w:szCs w:val="24"/>
            <w:lang w:eastAsia="en-GB"/>
          </w:rPr>
          <w:fldChar w:fldCharType="separate"/>
        </w:r>
        <w:r w:rsidRPr="00065A05">
          <w:rPr>
            <w:rFonts w:eastAsia="Times New Roman" w:cs="Arial"/>
            <w:color w:val="0000FF"/>
            <w:szCs w:val="24"/>
            <w:u w:val="single"/>
            <w:lang w:val="fr-FR" w:eastAsia="en-GB"/>
          </w:rPr>
          <w:t>Sheridan</w:t>
        </w:r>
        <w:r>
          <w:rPr>
            <w:rFonts w:eastAsia="Times New Roman" w:cs="Arial"/>
            <w:color w:val="0000FF"/>
            <w:szCs w:val="24"/>
            <w:u w:val="single"/>
            <w:lang w:val="fr-FR" w:eastAsia="en-GB"/>
          </w:rPr>
          <w:t xml:space="preserve"> </w:t>
        </w:r>
        <w:proofErr w:type="spellStart"/>
        <w:r w:rsidRPr="00065A05">
          <w:rPr>
            <w:rFonts w:eastAsia="Times New Roman" w:cs="Arial"/>
            <w:color w:val="0000FF"/>
            <w:szCs w:val="24"/>
            <w:u w:val="single"/>
            <w:lang w:val="fr-FR" w:eastAsia="en-GB"/>
          </w:rPr>
          <w:t>Immunity</w:t>
        </w:r>
        <w:proofErr w:type="spellEnd"/>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2014</w:t>
        </w:r>
        <w:r w:rsidRPr="00065A05">
          <w:rPr>
            <w:rFonts w:eastAsia="Times New Roman" w:cs="Arial"/>
            <w:szCs w:val="24"/>
            <w:lang w:eastAsia="en-GB"/>
          </w:rPr>
          <w:fldChar w:fldCharType="end"/>
        </w:r>
        <w:r w:rsidRPr="00065A05">
          <w:rPr>
            <w:rFonts w:eastAsia="Times New Roman" w:cs="Arial"/>
            <w:szCs w:val="24"/>
            <w:lang w:val="fr-FR" w:eastAsia="en-GB"/>
          </w:rPr>
          <w:t xml:space="preserve">. De manière similaire, une infection par IAV génère des TRM dans les poumons et les tissus nasaux, où la protection est TRM CD4+ dépendante et dépend partiellement des réponses Th17 et de l'IL17 </w:t>
        </w:r>
        <w:r w:rsidRPr="00065A05">
          <w:rPr>
            <w:rFonts w:eastAsia="Times New Roman" w:cs="Arial"/>
            <w:szCs w:val="24"/>
            <w:lang w:eastAsia="en-GB"/>
          </w:rPr>
          <w:fldChar w:fldCharType="begin"/>
        </w:r>
      </w:ins>
      <w:ins w:id="1615" w:author="Christophe Borg" w:date="2026-08-26T12:10:00Z">
        <w:r w:rsidR="00383B27" w:rsidRPr="00F379D4">
          <w:rPr>
            <w:rFonts w:eastAsia="Times New Roman" w:cs="Arial"/>
            <w:szCs w:val="24"/>
            <w:lang w:val="fr-FR" w:eastAsia="en-GB"/>
            <w:rPrChange w:id="1616" w:author="Christophe Borg" w:date="2026-08-26T12:10:00Z">
              <w:rPr>
                <w:rFonts w:eastAsia="Times New Roman" w:cs="Arial"/>
                <w:szCs w:val="24"/>
                <w:lang w:eastAsia="en-GB"/>
              </w:rPr>
            </w:rPrChange>
          </w:rPr>
          <w:instrText>HYPERLINK "C:\\Users\\xtoph\\Downloads\\Mathew_JExpMed_2026"</w:instrText>
        </w:r>
      </w:ins>
      <w:ins w:id="1617" w:author="LALOY Emilien" w:date="2026-08-20T16:38:00Z">
        <w:del w:id="1618" w:author="Christophe Borg" w:date="2026-08-26T12:10:00Z">
          <w:r w:rsidRPr="00065A05" w:rsidDel="00383B27">
            <w:rPr>
              <w:rFonts w:eastAsia="Times New Roman" w:cs="Arial"/>
              <w:szCs w:val="24"/>
              <w:lang w:val="fr-FR" w:eastAsia="en-GB"/>
            </w:rPr>
            <w:delInstrText xml:space="preserve"> HYPERLINK "Mathew_JExpMed_2026" </w:delInstrText>
          </w:r>
        </w:del>
        <w:r w:rsidRPr="00065A05">
          <w:rPr>
            <w:rFonts w:eastAsia="Times New Roman" w:cs="Arial"/>
            <w:szCs w:val="24"/>
            <w:lang w:eastAsia="en-GB"/>
          </w:rPr>
          <w:fldChar w:fldCharType="separate"/>
        </w:r>
        <w:r w:rsidRPr="00065A05">
          <w:rPr>
            <w:rFonts w:eastAsia="Times New Roman" w:cs="Arial"/>
            <w:color w:val="0000FF"/>
            <w:szCs w:val="24"/>
            <w:u w:val="single"/>
            <w:lang w:val="fr-FR" w:eastAsia="en-GB"/>
          </w:rPr>
          <w:t>Mathew</w:t>
        </w:r>
        <w:r>
          <w:rPr>
            <w:rFonts w:eastAsia="Times New Roman" w:cs="Arial"/>
            <w:color w:val="0000FF"/>
            <w:szCs w:val="24"/>
            <w:u w:val="single"/>
            <w:lang w:val="fr-FR" w:eastAsia="en-GB"/>
          </w:rPr>
          <w:t xml:space="preserve"> </w:t>
        </w:r>
        <w:proofErr w:type="spellStart"/>
        <w:r w:rsidRPr="00065A05">
          <w:rPr>
            <w:rFonts w:eastAsia="Times New Roman" w:cs="Arial"/>
            <w:color w:val="0000FF"/>
            <w:szCs w:val="24"/>
            <w:u w:val="single"/>
            <w:lang w:val="fr-FR" w:eastAsia="en-GB"/>
          </w:rPr>
          <w:t>JExpMed</w:t>
        </w:r>
        <w:proofErr w:type="spellEnd"/>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2026</w:t>
        </w:r>
        <w:r w:rsidRPr="00065A05">
          <w:rPr>
            <w:rFonts w:eastAsia="Times New Roman" w:cs="Arial"/>
            <w:szCs w:val="24"/>
            <w:lang w:eastAsia="en-GB"/>
          </w:rPr>
          <w:fldChar w:fldCharType="end"/>
        </w:r>
        <w:r w:rsidRPr="00065A05">
          <w:rPr>
            <w:rFonts w:eastAsia="Times New Roman" w:cs="Arial"/>
            <w:szCs w:val="24"/>
            <w:lang w:val="fr-FR" w:eastAsia="en-GB"/>
          </w:rPr>
          <w:t xml:space="preserve">. Dans le cerveau, les TRM sont capables de produire des cytokines et protègent contre des infections dont le LCMV </w:t>
        </w:r>
        <w:r w:rsidRPr="00065A05">
          <w:rPr>
            <w:rFonts w:eastAsia="Times New Roman" w:cs="Arial"/>
            <w:szCs w:val="24"/>
            <w:lang w:eastAsia="en-GB"/>
          </w:rPr>
          <w:fldChar w:fldCharType="begin"/>
        </w:r>
      </w:ins>
      <w:ins w:id="1619" w:author="Christophe Borg" w:date="2026-08-26T12:10:00Z">
        <w:r w:rsidR="00383B27" w:rsidRPr="00F379D4">
          <w:rPr>
            <w:rFonts w:eastAsia="Times New Roman" w:cs="Arial"/>
            <w:szCs w:val="24"/>
            <w:lang w:val="fr-FR" w:eastAsia="en-GB"/>
            <w:rPrChange w:id="1620" w:author="Christophe Borg" w:date="2026-08-26T12:10:00Z">
              <w:rPr>
                <w:rFonts w:eastAsia="Times New Roman" w:cs="Arial"/>
                <w:szCs w:val="24"/>
                <w:lang w:eastAsia="en-GB"/>
              </w:rPr>
            </w:rPrChange>
          </w:rPr>
          <w:instrText>HYPERLINK "C:\\Users\\xtoph\\Downloads\\Urban_NatImmunol_2020"</w:instrText>
        </w:r>
      </w:ins>
      <w:ins w:id="1621" w:author="LALOY Emilien" w:date="2026-08-20T16:38:00Z">
        <w:del w:id="1622" w:author="Christophe Borg" w:date="2026-08-26T12:10:00Z">
          <w:r w:rsidRPr="00065A05" w:rsidDel="00383B27">
            <w:rPr>
              <w:rFonts w:eastAsia="Times New Roman" w:cs="Arial"/>
              <w:szCs w:val="24"/>
              <w:lang w:val="fr-FR" w:eastAsia="en-GB"/>
            </w:rPr>
            <w:delInstrText xml:space="preserve"> HYPERLINK "Urban_NatImmunol_2020" </w:delInstrText>
          </w:r>
        </w:del>
        <w:r w:rsidRPr="00065A05">
          <w:rPr>
            <w:rFonts w:eastAsia="Times New Roman" w:cs="Arial"/>
            <w:szCs w:val="24"/>
            <w:lang w:eastAsia="en-GB"/>
          </w:rPr>
          <w:fldChar w:fldCharType="separate"/>
        </w:r>
        <w:r w:rsidRPr="00065A05">
          <w:rPr>
            <w:rFonts w:eastAsia="Times New Roman" w:cs="Arial"/>
            <w:color w:val="0000FF"/>
            <w:szCs w:val="24"/>
            <w:u w:val="single"/>
            <w:lang w:val="fr-FR" w:eastAsia="en-GB"/>
          </w:rPr>
          <w:t>Urban</w:t>
        </w:r>
        <w:r>
          <w:rPr>
            <w:rFonts w:eastAsia="Times New Roman" w:cs="Arial"/>
            <w:color w:val="0000FF"/>
            <w:szCs w:val="24"/>
            <w:u w:val="single"/>
            <w:lang w:val="fr-FR" w:eastAsia="en-GB"/>
          </w:rPr>
          <w:t xml:space="preserve"> </w:t>
        </w:r>
        <w:proofErr w:type="spellStart"/>
        <w:r w:rsidRPr="00065A05">
          <w:rPr>
            <w:rFonts w:eastAsia="Times New Roman" w:cs="Arial"/>
            <w:color w:val="0000FF"/>
            <w:szCs w:val="24"/>
            <w:u w:val="single"/>
            <w:lang w:val="fr-FR" w:eastAsia="en-GB"/>
          </w:rPr>
          <w:t>NatImmunol</w:t>
        </w:r>
        <w:proofErr w:type="spellEnd"/>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2020</w:t>
        </w:r>
        <w:r w:rsidRPr="00065A05">
          <w:rPr>
            <w:rFonts w:eastAsia="Times New Roman" w:cs="Arial"/>
            <w:szCs w:val="24"/>
            <w:lang w:eastAsia="en-GB"/>
          </w:rPr>
          <w:fldChar w:fldCharType="end"/>
        </w:r>
        <w:r w:rsidRPr="00065A05">
          <w:rPr>
            <w:rFonts w:eastAsia="Times New Roman" w:cs="Arial"/>
            <w:szCs w:val="24"/>
            <w:lang w:val="fr-FR" w:eastAsia="en-GB"/>
          </w:rPr>
          <w:t xml:space="preserve">. Chez l'Homme, les TRM du foie protègent contre le paludisme </w:t>
        </w:r>
        <w:r w:rsidRPr="00065A05">
          <w:rPr>
            <w:rFonts w:eastAsia="Times New Roman" w:cs="Arial"/>
            <w:szCs w:val="24"/>
            <w:lang w:eastAsia="en-GB"/>
          </w:rPr>
          <w:fldChar w:fldCharType="begin"/>
        </w:r>
      </w:ins>
      <w:ins w:id="1623" w:author="Christophe Borg" w:date="2026-08-26T12:10:00Z">
        <w:r w:rsidR="00383B27" w:rsidRPr="00F379D4">
          <w:rPr>
            <w:rFonts w:eastAsia="Times New Roman" w:cs="Arial"/>
            <w:szCs w:val="24"/>
            <w:lang w:val="fr-FR" w:eastAsia="en-GB"/>
            <w:rPrChange w:id="1624" w:author="Christophe Borg" w:date="2026-08-26T12:10:00Z">
              <w:rPr>
                <w:rFonts w:eastAsia="Times New Roman" w:cs="Arial"/>
                <w:szCs w:val="24"/>
                <w:lang w:eastAsia="en-GB"/>
              </w:rPr>
            </w:rPrChange>
          </w:rPr>
          <w:instrText>HYPERLINK "C:\\Users\\xtoph\\Downloads\\Fernandez-Ruiz_Immunity_2016"</w:instrText>
        </w:r>
      </w:ins>
      <w:ins w:id="1625" w:author="LALOY Emilien" w:date="2026-08-20T16:38:00Z">
        <w:del w:id="1626" w:author="Christophe Borg" w:date="2026-08-26T12:10:00Z">
          <w:r w:rsidRPr="00065A05" w:rsidDel="00383B27">
            <w:rPr>
              <w:rFonts w:eastAsia="Times New Roman" w:cs="Arial"/>
              <w:szCs w:val="24"/>
              <w:lang w:val="fr-FR" w:eastAsia="en-GB"/>
            </w:rPr>
            <w:delInstrText xml:space="preserve"> HYPERLINK "Fernandez-Ruiz_Immunity_2016" </w:delInstrText>
          </w:r>
        </w:del>
        <w:r w:rsidRPr="00065A05">
          <w:rPr>
            <w:rFonts w:eastAsia="Times New Roman" w:cs="Arial"/>
            <w:szCs w:val="24"/>
            <w:lang w:eastAsia="en-GB"/>
          </w:rPr>
          <w:fldChar w:fldCharType="separate"/>
        </w:r>
        <w:r w:rsidRPr="00065A05">
          <w:rPr>
            <w:rFonts w:eastAsia="Times New Roman" w:cs="Arial"/>
            <w:color w:val="0000FF"/>
            <w:szCs w:val="24"/>
            <w:u w:val="single"/>
            <w:lang w:val="fr-FR" w:eastAsia="en-GB"/>
          </w:rPr>
          <w:t>Fernandez-Ruiz</w:t>
        </w:r>
        <w:r>
          <w:rPr>
            <w:rFonts w:eastAsia="Times New Roman" w:cs="Arial"/>
            <w:color w:val="0000FF"/>
            <w:szCs w:val="24"/>
            <w:u w:val="single"/>
            <w:lang w:val="fr-FR" w:eastAsia="en-GB"/>
          </w:rPr>
          <w:t xml:space="preserve"> </w:t>
        </w:r>
        <w:proofErr w:type="spellStart"/>
        <w:r w:rsidRPr="00065A05">
          <w:rPr>
            <w:rFonts w:eastAsia="Times New Roman" w:cs="Arial"/>
            <w:color w:val="0000FF"/>
            <w:szCs w:val="24"/>
            <w:u w:val="single"/>
            <w:lang w:val="fr-FR" w:eastAsia="en-GB"/>
          </w:rPr>
          <w:t>Immunity</w:t>
        </w:r>
        <w:proofErr w:type="spellEnd"/>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2016</w:t>
        </w:r>
        <w:r w:rsidRPr="00065A05">
          <w:rPr>
            <w:rFonts w:eastAsia="Times New Roman" w:cs="Arial"/>
            <w:szCs w:val="24"/>
            <w:lang w:eastAsia="en-GB"/>
          </w:rPr>
          <w:fldChar w:fldCharType="end"/>
        </w:r>
        <w:r w:rsidRPr="00065A05">
          <w:rPr>
            <w:rFonts w:eastAsia="Times New Roman" w:cs="Arial"/>
            <w:szCs w:val="24"/>
            <w:lang w:val="fr-FR" w:eastAsia="en-GB"/>
          </w:rPr>
          <w:t xml:space="preserve">. Dans ces expériences, les TRM sont plus fonctionnels et cytotoxiques que les TEM, et leur nombre corrèle avec le contrôle de la maladie </w:t>
        </w:r>
        <w:r w:rsidRPr="00065A05">
          <w:rPr>
            <w:rFonts w:eastAsia="Times New Roman" w:cs="Arial"/>
            <w:szCs w:val="24"/>
            <w:lang w:eastAsia="en-GB"/>
          </w:rPr>
          <w:fldChar w:fldCharType="begin"/>
        </w:r>
      </w:ins>
      <w:ins w:id="1627" w:author="Christophe Borg" w:date="2026-08-26T12:10:00Z">
        <w:r w:rsidR="00383B27" w:rsidRPr="00F379D4">
          <w:rPr>
            <w:rFonts w:eastAsia="Times New Roman" w:cs="Arial"/>
            <w:szCs w:val="24"/>
            <w:lang w:val="fr-FR" w:eastAsia="en-GB"/>
            <w:rPrChange w:id="1628" w:author="Christophe Borg" w:date="2026-08-26T12:10:00Z">
              <w:rPr>
                <w:rFonts w:eastAsia="Times New Roman" w:cs="Arial"/>
                <w:szCs w:val="24"/>
                <w:lang w:eastAsia="en-GB"/>
              </w:rPr>
            </w:rPrChange>
          </w:rPr>
          <w:instrText>HYPERLINK "C:\\Users\\xtoph\\Downloads\\Fernandez-Ruiz_Immunity_2016"</w:instrText>
        </w:r>
      </w:ins>
      <w:ins w:id="1629" w:author="LALOY Emilien" w:date="2026-08-20T16:38:00Z">
        <w:del w:id="1630" w:author="Christophe Borg" w:date="2026-08-26T12:10:00Z">
          <w:r w:rsidRPr="00065A05" w:rsidDel="00383B27">
            <w:rPr>
              <w:rFonts w:eastAsia="Times New Roman" w:cs="Arial"/>
              <w:szCs w:val="24"/>
              <w:lang w:val="fr-FR" w:eastAsia="en-GB"/>
            </w:rPr>
            <w:delInstrText xml:space="preserve"> HYPERLINK "Fernandez-Ruiz_Immunity_2016" </w:delInstrText>
          </w:r>
        </w:del>
        <w:r w:rsidRPr="00065A05">
          <w:rPr>
            <w:rFonts w:eastAsia="Times New Roman" w:cs="Arial"/>
            <w:szCs w:val="24"/>
            <w:lang w:eastAsia="en-GB"/>
          </w:rPr>
          <w:fldChar w:fldCharType="separate"/>
        </w:r>
        <w:r w:rsidRPr="00065A05">
          <w:rPr>
            <w:rFonts w:eastAsia="Times New Roman" w:cs="Arial"/>
            <w:color w:val="0000FF"/>
            <w:szCs w:val="24"/>
            <w:u w:val="single"/>
            <w:lang w:val="fr-FR" w:eastAsia="en-GB"/>
          </w:rPr>
          <w:t>Fernandez-Ruiz</w:t>
        </w:r>
        <w:r>
          <w:rPr>
            <w:rFonts w:eastAsia="Times New Roman" w:cs="Arial"/>
            <w:color w:val="0000FF"/>
            <w:szCs w:val="24"/>
            <w:u w:val="single"/>
            <w:lang w:val="fr-FR" w:eastAsia="en-GB"/>
          </w:rPr>
          <w:t xml:space="preserve"> </w:t>
        </w:r>
        <w:proofErr w:type="spellStart"/>
        <w:r w:rsidRPr="00065A05">
          <w:rPr>
            <w:rFonts w:eastAsia="Times New Roman" w:cs="Arial"/>
            <w:color w:val="0000FF"/>
            <w:szCs w:val="24"/>
            <w:u w:val="single"/>
            <w:lang w:val="fr-FR" w:eastAsia="en-GB"/>
          </w:rPr>
          <w:t>Immunity</w:t>
        </w:r>
        <w:proofErr w:type="spellEnd"/>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2016</w:t>
        </w:r>
        <w:r w:rsidRPr="00065A05">
          <w:rPr>
            <w:rFonts w:eastAsia="Times New Roman" w:cs="Arial"/>
            <w:szCs w:val="24"/>
            <w:lang w:eastAsia="en-GB"/>
          </w:rPr>
          <w:fldChar w:fldCharType="end"/>
        </w:r>
        <w:r w:rsidRPr="00065A05">
          <w:rPr>
            <w:rFonts w:eastAsia="Times New Roman" w:cs="Arial"/>
            <w:szCs w:val="24"/>
            <w:lang w:val="fr-FR" w:eastAsia="en-GB"/>
          </w:rPr>
          <w:t>.</w:t>
        </w:r>
      </w:ins>
    </w:p>
    <w:p w14:paraId="48165C04" w14:textId="77777777" w:rsidR="008257D4" w:rsidRPr="00065A05" w:rsidRDefault="008257D4" w:rsidP="008257D4">
      <w:pPr>
        <w:pStyle w:val="Titre3"/>
        <w:rPr>
          <w:ins w:id="1631" w:author="LALOY Emilien" w:date="2026-08-20T16:38:00Z"/>
          <w:lang w:val="fr-FR"/>
        </w:rPr>
      </w:pPr>
      <w:bookmarkStart w:id="1632" w:name="_Toc238137517"/>
      <w:ins w:id="1633" w:author="LALOY Emilien" w:date="2026-08-20T16:38:00Z">
        <w:r w:rsidRPr="00065A05">
          <w:rPr>
            <w:lang w:val="fr-FR"/>
          </w:rPr>
          <w:t>3.1.3 Recirculation des lymphocytes T résidents mémoires dans l'organisme : rôle de protection à distance ?</w:t>
        </w:r>
        <w:bookmarkEnd w:id="1632"/>
      </w:ins>
    </w:p>
    <w:p w14:paraId="1CD4E3B7" w14:textId="711C73AC" w:rsidR="008257D4" w:rsidRPr="00065A05" w:rsidRDefault="008257D4" w:rsidP="008257D4">
      <w:pPr>
        <w:pStyle w:val="NormalWeb"/>
        <w:spacing w:line="360" w:lineRule="auto"/>
        <w:jc w:val="both"/>
        <w:rPr>
          <w:ins w:id="1634" w:author="LALOY Emilien" w:date="2026-08-20T16:38:00Z"/>
          <w:rFonts w:ascii="Arial" w:hAnsi="Arial" w:cs="Arial"/>
          <w:lang w:val="fr-FR"/>
        </w:rPr>
      </w:pPr>
      <w:ins w:id="1635" w:author="LALOY Emilien" w:date="2026-08-20T16:38:00Z">
        <w:r w:rsidRPr="00065A05">
          <w:rPr>
            <w:rFonts w:ascii="Arial" w:hAnsi="Arial" w:cs="Arial"/>
            <w:lang w:val="fr-FR"/>
          </w:rPr>
          <w:t>L'une des caractéristiques principales des TRM est la résidence au sein des tissus, et il a initialement été décri</w:t>
        </w:r>
        <w:r>
          <w:rPr>
            <w:rFonts w:ascii="Arial" w:hAnsi="Arial" w:cs="Arial"/>
            <w:lang w:val="fr-FR"/>
          </w:rPr>
          <w:t>t</w:t>
        </w:r>
        <w:r w:rsidRPr="00065A05">
          <w:rPr>
            <w:rFonts w:ascii="Arial" w:hAnsi="Arial" w:cs="Arial"/>
            <w:lang w:val="fr-FR"/>
          </w:rPr>
          <w:t xml:space="preserve"> que les TRM ne recirculent pas </w:t>
        </w:r>
        <w:r w:rsidRPr="00065A05">
          <w:rPr>
            <w:rFonts w:ascii="Arial" w:hAnsi="Arial" w:cs="Arial"/>
          </w:rPr>
          <w:fldChar w:fldCharType="begin"/>
        </w:r>
      </w:ins>
      <w:ins w:id="1636" w:author="Christophe Borg" w:date="2026-08-26T12:10:00Z">
        <w:r w:rsidR="00383B27" w:rsidRPr="00F379D4">
          <w:rPr>
            <w:rFonts w:ascii="Arial" w:hAnsi="Arial" w:cs="Arial"/>
            <w:lang w:val="fr-FR"/>
            <w:rPrChange w:id="1637" w:author="Christophe Borg" w:date="2026-08-26T12:10:00Z">
              <w:rPr>
                <w:rFonts w:ascii="Arial" w:hAnsi="Arial" w:cs="Arial"/>
              </w:rPr>
            </w:rPrChange>
          </w:rPr>
          <w:instrText>HYPERLINK "C:\\Users\\xtoph\\Downloads\\Masopust_JExpMed_2010"</w:instrText>
        </w:r>
      </w:ins>
      <w:ins w:id="1638" w:author="LALOY Emilien" w:date="2026-08-20T16:38:00Z">
        <w:del w:id="1639" w:author="Christophe Borg" w:date="2026-08-26T12:10:00Z">
          <w:r w:rsidRPr="00065A05" w:rsidDel="00383B27">
            <w:rPr>
              <w:rFonts w:ascii="Arial" w:hAnsi="Arial" w:cs="Arial"/>
              <w:lang w:val="fr-FR"/>
            </w:rPr>
            <w:delInstrText xml:space="preserve"> HYPERLINK "Masopust_JExpMed_2010" </w:delInstrText>
          </w:r>
        </w:del>
        <w:r w:rsidRPr="00065A05">
          <w:rPr>
            <w:rFonts w:ascii="Arial" w:hAnsi="Arial" w:cs="Arial"/>
          </w:rPr>
          <w:fldChar w:fldCharType="separate"/>
        </w:r>
        <w:proofErr w:type="spellStart"/>
        <w:r w:rsidRPr="00065A05">
          <w:rPr>
            <w:rStyle w:val="Lienhypertexte"/>
            <w:rFonts w:ascii="Arial" w:eastAsiaTheme="majorEastAsia" w:hAnsi="Arial" w:cs="Arial"/>
            <w:lang w:val="fr-FR"/>
          </w:rPr>
          <w:t>Masopust</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JExpMed</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2010</w:t>
        </w:r>
        <w:r w:rsidRPr="00065A05">
          <w:rPr>
            <w:rFonts w:ascii="Arial" w:hAnsi="Arial" w:cs="Arial"/>
          </w:rPr>
          <w:fldChar w:fldCharType="end"/>
        </w:r>
        <w:r w:rsidRPr="00065A05">
          <w:rPr>
            <w:rFonts w:ascii="Arial" w:hAnsi="Arial" w:cs="Arial"/>
            <w:lang w:val="fr-FR"/>
          </w:rPr>
          <w:t xml:space="preserve">. En effet, les lymphocytes mémoires sortant des tissus n'expriment pas CD69 et correspondent à des TEM </w:t>
        </w:r>
        <w:r w:rsidRPr="00065A05">
          <w:rPr>
            <w:rFonts w:ascii="Arial" w:hAnsi="Arial" w:cs="Arial"/>
          </w:rPr>
          <w:fldChar w:fldCharType="begin"/>
        </w:r>
      </w:ins>
      <w:ins w:id="1640" w:author="Christophe Borg" w:date="2026-08-26T12:10:00Z">
        <w:r w:rsidR="00383B27" w:rsidRPr="00F379D4">
          <w:rPr>
            <w:rFonts w:ascii="Arial" w:hAnsi="Arial" w:cs="Arial"/>
            <w:lang w:val="fr-FR"/>
            <w:rPrChange w:id="1641" w:author="Christophe Borg" w:date="2026-08-26T12:10:00Z">
              <w:rPr>
                <w:rFonts w:ascii="Arial" w:hAnsi="Arial" w:cs="Arial"/>
              </w:rPr>
            </w:rPrChange>
          </w:rPr>
          <w:instrText>HYPERLINK "C:\\Users\\xtoph\\Downloads\\Steinert_Cell_2015"</w:instrText>
        </w:r>
      </w:ins>
      <w:ins w:id="1642" w:author="LALOY Emilien" w:date="2026-08-20T16:38:00Z">
        <w:del w:id="1643" w:author="Christophe Borg" w:date="2026-08-26T12:10:00Z">
          <w:r w:rsidRPr="00065A05" w:rsidDel="00383B27">
            <w:rPr>
              <w:rFonts w:ascii="Arial" w:hAnsi="Arial" w:cs="Arial"/>
              <w:lang w:val="fr-FR"/>
            </w:rPr>
            <w:delInstrText xml:space="preserve"> HYPERLINK "Steinert_Cell_2015" </w:delInstrText>
          </w:r>
        </w:del>
        <w:r w:rsidRPr="00065A05">
          <w:rPr>
            <w:rFonts w:ascii="Arial" w:hAnsi="Arial" w:cs="Arial"/>
          </w:rPr>
          <w:fldChar w:fldCharType="separate"/>
        </w:r>
        <w:r w:rsidRPr="00065A05">
          <w:rPr>
            <w:rStyle w:val="Lienhypertexte"/>
            <w:rFonts w:ascii="Arial" w:eastAsiaTheme="majorEastAsia" w:hAnsi="Arial" w:cs="Arial"/>
            <w:lang w:val="fr-FR"/>
          </w:rPr>
          <w:t>Steinert</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Cell</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2015</w:t>
        </w:r>
        <w:r w:rsidRPr="00065A05">
          <w:rPr>
            <w:rFonts w:ascii="Arial" w:hAnsi="Arial" w:cs="Arial"/>
          </w:rPr>
          <w:fldChar w:fldCharType="end"/>
        </w:r>
        <w:r w:rsidRPr="00065A05">
          <w:rPr>
            <w:rFonts w:ascii="Arial" w:hAnsi="Arial" w:cs="Arial"/>
            <w:lang w:val="fr-FR"/>
          </w:rPr>
          <w:t xml:space="preserve">. Cependant, il a été observé que certains </w:t>
        </w:r>
        <w:r w:rsidRPr="00065A05">
          <w:rPr>
            <w:rFonts w:ascii="Arial" w:hAnsi="Arial" w:cs="Arial"/>
            <w:lang w:val="fr-FR"/>
          </w:rPr>
          <w:lastRenderedPageBreak/>
          <w:t>TRM peuvent sortir des tissus et recirculer, et ces observations seront décrites dans cette partie.</w:t>
        </w:r>
      </w:ins>
    </w:p>
    <w:p w14:paraId="2E30AA4A" w14:textId="77777777" w:rsidR="008257D4" w:rsidRPr="00065A05" w:rsidRDefault="008257D4" w:rsidP="008257D4">
      <w:pPr>
        <w:pStyle w:val="Titre4"/>
        <w:rPr>
          <w:ins w:id="1644" w:author="LALOY Emilien" w:date="2026-08-20T16:38:00Z"/>
          <w:lang w:val="fr-FR"/>
        </w:rPr>
      </w:pPr>
      <w:ins w:id="1645" w:author="LALOY Emilien" w:date="2026-08-20T16:38:00Z">
        <w:r w:rsidRPr="00065A05">
          <w:rPr>
            <w:lang w:val="fr-FR"/>
          </w:rPr>
          <w:t>3.1.3.1 Expériences démontrant l'existence de lymphocytes T résidents mémoires re-circulants</w:t>
        </w:r>
      </w:ins>
    </w:p>
    <w:p w14:paraId="1C01A550" w14:textId="7AE436B7" w:rsidR="008257D4" w:rsidRPr="00065A05" w:rsidRDefault="008257D4" w:rsidP="008257D4">
      <w:pPr>
        <w:pStyle w:val="NormalWeb"/>
        <w:spacing w:line="360" w:lineRule="auto"/>
        <w:jc w:val="both"/>
        <w:rPr>
          <w:ins w:id="1646" w:author="LALOY Emilien" w:date="2026-08-20T16:38:00Z"/>
          <w:rFonts w:ascii="Arial" w:hAnsi="Arial" w:cs="Arial"/>
          <w:lang w:val="fr-FR"/>
        </w:rPr>
      </w:pPr>
      <w:ins w:id="1647" w:author="LALOY Emilien" w:date="2026-08-20T16:38:00Z">
        <w:r w:rsidRPr="00065A05">
          <w:rPr>
            <w:rFonts w:ascii="Arial" w:hAnsi="Arial" w:cs="Arial"/>
            <w:lang w:val="fr-FR"/>
          </w:rPr>
          <w:t xml:space="preserve">Certaines observations montrent qu'il existe des </w:t>
        </w:r>
        <w:proofErr w:type="spellStart"/>
        <w:r w:rsidRPr="00065A05">
          <w:rPr>
            <w:rFonts w:ascii="Arial" w:hAnsi="Arial" w:cs="Arial"/>
            <w:lang w:val="fr-FR"/>
          </w:rPr>
          <w:t>clonotypes</w:t>
        </w:r>
        <w:proofErr w:type="spellEnd"/>
        <w:r w:rsidRPr="00065A05">
          <w:rPr>
            <w:rFonts w:ascii="Arial" w:hAnsi="Arial" w:cs="Arial"/>
            <w:lang w:val="fr-FR"/>
          </w:rPr>
          <w:t xml:space="preserve"> partagés entre les TRM et des lymphocytes d'un autre site anatomique. Par exemple, des donneurs sains volontaires injectés avec un agent inflammatoire dans le bras montrent des </w:t>
        </w:r>
        <w:proofErr w:type="spellStart"/>
        <w:r w:rsidRPr="00065A05">
          <w:rPr>
            <w:rFonts w:ascii="Arial" w:hAnsi="Arial" w:cs="Arial"/>
            <w:lang w:val="fr-FR"/>
          </w:rPr>
          <w:t>clonotypes</w:t>
        </w:r>
        <w:proofErr w:type="spellEnd"/>
        <w:r w:rsidRPr="00065A05">
          <w:rPr>
            <w:rFonts w:ascii="Arial" w:hAnsi="Arial" w:cs="Arial"/>
            <w:lang w:val="fr-FR"/>
          </w:rPr>
          <w:t xml:space="preserve"> partagés entre le bras et la jambe </w:t>
        </w:r>
        <w:r w:rsidRPr="00065A05">
          <w:rPr>
            <w:rFonts w:ascii="Arial" w:hAnsi="Arial" w:cs="Arial"/>
          </w:rPr>
          <w:fldChar w:fldCharType="begin"/>
        </w:r>
      </w:ins>
      <w:ins w:id="1648" w:author="Christophe Borg" w:date="2026-08-26T12:10:00Z">
        <w:r w:rsidR="00383B27" w:rsidRPr="00F379D4">
          <w:rPr>
            <w:rFonts w:ascii="Arial" w:hAnsi="Arial" w:cs="Arial"/>
            <w:lang w:val="fr-FR"/>
            <w:rPrChange w:id="1649" w:author="Christophe Borg" w:date="2026-08-26T12:10:00Z">
              <w:rPr>
                <w:rFonts w:ascii="Arial" w:hAnsi="Arial" w:cs="Arial"/>
              </w:rPr>
            </w:rPrChange>
          </w:rPr>
          <w:instrText>HYPERLINK "C:\\Users\\xtoph\\Downloads\\Gaide_NatMed_2015"</w:instrText>
        </w:r>
      </w:ins>
      <w:ins w:id="1650" w:author="LALOY Emilien" w:date="2026-08-20T16:38:00Z">
        <w:del w:id="1651" w:author="Christophe Borg" w:date="2026-08-26T12:10:00Z">
          <w:r w:rsidRPr="00065A05" w:rsidDel="00383B27">
            <w:rPr>
              <w:rFonts w:ascii="Arial" w:hAnsi="Arial" w:cs="Arial"/>
              <w:lang w:val="fr-FR"/>
            </w:rPr>
            <w:delInstrText xml:space="preserve"> HYPERLINK "Gaide_NatMed_2015" </w:delInstrText>
          </w:r>
        </w:del>
        <w:r w:rsidRPr="00065A05">
          <w:rPr>
            <w:rFonts w:ascii="Arial" w:hAnsi="Arial" w:cs="Arial"/>
          </w:rPr>
          <w:fldChar w:fldCharType="separate"/>
        </w:r>
        <w:proofErr w:type="spellStart"/>
        <w:r w:rsidRPr="00065A05">
          <w:rPr>
            <w:rStyle w:val="Lienhypertexte"/>
            <w:rFonts w:ascii="Arial" w:eastAsiaTheme="majorEastAsia" w:hAnsi="Arial" w:cs="Arial"/>
            <w:lang w:val="fr-FR"/>
          </w:rPr>
          <w:t>Gaide</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NatMed</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2015</w:t>
        </w:r>
        <w:r w:rsidRPr="00065A05">
          <w:rPr>
            <w:rFonts w:ascii="Arial" w:hAnsi="Arial" w:cs="Arial"/>
          </w:rPr>
          <w:fldChar w:fldCharType="end"/>
        </w:r>
        <w:r w:rsidRPr="00065A05">
          <w:rPr>
            <w:rFonts w:ascii="Arial" w:hAnsi="Arial" w:cs="Arial"/>
            <w:lang w:val="fr-FR"/>
          </w:rPr>
          <w:t xml:space="preserve">. Lors d'une réponse tumorale, des </w:t>
        </w:r>
        <w:proofErr w:type="spellStart"/>
        <w:r w:rsidRPr="00065A05">
          <w:rPr>
            <w:rFonts w:ascii="Arial" w:hAnsi="Arial" w:cs="Arial"/>
            <w:lang w:val="fr-FR"/>
          </w:rPr>
          <w:t>clonotypes</w:t>
        </w:r>
        <w:proofErr w:type="spellEnd"/>
        <w:r w:rsidRPr="00065A05">
          <w:rPr>
            <w:rFonts w:ascii="Arial" w:hAnsi="Arial" w:cs="Arial"/>
            <w:lang w:val="fr-FR"/>
          </w:rPr>
          <w:t xml:space="preserve"> sont partagés entre les TRM de la tumeur primaire, le sang et les métastases au niveau des LN </w:t>
        </w:r>
        <w:r w:rsidRPr="00065A05">
          <w:rPr>
            <w:rFonts w:ascii="Arial" w:hAnsi="Arial" w:cs="Arial"/>
          </w:rPr>
          <w:fldChar w:fldCharType="begin"/>
        </w:r>
      </w:ins>
      <w:ins w:id="1652" w:author="Christophe Borg" w:date="2026-08-26T12:10:00Z">
        <w:r w:rsidR="00383B27" w:rsidRPr="00F379D4">
          <w:rPr>
            <w:rFonts w:ascii="Arial" w:hAnsi="Arial" w:cs="Arial"/>
            <w:lang w:val="fr-FR"/>
            <w:rPrChange w:id="1653" w:author="Christophe Borg" w:date="2026-08-26T12:10:00Z">
              <w:rPr>
                <w:rFonts w:ascii="Arial" w:hAnsi="Arial" w:cs="Arial"/>
              </w:rPr>
            </w:rPrChange>
          </w:rPr>
          <w:instrText>HYPERLINK "C:\\Users\\xtoph\\Downloads\\Lee_Sci.Immunol._2022"</w:instrText>
        </w:r>
      </w:ins>
      <w:ins w:id="1654" w:author="LALOY Emilien" w:date="2026-08-20T16:38:00Z">
        <w:del w:id="1655" w:author="Christophe Borg" w:date="2026-08-26T12:10:00Z">
          <w:r w:rsidRPr="00065A05" w:rsidDel="00383B27">
            <w:rPr>
              <w:rFonts w:ascii="Arial" w:hAnsi="Arial" w:cs="Arial"/>
              <w:lang w:val="fr-FR"/>
            </w:rPr>
            <w:delInstrText xml:space="preserve"> HYPERLINK "Lee_Sci.Immunol._2022" </w:delInstrText>
          </w:r>
        </w:del>
        <w:r w:rsidRPr="00065A05">
          <w:rPr>
            <w:rFonts w:ascii="Arial" w:hAnsi="Arial" w:cs="Arial"/>
          </w:rPr>
          <w:fldChar w:fldCharType="separate"/>
        </w:r>
        <w:r w:rsidRPr="00065A05">
          <w:rPr>
            <w:rStyle w:val="Lienhypertexte"/>
            <w:rFonts w:ascii="Arial" w:eastAsiaTheme="majorEastAsia" w:hAnsi="Arial" w:cs="Arial"/>
            <w:lang w:val="fr-FR"/>
          </w:rPr>
          <w:t>Lee</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Sci.Immunol</w:t>
        </w:r>
        <w:proofErr w:type="spellEnd"/>
        <w:r w:rsidRPr="00065A05">
          <w:rPr>
            <w:rStyle w:val="Lienhypertexte"/>
            <w:rFonts w:ascii="Arial" w:eastAsiaTheme="majorEastAsia" w:hAnsi="Arial" w:cs="Arial"/>
            <w:lang w:val="fr-FR"/>
          </w:rPr>
          <w:t>.</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w:t>
        </w:r>
        <w:r w:rsidRPr="00065A05">
          <w:rPr>
            <w:rFonts w:ascii="Arial" w:hAnsi="Arial" w:cs="Arial"/>
          </w:rPr>
          <w:fldChar w:fldCharType="end"/>
        </w:r>
        <w:r w:rsidRPr="00065A05">
          <w:rPr>
            <w:rFonts w:ascii="Arial" w:hAnsi="Arial" w:cs="Arial"/>
            <w:lang w:val="fr-FR"/>
          </w:rPr>
          <w:t>. Bien que ces cellules pourraient provenir de TRM re-circulants, ils pourraient aussi avoir été générés au moment de l'activation initiale et provenir d'une différentiation parallèle à celle des TRM.</w:t>
        </w:r>
      </w:ins>
    </w:p>
    <w:p w14:paraId="062FAC08" w14:textId="54F43F85" w:rsidR="008257D4" w:rsidRPr="00065A05" w:rsidRDefault="008257D4" w:rsidP="008257D4">
      <w:pPr>
        <w:pStyle w:val="NormalWeb"/>
        <w:spacing w:line="360" w:lineRule="auto"/>
        <w:jc w:val="both"/>
        <w:rPr>
          <w:ins w:id="1656" w:author="LALOY Emilien" w:date="2026-08-20T16:38:00Z"/>
          <w:rFonts w:ascii="Arial" w:hAnsi="Arial" w:cs="Arial"/>
          <w:lang w:val="fr-FR"/>
        </w:rPr>
      </w:pPr>
      <w:ins w:id="1657" w:author="LALOY Emilien" w:date="2026-08-20T16:38:00Z">
        <w:r w:rsidRPr="00065A05">
          <w:rPr>
            <w:rFonts w:ascii="Arial" w:hAnsi="Arial" w:cs="Arial"/>
            <w:lang w:val="fr-FR"/>
          </w:rPr>
          <w:t xml:space="preserve">Une preuve plus solide de l'existence de TRM re-circulants repose sur l'utilisation de la parabiose. Dans ce modèle, la circulation d'une souris contient la moitié de ses propres cellules, et la moitié des cellules du </w:t>
        </w:r>
        <w:proofErr w:type="spellStart"/>
        <w:r w:rsidRPr="00065A05">
          <w:rPr>
            <w:rFonts w:ascii="Arial" w:hAnsi="Arial" w:cs="Arial"/>
            <w:lang w:val="fr-FR"/>
          </w:rPr>
          <w:t>parabiont</w:t>
        </w:r>
        <w:proofErr w:type="spellEnd"/>
        <w:r w:rsidRPr="00065A05">
          <w:rPr>
            <w:rFonts w:ascii="Arial" w:hAnsi="Arial" w:cs="Arial"/>
            <w:lang w:val="fr-FR"/>
          </w:rPr>
          <w:t xml:space="preserve">. Après dissociation chirurgicale des deux souris, les cellules de la circulation s'enrichissent progressivement avec des TEM autologues </w:t>
        </w:r>
        <w:r w:rsidRPr="00065A05">
          <w:rPr>
            <w:rFonts w:ascii="Arial" w:hAnsi="Arial" w:cs="Arial"/>
          </w:rPr>
          <w:fldChar w:fldCharType="begin"/>
        </w:r>
      </w:ins>
      <w:ins w:id="1658" w:author="Christophe Borg" w:date="2026-08-26T12:10:00Z">
        <w:r w:rsidR="00383B27" w:rsidRPr="00F379D4">
          <w:rPr>
            <w:rFonts w:ascii="Arial" w:hAnsi="Arial" w:cs="Arial"/>
            <w:lang w:val="fr-FR"/>
            <w:rPrChange w:id="1659" w:author="Christophe Borg" w:date="2026-08-26T12:10:00Z">
              <w:rPr>
                <w:rFonts w:ascii="Arial" w:hAnsi="Arial" w:cs="Arial"/>
              </w:rPr>
            </w:rPrChange>
          </w:rPr>
          <w:instrText>HYPERLINK "C:\\Users\\xtoph\\Downloads\\Wijeyesinghe_Nature_2021"</w:instrText>
        </w:r>
      </w:ins>
      <w:ins w:id="1660" w:author="LALOY Emilien" w:date="2026-08-20T16:38:00Z">
        <w:del w:id="1661" w:author="Christophe Borg" w:date="2026-08-26T12:10:00Z">
          <w:r w:rsidRPr="00065A05" w:rsidDel="00383B27">
            <w:rPr>
              <w:rFonts w:ascii="Arial" w:hAnsi="Arial" w:cs="Arial"/>
              <w:lang w:val="fr-FR"/>
            </w:rPr>
            <w:delInstrText xml:space="preserve"> HYPERLINK "Wijeyesinghe_Nature_2021" </w:delInstrText>
          </w:r>
        </w:del>
        <w:r w:rsidRPr="00065A05">
          <w:rPr>
            <w:rFonts w:ascii="Arial" w:hAnsi="Arial" w:cs="Arial"/>
          </w:rPr>
          <w:fldChar w:fldCharType="separate"/>
        </w:r>
        <w:proofErr w:type="spellStart"/>
        <w:r w:rsidRPr="00065A05">
          <w:rPr>
            <w:rStyle w:val="Lienhypertexte"/>
            <w:rFonts w:ascii="Arial" w:eastAsiaTheme="majorEastAsia" w:hAnsi="Arial" w:cs="Arial"/>
            <w:lang w:val="fr-FR"/>
          </w:rPr>
          <w:t>Wijeyesinghe</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Nature</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2021</w:t>
        </w:r>
        <w:r w:rsidRPr="00065A05">
          <w:rPr>
            <w:rFonts w:ascii="Arial" w:hAnsi="Arial" w:cs="Arial"/>
          </w:rPr>
          <w:fldChar w:fldCharType="end"/>
        </w:r>
        <w:r w:rsidRPr="00065A05">
          <w:rPr>
            <w:rFonts w:ascii="Arial" w:hAnsi="Arial" w:cs="Arial"/>
            <w:lang w:val="fr-FR"/>
          </w:rPr>
          <w:t xml:space="preserve">. Une interprétation possible de ce résultat est que les TRM des tissus recirculent et se différencient en TEM </w:t>
        </w:r>
        <w:r w:rsidRPr="00065A05">
          <w:rPr>
            <w:rFonts w:ascii="Arial" w:hAnsi="Arial" w:cs="Arial"/>
          </w:rPr>
          <w:fldChar w:fldCharType="begin"/>
        </w:r>
      </w:ins>
      <w:ins w:id="1662" w:author="Christophe Borg" w:date="2026-08-26T12:10:00Z">
        <w:r w:rsidR="00383B27" w:rsidRPr="00F379D4">
          <w:rPr>
            <w:rFonts w:ascii="Arial" w:hAnsi="Arial" w:cs="Arial"/>
            <w:lang w:val="fr-FR"/>
            <w:rPrChange w:id="1663" w:author="Christophe Borg" w:date="2026-08-26T12:10:00Z">
              <w:rPr>
                <w:rFonts w:ascii="Arial" w:hAnsi="Arial" w:cs="Arial"/>
              </w:rPr>
            </w:rPrChange>
          </w:rPr>
          <w:instrText>HYPERLINK "C:\\Users\\xtoph\\Downloads\\Wijeyesinghe_Nature_2021"</w:instrText>
        </w:r>
      </w:ins>
      <w:ins w:id="1664" w:author="LALOY Emilien" w:date="2026-08-20T16:38:00Z">
        <w:del w:id="1665" w:author="Christophe Borg" w:date="2026-08-26T12:10:00Z">
          <w:r w:rsidRPr="00065A05" w:rsidDel="00383B27">
            <w:rPr>
              <w:rFonts w:ascii="Arial" w:hAnsi="Arial" w:cs="Arial"/>
              <w:lang w:val="fr-FR"/>
            </w:rPr>
            <w:delInstrText xml:space="preserve"> HYPERLINK "Wijeyesinghe_Nature_2021" </w:delInstrText>
          </w:r>
        </w:del>
        <w:r w:rsidRPr="00065A05">
          <w:rPr>
            <w:rFonts w:ascii="Arial" w:hAnsi="Arial" w:cs="Arial"/>
          </w:rPr>
          <w:fldChar w:fldCharType="separate"/>
        </w:r>
        <w:proofErr w:type="spellStart"/>
        <w:r w:rsidRPr="00065A05">
          <w:rPr>
            <w:rStyle w:val="Lienhypertexte"/>
            <w:rFonts w:ascii="Arial" w:eastAsiaTheme="majorEastAsia" w:hAnsi="Arial" w:cs="Arial"/>
            <w:lang w:val="fr-FR"/>
          </w:rPr>
          <w:t>Wijeyesinghe</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Nature</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2021</w:t>
        </w:r>
        <w:r w:rsidRPr="00065A05">
          <w:rPr>
            <w:rFonts w:ascii="Arial" w:hAnsi="Arial" w:cs="Arial"/>
          </w:rPr>
          <w:fldChar w:fldCharType="end"/>
        </w:r>
        <w:r w:rsidRPr="00065A05">
          <w:rPr>
            <w:rFonts w:ascii="Arial" w:hAnsi="Arial" w:cs="Arial"/>
            <w:lang w:val="fr-FR"/>
          </w:rPr>
          <w:t xml:space="preserve">. Une autre expérience repose aussi sur l'utilisation de la parabiose et de la déplétion des Tcirc. Dans ce modèle, il y a une apparition de Tcirc provenant du </w:t>
        </w:r>
        <w:proofErr w:type="spellStart"/>
        <w:r w:rsidRPr="00065A05">
          <w:rPr>
            <w:rFonts w:ascii="Arial" w:hAnsi="Arial" w:cs="Arial"/>
            <w:lang w:val="fr-FR"/>
          </w:rPr>
          <w:t>parabiont</w:t>
        </w:r>
        <w:proofErr w:type="spellEnd"/>
        <w:r w:rsidRPr="00065A05">
          <w:rPr>
            <w:rFonts w:ascii="Arial" w:hAnsi="Arial" w:cs="Arial"/>
            <w:lang w:val="fr-FR"/>
          </w:rPr>
          <w:t xml:space="preserve"> dans la souris hôte, ce qui suggèrent que ces cellules proviennent des TRM </w:t>
        </w:r>
        <w:r w:rsidRPr="00065A05">
          <w:rPr>
            <w:rFonts w:ascii="Arial" w:hAnsi="Arial" w:cs="Arial"/>
          </w:rPr>
          <w:fldChar w:fldCharType="begin"/>
        </w:r>
      </w:ins>
      <w:ins w:id="1666" w:author="Christophe Borg" w:date="2026-08-26T12:10:00Z">
        <w:r w:rsidR="00383B27" w:rsidRPr="00F379D4">
          <w:rPr>
            <w:rFonts w:ascii="Arial" w:hAnsi="Arial" w:cs="Arial"/>
            <w:lang w:val="fr-FR"/>
            <w:rPrChange w:id="1667" w:author="Christophe Borg" w:date="2026-08-26T12:10:00Z">
              <w:rPr>
                <w:rFonts w:ascii="Arial" w:hAnsi="Arial" w:cs="Arial"/>
              </w:rPr>
            </w:rPrChange>
          </w:rPr>
          <w:instrText>HYPERLINK "C:\\Users\\xtoph\\Downloads\\Christo_NatImmunol_2021"</w:instrText>
        </w:r>
      </w:ins>
      <w:ins w:id="1668" w:author="LALOY Emilien" w:date="2026-08-20T16:38:00Z">
        <w:del w:id="1669" w:author="Christophe Borg" w:date="2026-08-26T12:10:00Z">
          <w:r w:rsidRPr="00065A05" w:rsidDel="00383B27">
            <w:rPr>
              <w:rFonts w:ascii="Arial" w:hAnsi="Arial" w:cs="Arial"/>
              <w:lang w:val="fr-FR"/>
            </w:rPr>
            <w:delInstrText xml:space="preserve"> HYPERLINK "Christo_NatImmunol_2021" </w:delInstrText>
          </w:r>
        </w:del>
        <w:r w:rsidRPr="00065A05">
          <w:rPr>
            <w:rFonts w:ascii="Arial" w:hAnsi="Arial" w:cs="Arial"/>
          </w:rPr>
          <w:fldChar w:fldCharType="separate"/>
        </w:r>
        <w:r w:rsidRPr="00065A05">
          <w:rPr>
            <w:rStyle w:val="Lienhypertexte"/>
            <w:rFonts w:ascii="Arial" w:eastAsiaTheme="majorEastAsia" w:hAnsi="Arial" w:cs="Arial"/>
            <w:lang w:val="fr-FR"/>
          </w:rPr>
          <w:t>Christo</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2021</w:t>
        </w:r>
        <w:r w:rsidRPr="00065A05">
          <w:rPr>
            <w:rFonts w:ascii="Arial" w:hAnsi="Arial" w:cs="Arial"/>
          </w:rPr>
          <w:fldChar w:fldCharType="end"/>
        </w:r>
        <w:r w:rsidRPr="00065A05">
          <w:rPr>
            <w:rFonts w:ascii="Arial" w:hAnsi="Arial" w:cs="Arial"/>
            <w:lang w:val="fr-FR"/>
          </w:rPr>
          <w:t>.</w:t>
        </w:r>
      </w:ins>
    </w:p>
    <w:p w14:paraId="6DE76AB2" w14:textId="0A909A5B" w:rsidR="008257D4" w:rsidRPr="00065A05" w:rsidRDefault="008257D4" w:rsidP="008257D4">
      <w:pPr>
        <w:pStyle w:val="NormalWeb"/>
        <w:spacing w:line="360" w:lineRule="auto"/>
        <w:jc w:val="both"/>
        <w:rPr>
          <w:ins w:id="1670" w:author="LALOY Emilien" w:date="2026-08-20T16:38:00Z"/>
          <w:rFonts w:ascii="Arial" w:hAnsi="Arial" w:cs="Arial"/>
          <w:lang w:val="fr-FR"/>
        </w:rPr>
      </w:pPr>
      <w:ins w:id="1671" w:author="LALOY Emilien" w:date="2026-08-20T16:38:00Z">
        <w:r w:rsidRPr="00065A05">
          <w:rPr>
            <w:rFonts w:ascii="Arial" w:hAnsi="Arial" w:cs="Arial"/>
            <w:lang w:val="fr-FR"/>
          </w:rPr>
          <w:t>Des observations similaires sont possible</w:t>
        </w:r>
        <w:r>
          <w:rPr>
            <w:rFonts w:ascii="Arial" w:hAnsi="Arial" w:cs="Arial"/>
            <w:lang w:val="fr-FR"/>
          </w:rPr>
          <w:t>s</w:t>
        </w:r>
        <w:r w:rsidRPr="00065A05">
          <w:rPr>
            <w:rFonts w:ascii="Arial" w:hAnsi="Arial" w:cs="Arial"/>
            <w:lang w:val="fr-FR"/>
          </w:rPr>
          <w:t xml:space="preserve"> en utilisant des greffes avec des marqueurs congéniques. </w:t>
        </w:r>
        <w:r w:rsidRPr="00065A05">
          <w:rPr>
            <w:rFonts w:ascii="Arial" w:hAnsi="Arial" w:cs="Arial"/>
          </w:rPr>
          <w:fldChar w:fldCharType="begin"/>
        </w:r>
      </w:ins>
      <w:ins w:id="1672" w:author="Christophe Borg" w:date="2026-08-26T12:10:00Z">
        <w:r w:rsidR="00383B27" w:rsidRPr="00F379D4">
          <w:rPr>
            <w:rFonts w:ascii="Arial" w:hAnsi="Arial" w:cs="Arial"/>
            <w:lang w:val="fr-FR"/>
            <w:rPrChange w:id="1673" w:author="Christophe Borg" w:date="2026-08-26T12:10:00Z">
              <w:rPr>
                <w:rFonts w:ascii="Arial" w:hAnsi="Arial" w:cs="Arial"/>
              </w:rPr>
            </w:rPrChange>
          </w:rPr>
          <w:instrText>HYPERLINK "C:\\Users\\xtoph\\Downloads\\Fonseca_NatImmunol_2020"</w:instrText>
        </w:r>
      </w:ins>
      <w:ins w:id="1674" w:author="LALOY Emilien" w:date="2026-08-20T16:38:00Z">
        <w:del w:id="1675" w:author="Christophe Borg" w:date="2026-08-26T12:10:00Z">
          <w:r w:rsidRPr="00065A05" w:rsidDel="00383B27">
            <w:rPr>
              <w:rFonts w:ascii="Arial" w:hAnsi="Arial" w:cs="Arial"/>
              <w:lang w:val="fr-FR"/>
            </w:rPr>
            <w:delInstrText xml:space="preserve"> HYPERLINK "Fonseca_NatImmunol_2020" </w:delInstrText>
          </w:r>
        </w:del>
        <w:r w:rsidRPr="00065A05">
          <w:rPr>
            <w:rFonts w:ascii="Arial" w:hAnsi="Arial" w:cs="Arial"/>
          </w:rPr>
          <w:fldChar w:fldCharType="separate"/>
        </w:r>
        <w:r w:rsidRPr="00065A05">
          <w:rPr>
            <w:rStyle w:val="Lienhypertexte"/>
            <w:rFonts w:ascii="Arial" w:eastAsiaTheme="majorEastAsia" w:hAnsi="Arial" w:cs="Arial"/>
            <w:lang w:val="fr-FR"/>
          </w:rPr>
          <w:t>Fonseca</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2020</w:t>
        </w:r>
        <w:r w:rsidRPr="00065A05">
          <w:rPr>
            <w:rFonts w:ascii="Arial" w:hAnsi="Arial" w:cs="Arial"/>
          </w:rPr>
          <w:fldChar w:fldCharType="end"/>
        </w:r>
        <w:r w:rsidRPr="00065A05">
          <w:rPr>
            <w:rFonts w:ascii="Arial" w:hAnsi="Arial" w:cs="Arial"/>
            <w:lang w:val="fr-FR"/>
          </w:rPr>
          <w:t xml:space="preserve"> décris que des TRM sont capables de recirculer depuis le greffon jusqu'à l'hôte de manière S1P dépendante. Les cellules obtenues sont alors CCR9+Ly6C+, mais perdent l'expression de CD69 et de CD103 </w:t>
        </w:r>
        <w:r w:rsidRPr="00065A05">
          <w:rPr>
            <w:rFonts w:ascii="Arial" w:hAnsi="Arial" w:cs="Arial"/>
          </w:rPr>
          <w:fldChar w:fldCharType="begin"/>
        </w:r>
      </w:ins>
      <w:ins w:id="1676" w:author="Christophe Borg" w:date="2026-08-26T12:10:00Z">
        <w:r w:rsidR="00383B27" w:rsidRPr="00F379D4">
          <w:rPr>
            <w:rFonts w:ascii="Arial" w:hAnsi="Arial" w:cs="Arial"/>
            <w:lang w:val="fr-FR"/>
            <w:rPrChange w:id="1677" w:author="Christophe Borg" w:date="2026-08-26T12:10:00Z">
              <w:rPr>
                <w:rFonts w:ascii="Arial" w:hAnsi="Arial" w:cs="Arial"/>
              </w:rPr>
            </w:rPrChange>
          </w:rPr>
          <w:instrText>HYPERLINK "C:\\Users\\xtoph\\Downloads\\Fonseca_NatImmunol_2020"</w:instrText>
        </w:r>
      </w:ins>
      <w:ins w:id="1678" w:author="LALOY Emilien" w:date="2026-08-20T16:38:00Z">
        <w:del w:id="1679" w:author="Christophe Borg" w:date="2026-08-26T12:10:00Z">
          <w:r w:rsidRPr="00065A05" w:rsidDel="00383B27">
            <w:rPr>
              <w:rFonts w:ascii="Arial" w:hAnsi="Arial" w:cs="Arial"/>
              <w:lang w:val="fr-FR"/>
            </w:rPr>
            <w:delInstrText xml:space="preserve"> HYPERLINK "Fonseca_NatImmunol_2020" </w:delInstrText>
          </w:r>
        </w:del>
        <w:r w:rsidRPr="00065A05">
          <w:rPr>
            <w:rFonts w:ascii="Arial" w:hAnsi="Arial" w:cs="Arial"/>
          </w:rPr>
          <w:fldChar w:fldCharType="separate"/>
        </w:r>
        <w:r w:rsidRPr="00065A05">
          <w:rPr>
            <w:rStyle w:val="Lienhypertexte"/>
            <w:rFonts w:ascii="Arial" w:eastAsiaTheme="majorEastAsia" w:hAnsi="Arial" w:cs="Arial"/>
            <w:lang w:val="fr-FR"/>
          </w:rPr>
          <w:t>Fonseca</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2020</w:t>
        </w:r>
        <w:r w:rsidRPr="00065A05">
          <w:rPr>
            <w:rFonts w:ascii="Arial" w:hAnsi="Arial" w:cs="Arial"/>
          </w:rPr>
          <w:fldChar w:fldCharType="end"/>
        </w:r>
        <w:r w:rsidRPr="00065A05">
          <w:rPr>
            <w:rFonts w:ascii="Arial" w:hAnsi="Arial" w:cs="Arial"/>
            <w:lang w:val="fr-FR"/>
          </w:rPr>
          <w:t>. De manière intéressante, si ces cellules sont récupérées, réactivées et transféré</w:t>
        </w:r>
        <w:r>
          <w:rPr>
            <w:rFonts w:ascii="Arial" w:hAnsi="Arial" w:cs="Arial"/>
            <w:lang w:val="fr-FR"/>
          </w:rPr>
          <w:t>es</w:t>
        </w:r>
        <w:r w:rsidRPr="00065A05">
          <w:rPr>
            <w:rFonts w:ascii="Arial" w:hAnsi="Arial" w:cs="Arial"/>
            <w:lang w:val="fr-FR"/>
          </w:rPr>
          <w:t xml:space="preserve"> dans une nouvelle souris hôte, elles se différencient préférentiellement en TRM (mais génèrent aussi des TCM) et migrent préférentiellement dans le tissu d'origine </w:t>
        </w:r>
        <w:r w:rsidRPr="00065A05">
          <w:rPr>
            <w:rFonts w:ascii="Arial" w:hAnsi="Arial" w:cs="Arial"/>
          </w:rPr>
          <w:fldChar w:fldCharType="begin"/>
        </w:r>
      </w:ins>
      <w:ins w:id="1680" w:author="Christophe Borg" w:date="2026-08-26T12:10:00Z">
        <w:r w:rsidR="00383B27" w:rsidRPr="00F379D4">
          <w:rPr>
            <w:rFonts w:ascii="Arial" w:hAnsi="Arial" w:cs="Arial"/>
            <w:lang w:val="fr-FR"/>
            <w:rPrChange w:id="1681" w:author="Christophe Borg" w:date="2026-08-26T12:10:00Z">
              <w:rPr>
                <w:rFonts w:ascii="Arial" w:hAnsi="Arial" w:cs="Arial"/>
              </w:rPr>
            </w:rPrChange>
          </w:rPr>
          <w:instrText>HYPERLINK "C:\\Users\\xtoph\\Downloads\\Fonseca_NatImmunol_2020"</w:instrText>
        </w:r>
      </w:ins>
      <w:ins w:id="1682" w:author="LALOY Emilien" w:date="2026-08-20T16:38:00Z">
        <w:del w:id="1683" w:author="Christophe Borg" w:date="2026-08-26T12:10:00Z">
          <w:r w:rsidRPr="00065A05" w:rsidDel="00383B27">
            <w:rPr>
              <w:rFonts w:ascii="Arial" w:hAnsi="Arial" w:cs="Arial"/>
              <w:lang w:val="fr-FR"/>
            </w:rPr>
            <w:delInstrText xml:space="preserve"> HYPERLINK "Fonseca_NatImmunol_2020" </w:delInstrText>
          </w:r>
        </w:del>
        <w:r w:rsidRPr="00065A05">
          <w:rPr>
            <w:rFonts w:ascii="Arial" w:hAnsi="Arial" w:cs="Arial"/>
          </w:rPr>
          <w:fldChar w:fldCharType="separate"/>
        </w:r>
        <w:r w:rsidRPr="00065A05">
          <w:rPr>
            <w:rStyle w:val="Lienhypertexte"/>
            <w:rFonts w:ascii="Arial" w:eastAsiaTheme="majorEastAsia" w:hAnsi="Arial" w:cs="Arial"/>
            <w:lang w:val="fr-FR"/>
          </w:rPr>
          <w:t>Fonseca</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2020</w:t>
        </w:r>
        <w:r w:rsidRPr="00065A05">
          <w:rPr>
            <w:rFonts w:ascii="Arial" w:hAnsi="Arial" w:cs="Arial"/>
          </w:rPr>
          <w:fldChar w:fldCharType="end"/>
        </w:r>
        <w:r w:rsidRPr="00065A05">
          <w:rPr>
            <w:rFonts w:ascii="Arial" w:hAnsi="Arial" w:cs="Arial"/>
            <w:lang w:val="fr-FR"/>
          </w:rPr>
          <w:t>.</w:t>
        </w:r>
      </w:ins>
    </w:p>
    <w:p w14:paraId="61F52CEB" w14:textId="236A40CD" w:rsidR="008257D4" w:rsidRPr="00065A05" w:rsidRDefault="008257D4" w:rsidP="008257D4">
      <w:pPr>
        <w:pStyle w:val="NormalWeb"/>
        <w:spacing w:line="360" w:lineRule="auto"/>
        <w:jc w:val="both"/>
        <w:rPr>
          <w:ins w:id="1684" w:author="LALOY Emilien" w:date="2026-08-20T16:38:00Z"/>
          <w:rFonts w:ascii="Arial" w:hAnsi="Arial" w:cs="Arial"/>
          <w:lang w:val="fr-FR"/>
        </w:rPr>
      </w:pPr>
      <w:ins w:id="1685" w:author="LALOY Emilien" w:date="2026-08-20T16:38:00Z">
        <w:r w:rsidRPr="00065A05">
          <w:rPr>
            <w:rFonts w:ascii="Arial" w:hAnsi="Arial" w:cs="Arial"/>
            <w:lang w:val="fr-FR"/>
          </w:rPr>
          <w:lastRenderedPageBreak/>
          <w:t xml:space="preserve">L'un des modèles les plus importants dans l'étude de la recirculation des TRM a été mis au point par </w:t>
        </w:r>
        <w:r w:rsidRPr="00065A05">
          <w:rPr>
            <w:rFonts w:ascii="Arial" w:hAnsi="Arial" w:cs="Arial"/>
          </w:rPr>
          <w:fldChar w:fldCharType="begin"/>
        </w:r>
      </w:ins>
      <w:ins w:id="1686" w:author="Christophe Borg" w:date="2026-08-26T12:10:00Z">
        <w:r w:rsidR="00383B27" w:rsidRPr="00F379D4">
          <w:rPr>
            <w:rFonts w:ascii="Arial" w:hAnsi="Arial" w:cs="Arial"/>
            <w:lang w:val="fr-FR"/>
            <w:rPrChange w:id="1687" w:author="Christophe Borg" w:date="2026-08-26T12:10:00Z">
              <w:rPr>
                <w:rFonts w:ascii="Arial" w:hAnsi="Arial" w:cs="Arial"/>
              </w:rPr>
            </w:rPrChange>
          </w:rPr>
          <w:instrText>HYPERLINK "C:\\Users\\xtoph\\Downloads\\Behr_NatImmunol_2020"</w:instrText>
        </w:r>
      </w:ins>
      <w:ins w:id="1688" w:author="LALOY Emilien" w:date="2026-08-20T16:38:00Z">
        <w:del w:id="1689" w:author="Christophe Borg" w:date="2026-08-26T12:10:00Z">
          <w:r w:rsidRPr="00065A05" w:rsidDel="00383B27">
            <w:rPr>
              <w:rFonts w:ascii="Arial" w:hAnsi="Arial" w:cs="Arial"/>
              <w:lang w:val="fr-FR"/>
            </w:rPr>
            <w:delInstrText xml:space="preserve"> HYPERLINK "Behr_NatImmunol_2020" </w:delInstrText>
          </w:r>
        </w:del>
        <w:r w:rsidRPr="00065A05">
          <w:rPr>
            <w:rFonts w:ascii="Arial" w:hAnsi="Arial" w:cs="Arial"/>
          </w:rPr>
          <w:fldChar w:fldCharType="separate"/>
        </w:r>
        <w:r w:rsidRPr="00065A05">
          <w:rPr>
            <w:rStyle w:val="Lienhypertexte"/>
            <w:rFonts w:ascii="Arial" w:eastAsiaTheme="majorEastAsia" w:hAnsi="Arial" w:cs="Arial"/>
            <w:lang w:val="fr-FR"/>
          </w:rPr>
          <w:t>Behr</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2020</w:t>
        </w:r>
        <w:r w:rsidRPr="00065A05">
          <w:rPr>
            <w:rFonts w:ascii="Arial" w:hAnsi="Arial" w:cs="Arial"/>
          </w:rPr>
          <w:fldChar w:fldCharType="end"/>
        </w:r>
        <w:r w:rsidRPr="00065A05">
          <w:rPr>
            <w:rFonts w:ascii="Arial" w:hAnsi="Arial" w:cs="Arial"/>
            <w:lang w:val="fr-FR"/>
          </w:rPr>
          <w:t xml:space="preserve">, en utilisant le fate mapping du gène HOBIT (le fate mapping qui, en utilisant des gènes rapporteurs et le système CRE-LOX, permet de marquage irréversible des cellules ayant exprimé un gène d'intérêt). Des cellules </w:t>
        </w:r>
        <w:proofErr w:type="spellStart"/>
        <w:r w:rsidRPr="00065A05">
          <w:rPr>
            <w:rFonts w:ascii="Arial" w:hAnsi="Arial" w:cs="Arial"/>
            <w:lang w:val="fr-FR"/>
          </w:rPr>
          <w:t>exHOBIT</w:t>
        </w:r>
        <w:proofErr w:type="spellEnd"/>
        <w:r w:rsidRPr="00065A05">
          <w:rPr>
            <w:rFonts w:ascii="Arial" w:hAnsi="Arial" w:cs="Arial"/>
            <w:lang w:val="fr-FR"/>
          </w:rPr>
          <w:t xml:space="preserve"> sont alors retrouvées dans les ganglions drainants le tissu infecté et dans le sang (avec un phénotype semble à des TEM et TCM) </w:t>
        </w:r>
        <w:r w:rsidRPr="00065A05">
          <w:rPr>
            <w:rFonts w:ascii="Arial" w:hAnsi="Arial" w:cs="Arial"/>
          </w:rPr>
          <w:fldChar w:fldCharType="begin"/>
        </w:r>
      </w:ins>
      <w:ins w:id="1690" w:author="Christophe Borg" w:date="2026-08-26T12:10:00Z">
        <w:r w:rsidR="00383B27" w:rsidRPr="00F379D4">
          <w:rPr>
            <w:rFonts w:ascii="Arial" w:hAnsi="Arial" w:cs="Arial"/>
            <w:lang w:val="fr-FR"/>
            <w:rPrChange w:id="1691" w:author="Christophe Borg" w:date="2026-08-26T12:10:00Z">
              <w:rPr>
                <w:rFonts w:ascii="Arial" w:hAnsi="Arial" w:cs="Arial"/>
              </w:rPr>
            </w:rPrChange>
          </w:rPr>
          <w:instrText>HYPERLINK "C:\\Users\\xtoph\\Downloads\\Behr_NatImmunol_2020"</w:instrText>
        </w:r>
      </w:ins>
      <w:ins w:id="1692" w:author="LALOY Emilien" w:date="2026-08-20T16:38:00Z">
        <w:del w:id="1693" w:author="Christophe Borg" w:date="2026-08-26T12:10:00Z">
          <w:r w:rsidRPr="00065A05" w:rsidDel="00383B27">
            <w:rPr>
              <w:rFonts w:ascii="Arial" w:hAnsi="Arial" w:cs="Arial"/>
              <w:lang w:val="fr-FR"/>
            </w:rPr>
            <w:delInstrText xml:space="preserve"> HYPERLINK "Behr_NatImmunol_2020" </w:delInstrText>
          </w:r>
        </w:del>
        <w:r w:rsidRPr="00065A05">
          <w:rPr>
            <w:rFonts w:ascii="Arial" w:hAnsi="Arial" w:cs="Arial"/>
          </w:rPr>
          <w:fldChar w:fldCharType="separate"/>
        </w:r>
        <w:r w:rsidRPr="00065A05">
          <w:rPr>
            <w:rStyle w:val="Lienhypertexte"/>
            <w:rFonts w:ascii="Arial" w:eastAsiaTheme="majorEastAsia" w:hAnsi="Arial" w:cs="Arial"/>
            <w:lang w:val="fr-FR"/>
          </w:rPr>
          <w:t>Behr</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2020</w:t>
        </w:r>
        <w:r w:rsidRPr="00065A05">
          <w:rPr>
            <w:rFonts w:ascii="Arial" w:hAnsi="Arial" w:cs="Arial"/>
          </w:rPr>
          <w:fldChar w:fldCharType="end"/>
        </w:r>
        <w:r w:rsidRPr="00065A05">
          <w:rPr>
            <w:rFonts w:ascii="Arial" w:hAnsi="Arial" w:cs="Arial"/>
            <w:lang w:val="fr-FR"/>
          </w:rPr>
          <w:t>.</w:t>
        </w:r>
      </w:ins>
    </w:p>
    <w:p w14:paraId="15C90FC3" w14:textId="77777777" w:rsidR="008257D4" w:rsidRPr="00065A05" w:rsidRDefault="008257D4" w:rsidP="008257D4">
      <w:pPr>
        <w:pStyle w:val="Titre4"/>
        <w:rPr>
          <w:ins w:id="1694" w:author="LALOY Emilien" w:date="2026-08-20T16:38:00Z"/>
          <w:lang w:val="fr-FR"/>
        </w:rPr>
      </w:pPr>
      <w:ins w:id="1695" w:author="LALOY Emilien" w:date="2026-08-20T16:38:00Z">
        <w:r w:rsidRPr="00065A05">
          <w:rPr>
            <w:lang w:val="fr-FR"/>
          </w:rPr>
          <w:t>3.1.3.2 Impact physiologique des lymphocytes T résidents mémoires re-circulants</w:t>
        </w:r>
      </w:ins>
    </w:p>
    <w:p w14:paraId="5D6E5DE4" w14:textId="0E0E0FA5" w:rsidR="008257D4" w:rsidRPr="00065A05" w:rsidRDefault="008257D4" w:rsidP="008257D4">
      <w:pPr>
        <w:pStyle w:val="NormalWeb"/>
        <w:spacing w:line="360" w:lineRule="auto"/>
        <w:jc w:val="both"/>
        <w:rPr>
          <w:ins w:id="1696" w:author="LALOY Emilien" w:date="2026-08-20T16:38:00Z"/>
          <w:rFonts w:ascii="Arial" w:eastAsiaTheme="majorEastAsia" w:hAnsi="Arial" w:cs="Arial"/>
          <w:b/>
          <w:color w:val="2F5496" w:themeColor="accent1" w:themeShade="BF"/>
          <w:lang w:val="fr-FR" w:eastAsia="en-US"/>
        </w:rPr>
      </w:pPr>
      <w:ins w:id="1697" w:author="LALOY Emilien" w:date="2026-08-20T16:38:00Z">
        <w:r w:rsidRPr="00065A05">
          <w:rPr>
            <w:rFonts w:ascii="Arial" w:hAnsi="Arial" w:cs="Arial"/>
            <w:lang w:val="fr-FR"/>
          </w:rPr>
          <w:t>Le paradigme suggère que les TRM servent de barrière contre les pathogènes, tandis que les TCM permettent de renforcer la réponse immunitaire à distance, depuis les SLOs. Un tel modèle a été qualifié de "</w:t>
        </w:r>
        <w:proofErr w:type="spellStart"/>
        <w:r w:rsidRPr="00065A05">
          <w:rPr>
            <w:rFonts w:ascii="Arial" w:hAnsi="Arial" w:cs="Arial"/>
            <w:lang w:val="fr-FR"/>
          </w:rPr>
          <w:t>inside</w:t>
        </w:r>
        <w:proofErr w:type="spellEnd"/>
        <w:r w:rsidRPr="00065A05">
          <w:rPr>
            <w:rFonts w:ascii="Arial" w:hAnsi="Arial" w:cs="Arial"/>
            <w:lang w:val="fr-FR"/>
          </w:rPr>
          <w:t xml:space="preserve"> out" par </w:t>
        </w:r>
        <w:r w:rsidRPr="00065A05">
          <w:rPr>
            <w:rFonts w:ascii="Arial" w:hAnsi="Arial" w:cs="Arial"/>
          </w:rPr>
          <w:fldChar w:fldCharType="begin"/>
        </w:r>
      </w:ins>
      <w:ins w:id="1698" w:author="Christophe Borg" w:date="2026-08-26T12:10:00Z">
        <w:r w:rsidR="00383B27" w:rsidRPr="00F379D4">
          <w:rPr>
            <w:rFonts w:ascii="Arial" w:hAnsi="Arial" w:cs="Arial"/>
            <w:lang w:val="fr-FR"/>
            <w:rPrChange w:id="1699" w:author="Christophe Borg" w:date="2026-08-26T12:10:00Z">
              <w:rPr>
                <w:rFonts w:ascii="Arial" w:hAnsi="Arial" w:cs="Arial"/>
              </w:rPr>
            </w:rPrChange>
          </w:rPr>
          <w:instrText>HYPERLINK "C:\\Users\\xtoph\\Downloads\\Fonseca_NatImmunol_2020"</w:instrText>
        </w:r>
      </w:ins>
      <w:ins w:id="1700" w:author="LALOY Emilien" w:date="2026-08-20T16:38:00Z">
        <w:del w:id="1701" w:author="Christophe Borg" w:date="2026-08-26T12:10:00Z">
          <w:r w:rsidRPr="00065A05" w:rsidDel="00383B27">
            <w:rPr>
              <w:rFonts w:ascii="Arial" w:hAnsi="Arial" w:cs="Arial"/>
              <w:lang w:val="fr-FR"/>
            </w:rPr>
            <w:delInstrText xml:space="preserve"> HYPERLINK "Fonseca_NatImmunol_2020" </w:delInstrText>
          </w:r>
        </w:del>
        <w:r w:rsidRPr="00065A05">
          <w:rPr>
            <w:rFonts w:ascii="Arial" w:hAnsi="Arial" w:cs="Arial"/>
          </w:rPr>
          <w:fldChar w:fldCharType="separate"/>
        </w:r>
        <w:r w:rsidRPr="00065A05">
          <w:rPr>
            <w:rStyle w:val="Lienhypertexte"/>
            <w:rFonts w:ascii="Arial" w:eastAsiaTheme="majorEastAsia" w:hAnsi="Arial" w:cs="Arial"/>
            <w:lang w:val="fr-FR"/>
          </w:rPr>
          <w:t>Fonseca</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2020</w:t>
        </w:r>
        <w:r w:rsidRPr="00065A05">
          <w:rPr>
            <w:rFonts w:ascii="Arial" w:hAnsi="Arial" w:cs="Arial"/>
          </w:rPr>
          <w:fldChar w:fldCharType="end"/>
        </w:r>
        <w:r w:rsidRPr="00065A05">
          <w:rPr>
            <w:rFonts w:ascii="Arial" w:hAnsi="Arial" w:cs="Arial"/>
            <w:lang w:val="fr-FR"/>
          </w:rPr>
          <w:t>, dans un article qui suggère qu'il existe également une immunité suivant un modèle "</w:t>
        </w:r>
        <w:proofErr w:type="spellStart"/>
        <w:r w:rsidRPr="00065A05">
          <w:rPr>
            <w:rFonts w:ascii="Arial" w:hAnsi="Arial" w:cs="Arial"/>
            <w:lang w:val="fr-FR"/>
          </w:rPr>
          <w:t>outside</w:t>
        </w:r>
        <w:proofErr w:type="spellEnd"/>
        <w:r w:rsidRPr="00065A05">
          <w:rPr>
            <w:rFonts w:ascii="Arial" w:hAnsi="Arial" w:cs="Arial"/>
            <w:lang w:val="fr-FR"/>
          </w:rPr>
          <w:t xml:space="preserve"> in". Dans le modèle "</w:t>
        </w:r>
        <w:proofErr w:type="spellStart"/>
        <w:r w:rsidRPr="00065A05">
          <w:rPr>
            <w:rFonts w:ascii="Arial" w:hAnsi="Arial" w:cs="Arial"/>
            <w:lang w:val="fr-FR"/>
          </w:rPr>
          <w:t>outside</w:t>
        </w:r>
        <w:proofErr w:type="spellEnd"/>
        <w:r w:rsidRPr="00065A05">
          <w:rPr>
            <w:rFonts w:ascii="Arial" w:hAnsi="Arial" w:cs="Arial"/>
            <w:lang w:val="fr-FR"/>
          </w:rPr>
          <w:t xml:space="preserve">-in", les TRM participent à l'immunité systémique en recirculant et en alimentant les populations de Tcircm et notamment de TCM </w:t>
        </w:r>
        <w:r w:rsidRPr="00065A05">
          <w:rPr>
            <w:rFonts w:ascii="Arial" w:hAnsi="Arial" w:cs="Arial"/>
          </w:rPr>
          <w:fldChar w:fldCharType="begin"/>
        </w:r>
      </w:ins>
      <w:ins w:id="1702" w:author="Christophe Borg" w:date="2026-08-26T12:10:00Z">
        <w:r w:rsidR="00383B27" w:rsidRPr="00F379D4">
          <w:rPr>
            <w:rFonts w:ascii="Arial" w:hAnsi="Arial" w:cs="Arial"/>
            <w:lang w:val="fr-FR"/>
            <w:rPrChange w:id="1703" w:author="Christophe Borg" w:date="2026-08-26T12:10:00Z">
              <w:rPr>
                <w:rFonts w:ascii="Arial" w:hAnsi="Arial" w:cs="Arial"/>
              </w:rPr>
            </w:rPrChange>
          </w:rPr>
          <w:instrText>HYPERLINK "C:\\Users\\xtoph\\Downloads\\Fonseca_NatImmunol_2020"</w:instrText>
        </w:r>
      </w:ins>
      <w:ins w:id="1704" w:author="LALOY Emilien" w:date="2026-08-20T16:38:00Z">
        <w:del w:id="1705" w:author="Christophe Borg" w:date="2026-08-26T12:10:00Z">
          <w:r w:rsidRPr="00065A05" w:rsidDel="00383B27">
            <w:rPr>
              <w:rFonts w:ascii="Arial" w:hAnsi="Arial" w:cs="Arial"/>
              <w:lang w:val="fr-FR"/>
            </w:rPr>
            <w:delInstrText xml:space="preserve"> HYPERLINK "Fonseca_NatImmunol_2020" </w:delInstrText>
          </w:r>
        </w:del>
        <w:r w:rsidRPr="00065A05">
          <w:rPr>
            <w:rFonts w:ascii="Arial" w:hAnsi="Arial" w:cs="Arial"/>
          </w:rPr>
          <w:fldChar w:fldCharType="separate"/>
        </w:r>
        <w:r w:rsidRPr="00065A05">
          <w:rPr>
            <w:rStyle w:val="Lienhypertexte"/>
            <w:rFonts w:ascii="Arial" w:eastAsiaTheme="majorEastAsia" w:hAnsi="Arial" w:cs="Arial"/>
            <w:lang w:val="fr-FR"/>
          </w:rPr>
          <w:t>Fonseca</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2020</w:t>
        </w:r>
        <w:r w:rsidRPr="00065A05">
          <w:rPr>
            <w:rFonts w:ascii="Arial" w:hAnsi="Arial" w:cs="Arial"/>
          </w:rPr>
          <w:fldChar w:fldCharType="end"/>
        </w:r>
        <w:r w:rsidRPr="00065A05">
          <w:rPr>
            <w:rFonts w:ascii="Arial" w:hAnsi="Arial" w:cs="Arial"/>
            <w:lang w:val="fr-FR"/>
          </w:rPr>
          <w:t xml:space="preserve">. Ce modèle est consolidé par les observations de </w:t>
        </w:r>
        <w:r w:rsidRPr="00065A05">
          <w:rPr>
            <w:rFonts w:ascii="Arial" w:hAnsi="Arial" w:cs="Arial"/>
          </w:rPr>
          <w:fldChar w:fldCharType="begin"/>
        </w:r>
      </w:ins>
      <w:ins w:id="1706" w:author="Christophe Borg" w:date="2026-08-26T12:10:00Z">
        <w:r w:rsidR="00383B27" w:rsidRPr="00F379D4">
          <w:rPr>
            <w:rFonts w:ascii="Arial" w:hAnsi="Arial" w:cs="Arial"/>
            <w:lang w:val="fr-FR"/>
            <w:rPrChange w:id="1707" w:author="Christophe Borg" w:date="2026-08-26T12:10:00Z">
              <w:rPr>
                <w:rFonts w:ascii="Arial" w:hAnsi="Arial" w:cs="Arial"/>
              </w:rPr>
            </w:rPrChange>
          </w:rPr>
          <w:instrText>HYPERLINK "C:\\Users\\xtoph\\Downloads\\Behr_NatImmunol_2020"</w:instrText>
        </w:r>
      </w:ins>
      <w:ins w:id="1708" w:author="LALOY Emilien" w:date="2026-08-20T16:38:00Z">
        <w:del w:id="1709" w:author="Christophe Borg" w:date="2026-08-26T12:10:00Z">
          <w:r w:rsidRPr="00065A05" w:rsidDel="00383B27">
            <w:rPr>
              <w:rFonts w:ascii="Arial" w:hAnsi="Arial" w:cs="Arial"/>
              <w:lang w:val="fr-FR"/>
            </w:rPr>
            <w:delInstrText xml:space="preserve"> HYPERLINK "Behr_NatImmunol_2020" </w:delInstrText>
          </w:r>
        </w:del>
        <w:r w:rsidRPr="00065A05">
          <w:rPr>
            <w:rFonts w:ascii="Arial" w:hAnsi="Arial" w:cs="Arial"/>
          </w:rPr>
          <w:fldChar w:fldCharType="separate"/>
        </w:r>
        <w:r w:rsidRPr="00065A05">
          <w:rPr>
            <w:rStyle w:val="Lienhypertexte"/>
            <w:rFonts w:ascii="Arial" w:eastAsiaTheme="majorEastAsia" w:hAnsi="Arial" w:cs="Arial"/>
            <w:lang w:val="fr-FR"/>
          </w:rPr>
          <w:t>Behr</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2020</w:t>
        </w:r>
        <w:r w:rsidRPr="00065A05">
          <w:rPr>
            <w:rFonts w:ascii="Arial" w:hAnsi="Arial" w:cs="Arial"/>
          </w:rPr>
          <w:fldChar w:fldCharType="end"/>
        </w:r>
        <w:r w:rsidRPr="00065A05">
          <w:rPr>
            <w:rFonts w:ascii="Arial" w:hAnsi="Arial" w:cs="Arial"/>
            <w:lang w:val="fr-FR"/>
          </w:rPr>
          <w:t>, qui montrent que la déplétion des TRM avant un rechallenge impacte la formation de TEM. Ainsi, en plus de participer à la protection locale, les TRM pourraient aussi participer à la protection systémique de l'organisme.</w:t>
        </w:r>
      </w:ins>
    </w:p>
    <w:p w14:paraId="6E14DA8D" w14:textId="77777777" w:rsidR="008257D4" w:rsidRPr="00065A05" w:rsidRDefault="008257D4" w:rsidP="008257D4">
      <w:pPr>
        <w:jc w:val="both"/>
        <w:rPr>
          <w:ins w:id="1710" w:author="LALOY Emilien" w:date="2026-08-20T16:38:00Z"/>
          <w:rFonts w:eastAsiaTheme="majorEastAsia" w:cs="Arial"/>
          <w:b/>
          <w:color w:val="2F5496" w:themeColor="accent1" w:themeShade="BF"/>
          <w:szCs w:val="24"/>
          <w:lang w:val="fr-FR"/>
        </w:rPr>
      </w:pPr>
      <w:ins w:id="1711" w:author="LALOY Emilien" w:date="2026-08-20T16:38:00Z">
        <w:r w:rsidRPr="00065A05">
          <w:rPr>
            <w:rFonts w:eastAsiaTheme="majorEastAsia" w:cs="Arial"/>
            <w:b/>
            <w:color w:val="2F5496" w:themeColor="accent1" w:themeShade="BF"/>
            <w:szCs w:val="24"/>
            <w:lang w:val="fr-FR"/>
          </w:rPr>
          <w:br w:type="page"/>
        </w:r>
      </w:ins>
    </w:p>
    <w:p w14:paraId="3111548D" w14:textId="77777777" w:rsidR="008257D4" w:rsidRPr="00A91FB0" w:rsidRDefault="008257D4">
      <w:pPr>
        <w:pStyle w:val="Titre2"/>
        <w:rPr>
          <w:ins w:id="1712" w:author="LALOY Emilien" w:date="2026-08-20T16:38:00Z"/>
          <w:rFonts w:ascii="Times New Roman" w:hAnsi="Times New Roman"/>
          <w:lang w:val="fr-FR"/>
        </w:rPr>
        <w:pPrChange w:id="1713" w:author="LALOY Emilien" w:date="2026-08-20T16:56:00Z">
          <w:pPr>
            <w:pStyle w:val="Titre1"/>
          </w:pPr>
        </w:pPrChange>
      </w:pPr>
      <w:bookmarkStart w:id="1714" w:name="_Toc238137518"/>
      <w:ins w:id="1715" w:author="LALOY Emilien" w:date="2026-08-20T16:38:00Z">
        <w:r w:rsidRPr="00A91FB0">
          <w:rPr>
            <w:lang w:val="fr-FR"/>
          </w:rPr>
          <w:lastRenderedPageBreak/>
          <w:t>3.</w:t>
        </w:r>
        <w:r>
          <w:rPr>
            <w:lang w:val="fr-FR"/>
          </w:rPr>
          <w:t>2</w:t>
        </w:r>
        <w:r w:rsidRPr="00A91FB0">
          <w:rPr>
            <w:lang w:val="fr-FR"/>
          </w:rPr>
          <w:t xml:space="preserve"> Mécanisme d'action des lymphocytes T résidents mémoires contre les </w:t>
        </w:r>
        <w:r>
          <w:rPr>
            <w:lang w:val="fr-FR"/>
          </w:rPr>
          <w:t>cancers</w:t>
        </w:r>
        <w:bookmarkEnd w:id="1714"/>
      </w:ins>
    </w:p>
    <w:p w14:paraId="00E56C7C" w14:textId="081F2146" w:rsidR="008257D4" w:rsidRPr="00065A05" w:rsidRDefault="008257D4" w:rsidP="008257D4">
      <w:pPr>
        <w:pStyle w:val="NormalWeb"/>
        <w:spacing w:line="360" w:lineRule="auto"/>
        <w:jc w:val="both"/>
        <w:rPr>
          <w:ins w:id="1716" w:author="LALOY Emilien" w:date="2026-08-20T16:38:00Z"/>
          <w:rFonts w:ascii="Arial" w:hAnsi="Arial" w:cs="Arial"/>
          <w:lang w:val="fr-FR"/>
        </w:rPr>
      </w:pPr>
      <w:ins w:id="1717" w:author="LALOY Emilien" w:date="2026-08-20T16:38:00Z">
        <w:r w:rsidRPr="00065A05">
          <w:rPr>
            <w:rFonts w:ascii="Arial" w:hAnsi="Arial" w:cs="Arial"/>
            <w:u w:val="single"/>
            <w:lang w:val="fr-FR"/>
          </w:rPr>
          <w:t>Note :</w:t>
        </w:r>
        <w:r w:rsidRPr="00065A05">
          <w:rPr>
            <w:rFonts w:ascii="Arial" w:hAnsi="Arial" w:cs="Arial"/>
            <w:lang w:val="fr-FR"/>
          </w:rPr>
          <w:t xml:space="preserve"> La nomenclature permettant de distinguer les sous-types de lymphocyte T est complexe. De plus, les caractéristiques utilisées pour décrire certaines populations ne sont pas mutuellement exclusives. Ce problème prend un sens particulièrement important lorsque l'on s'intéresse aux TRM dans le cancer. Pour faire simple, il a été observé que les lymphocytes T épuisés observés dans le cancer exprimaient de nombreux marqueurs de résidence dont CD103, ce qui empêche la classification des TRM et TEX basée uniquement sur le phénotype. Cependant, alors que certaines équipes qui travaillaient sur ces cellules utilisaient des termes comme "lymphocyte T avec un phénotype résident (voir résident mémoire)", la distinction a été brouillée au fil des années, et il n'est pas rare que d'autres équipes nomment les lymphocytes T CD103+ "TRM" sans distinction. Ce problème a été pris au sérieux dans des articles récents comme </w:t>
        </w:r>
        <w:r w:rsidRPr="00065A05">
          <w:rPr>
            <w:rFonts w:ascii="Arial" w:hAnsi="Arial" w:cs="Arial"/>
          </w:rPr>
          <w:fldChar w:fldCharType="begin"/>
        </w:r>
      </w:ins>
      <w:ins w:id="1718" w:author="Christophe Borg" w:date="2026-08-26T12:10:00Z">
        <w:r w:rsidR="00383B27" w:rsidRPr="00F379D4">
          <w:rPr>
            <w:rFonts w:ascii="Arial" w:hAnsi="Arial" w:cs="Arial"/>
            <w:lang w:val="fr-FR"/>
            <w:rPrChange w:id="1719" w:author="Christophe Borg" w:date="2026-08-26T12:10:00Z">
              <w:rPr>
                <w:rFonts w:ascii="Arial" w:hAnsi="Arial" w:cs="Arial"/>
              </w:rPr>
            </w:rPrChange>
          </w:rPr>
          <w:instrText>HYPERLINK "C:\\Users\\xtoph\\Downloads\\Burn_NatImmunol_2026"</w:instrText>
        </w:r>
      </w:ins>
      <w:ins w:id="1720" w:author="LALOY Emilien" w:date="2026-08-20T16:38:00Z">
        <w:del w:id="1721" w:author="Christophe Borg" w:date="2026-08-26T12:10:00Z">
          <w:r w:rsidRPr="00065A05" w:rsidDel="00383B27">
            <w:rPr>
              <w:rFonts w:ascii="Arial" w:hAnsi="Arial" w:cs="Arial"/>
              <w:lang w:val="fr-FR"/>
            </w:rPr>
            <w:delInstrText xml:space="preserve"> HYPERLINK "Burn_NatImmunol_2026" </w:delInstrText>
          </w:r>
        </w:del>
        <w:r w:rsidRPr="00065A05">
          <w:rPr>
            <w:rFonts w:ascii="Arial" w:hAnsi="Arial" w:cs="Arial"/>
          </w:rPr>
          <w:fldChar w:fldCharType="separate"/>
        </w:r>
        <w:r w:rsidRPr="00065A05">
          <w:rPr>
            <w:rStyle w:val="Lienhypertexte"/>
            <w:rFonts w:ascii="Arial" w:eastAsiaTheme="majorEastAsia" w:hAnsi="Arial" w:cs="Arial"/>
            <w:lang w:val="fr-FR"/>
          </w:rPr>
          <w:t>Burn</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r w:rsidRPr="00065A05">
          <w:rPr>
            <w:rFonts w:ascii="Arial" w:hAnsi="Arial" w:cs="Arial"/>
          </w:rPr>
          <w:fldChar w:fldCharType="end"/>
        </w:r>
        <w:r w:rsidRPr="00065A05">
          <w:rPr>
            <w:rFonts w:ascii="Arial" w:hAnsi="Arial" w:cs="Arial"/>
            <w:lang w:val="fr-FR"/>
          </w:rPr>
          <w:t xml:space="preserve"> ou </w:t>
        </w:r>
        <w:r w:rsidRPr="00065A05">
          <w:rPr>
            <w:rFonts w:ascii="Arial" w:hAnsi="Arial" w:cs="Arial"/>
          </w:rPr>
          <w:fldChar w:fldCharType="begin"/>
        </w:r>
      </w:ins>
      <w:ins w:id="1722" w:author="Christophe Borg" w:date="2026-08-26T12:10:00Z">
        <w:r w:rsidR="00383B27" w:rsidRPr="00F379D4">
          <w:rPr>
            <w:rFonts w:ascii="Arial" w:hAnsi="Arial" w:cs="Arial"/>
            <w:lang w:val="fr-FR"/>
            <w:rPrChange w:id="1723" w:author="Christophe Borg" w:date="2026-08-26T12:10:00Z">
              <w:rPr>
                <w:rFonts w:ascii="Arial" w:hAnsi="Arial" w:cs="Arial"/>
              </w:rPr>
            </w:rPrChange>
          </w:rPr>
          <w:instrText>HYPERLINK "C:\\Users\\xtoph\\Downloads\\Park_NatImmunol_2026"</w:instrText>
        </w:r>
      </w:ins>
      <w:ins w:id="1724" w:author="LALOY Emilien" w:date="2026-08-20T16:38:00Z">
        <w:del w:id="1725" w:author="Christophe Borg" w:date="2026-08-26T12:10:00Z">
          <w:r w:rsidRPr="00065A05" w:rsidDel="00383B27">
            <w:rPr>
              <w:rFonts w:ascii="Arial" w:hAnsi="Arial" w:cs="Arial"/>
              <w:lang w:val="fr-FR"/>
            </w:rPr>
            <w:delInstrText xml:space="preserve"> HYPERLINK "Park_NatImmunol_2026" </w:delInstrText>
          </w:r>
        </w:del>
        <w:r w:rsidRPr="00065A05">
          <w:rPr>
            <w:rFonts w:ascii="Arial" w:hAnsi="Arial" w:cs="Arial"/>
          </w:rPr>
          <w:fldChar w:fldCharType="separate"/>
        </w:r>
        <w:r w:rsidRPr="00065A05">
          <w:rPr>
            <w:rStyle w:val="Lienhypertexte"/>
            <w:rFonts w:ascii="Arial" w:eastAsiaTheme="majorEastAsia" w:hAnsi="Arial" w:cs="Arial"/>
            <w:lang w:val="fr-FR"/>
          </w:rPr>
          <w:t>Park</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r w:rsidRPr="00065A05">
          <w:rPr>
            <w:rFonts w:ascii="Arial" w:hAnsi="Arial" w:cs="Arial"/>
          </w:rPr>
          <w:fldChar w:fldCharType="end"/>
        </w:r>
        <w:r w:rsidRPr="00065A05">
          <w:rPr>
            <w:rFonts w:ascii="Arial" w:hAnsi="Arial" w:cs="Arial"/>
            <w:lang w:val="fr-FR"/>
          </w:rPr>
          <w:t xml:space="preserve"> qui proposent certaines solutions (voir partie </w:t>
        </w:r>
        <w:r w:rsidRPr="00065A05">
          <w:rPr>
            <w:rFonts w:ascii="Arial" w:hAnsi="Arial" w:cs="Arial"/>
          </w:rPr>
          <w:fldChar w:fldCharType="begin"/>
        </w:r>
      </w:ins>
      <w:ins w:id="1726" w:author="Christophe Borg" w:date="2026-08-26T12:10:00Z">
        <w:r w:rsidR="00383B27" w:rsidRPr="00F379D4">
          <w:rPr>
            <w:rFonts w:ascii="Arial" w:hAnsi="Arial" w:cs="Arial"/>
            <w:lang w:val="fr-FR"/>
            <w:rPrChange w:id="1727" w:author="Christophe Borg" w:date="2026-08-26T12:10:00Z">
              <w:rPr>
                <w:rFonts w:ascii="Arial" w:hAnsi="Arial" w:cs="Arial"/>
              </w:rPr>
            </w:rPrChange>
          </w:rPr>
          <w:instrText>HYPERLINK "C:\\Users\\xtoph\\Downloads\\TRM Cancer" \l "Distinction entre TRM et TEX"</w:instrText>
        </w:r>
      </w:ins>
      <w:ins w:id="1728" w:author="LALOY Emilien" w:date="2026-08-20T16:38:00Z">
        <w:del w:id="1729" w:author="Christophe Borg" w:date="2026-08-26T12:10:00Z">
          <w:r w:rsidRPr="00065A05" w:rsidDel="00383B27">
            <w:rPr>
              <w:rFonts w:ascii="Arial" w:hAnsi="Arial" w:cs="Arial"/>
              <w:lang w:val="fr-FR"/>
            </w:rPr>
            <w:delInstrText xml:space="preserve"> HYPERLINK "TRM%20Cancer" \l "Distinction entre TRM et TEX" </w:delInstrText>
          </w:r>
        </w:del>
        <w:r w:rsidRPr="00065A05">
          <w:rPr>
            <w:rFonts w:ascii="Arial" w:hAnsi="Arial" w:cs="Arial"/>
          </w:rPr>
          <w:fldChar w:fldCharType="separate"/>
        </w:r>
        <w:r w:rsidRPr="00065A05">
          <w:rPr>
            <w:rStyle w:val="Lienhypertexte"/>
            <w:rFonts w:ascii="Arial" w:eastAsiaTheme="majorEastAsia" w:hAnsi="Arial" w:cs="Arial"/>
            <w:lang w:val="fr-FR"/>
          </w:rPr>
          <w:t>TRM Cancer &gt; Distinction entre TRM et TEX</w:t>
        </w:r>
        <w:r w:rsidRPr="00065A05">
          <w:rPr>
            <w:rFonts w:ascii="Arial" w:hAnsi="Arial" w:cs="Arial"/>
          </w:rPr>
          <w:fldChar w:fldCharType="end"/>
        </w:r>
        <w:r w:rsidRPr="00065A05">
          <w:rPr>
            <w:rFonts w:ascii="Arial" w:hAnsi="Arial" w:cs="Arial"/>
            <w:lang w:val="fr-FR"/>
          </w:rPr>
          <w:t xml:space="preserve">, ou dans des consensus plus importants comme </w:t>
        </w:r>
        <w:r w:rsidRPr="00065A05">
          <w:rPr>
            <w:rFonts w:ascii="Arial" w:hAnsi="Arial" w:cs="Arial"/>
          </w:rPr>
          <w:fldChar w:fldCharType="begin"/>
        </w:r>
      </w:ins>
      <w:ins w:id="1730" w:author="Christophe Borg" w:date="2026-08-26T12:10:00Z">
        <w:r w:rsidR="00383B27" w:rsidRPr="00F379D4">
          <w:rPr>
            <w:rFonts w:ascii="Arial" w:hAnsi="Arial" w:cs="Arial"/>
            <w:lang w:val="fr-FR"/>
            <w:rPrChange w:id="1731" w:author="Christophe Borg" w:date="2026-08-26T12:10:00Z">
              <w:rPr>
                <w:rFonts w:ascii="Arial" w:hAnsi="Arial" w:cs="Arial"/>
              </w:rPr>
            </w:rPrChange>
          </w:rPr>
          <w:instrText>HYPERLINK "C:\\Users\\xtoph\\Downloads\\Masopust_NatRevImmunol_2026"</w:instrText>
        </w:r>
      </w:ins>
      <w:ins w:id="1732" w:author="LALOY Emilien" w:date="2026-08-20T16:38:00Z">
        <w:del w:id="1733" w:author="Christophe Borg" w:date="2026-08-26T12:10:00Z">
          <w:r w:rsidRPr="00065A05" w:rsidDel="00383B27">
            <w:rPr>
              <w:rFonts w:ascii="Arial" w:hAnsi="Arial" w:cs="Arial"/>
              <w:lang w:val="fr-FR"/>
            </w:rPr>
            <w:delInstrText xml:space="preserve"> HYPERLINK "Masopust_NatRevImmunol_2026" </w:delInstrText>
          </w:r>
        </w:del>
        <w:r w:rsidRPr="00065A05">
          <w:rPr>
            <w:rFonts w:ascii="Arial" w:hAnsi="Arial" w:cs="Arial"/>
          </w:rPr>
          <w:fldChar w:fldCharType="separate"/>
        </w:r>
        <w:proofErr w:type="spellStart"/>
        <w:r w:rsidRPr="00065A05">
          <w:rPr>
            <w:rStyle w:val="Lienhypertexte"/>
            <w:rFonts w:ascii="Arial" w:eastAsiaTheme="majorEastAsia" w:hAnsi="Arial" w:cs="Arial"/>
            <w:lang w:val="fr-FR"/>
          </w:rPr>
          <w:t>Masopust</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NatRevImmunol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r w:rsidRPr="00065A05">
          <w:rPr>
            <w:rFonts w:ascii="Arial" w:hAnsi="Arial" w:cs="Arial"/>
          </w:rPr>
          <w:fldChar w:fldCharType="end"/>
        </w:r>
        <w:r w:rsidRPr="00065A05">
          <w:rPr>
            <w:rFonts w:ascii="Arial" w:hAnsi="Arial" w:cs="Arial"/>
            <w:lang w:val="fr-FR"/>
          </w:rPr>
          <w:t xml:space="preserve"> (lecture recommandée). De ce fait, la rédaction de cette partie n'est pas aisée ; celle-ci sera rédigée en utilisant les conclusions des articles orignaux, mais le lecteur devra faire preuve de prudence quant à l'interprétation.</w:t>
        </w:r>
      </w:ins>
    </w:p>
    <w:p w14:paraId="7C7F7A8E" w14:textId="337DA64F" w:rsidR="008257D4" w:rsidRPr="00065A05" w:rsidRDefault="008257D4" w:rsidP="008257D4">
      <w:pPr>
        <w:pStyle w:val="NormalWeb"/>
        <w:spacing w:line="360" w:lineRule="auto"/>
        <w:jc w:val="both"/>
        <w:rPr>
          <w:ins w:id="1734" w:author="LALOY Emilien" w:date="2026-08-20T16:38:00Z"/>
          <w:rFonts w:ascii="Arial" w:hAnsi="Arial" w:cs="Arial"/>
          <w:lang w:val="fr-FR"/>
        </w:rPr>
      </w:pPr>
      <w:ins w:id="1735" w:author="LALOY Emilien" w:date="2026-08-20T16:38:00Z">
        <w:r w:rsidRPr="00065A05">
          <w:rPr>
            <w:rFonts w:ascii="Arial" w:hAnsi="Arial" w:cs="Arial"/>
            <w:lang w:val="fr-FR"/>
          </w:rPr>
          <w:t xml:space="preserve">Peu après la découverte des TRM, certaines équipes ont commencé à étudier ces cellules dans le cadre de cancer. Il a été observé rapidement que beaucoup de lymphocytes T infiltrant la tumeur ont un phénotype semblable à ceux des TRM, en passant par l'expression de CD69, CD103 et de nombreux checkpoint inhibiteurs </w:t>
        </w:r>
        <w:r w:rsidRPr="00065A05">
          <w:rPr>
            <w:rFonts w:ascii="Arial" w:hAnsi="Arial" w:cs="Arial"/>
          </w:rPr>
          <w:fldChar w:fldCharType="begin"/>
        </w:r>
      </w:ins>
      <w:ins w:id="1736" w:author="Christophe Borg" w:date="2026-08-26T12:10:00Z">
        <w:r w:rsidR="00383B27" w:rsidRPr="00F379D4">
          <w:rPr>
            <w:rFonts w:ascii="Arial" w:hAnsi="Arial" w:cs="Arial"/>
            <w:lang w:val="fr-FR"/>
            <w:rPrChange w:id="1737" w:author="Christophe Borg" w:date="2026-08-26T12:10:00Z">
              <w:rPr>
                <w:rFonts w:ascii="Arial" w:hAnsi="Arial" w:cs="Arial"/>
              </w:rPr>
            </w:rPrChange>
          </w:rPr>
          <w:instrText>HYPERLINK "C:\\Users\\xtoph\\Downloads\\Savas_NatMed_2018"</w:instrText>
        </w:r>
      </w:ins>
      <w:ins w:id="1738" w:author="LALOY Emilien" w:date="2026-08-20T16:38:00Z">
        <w:del w:id="1739" w:author="Christophe Borg" w:date="2026-08-26T12:10:00Z">
          <w:r w:rsidRPr="00065A05" w:rsidDel="00383B27">
            <w:rPr>
              <w:rFonts w:ascii="Arial" w:hAnsi="Arial" w:cs="Arial"/>
              <w:lang w:val="fr-FR"/>
            </w:rPr>
            <w:delInstrText xml:space="preserve"> HYPERLINK "Savas_NatMed_2018" </w:delInstrText>
          </w:r>
        </w:del>
        <w:r w:rsidRPr="00065A05">
          <w:rPr>
            <w:rFonts w:ascii="Arial" w:hAnsi="Arial" w:cs="Arial"/>
          </w:rPr>
          <w:fldChar w:fldCharType="separate"/>
        </w:r>
        <w:proofErr w:type="spellStart"/>
        <w:r w:rsidRPr="00065A05">
          <w:rPr>
            <w:rStyle w:val="Lienhypertexte"/>
            <w:rFonts w:ascii="Arial" w:eastAsiaTheme="majorEastAsia" w:hAnsi="Arial" w:cs="Arial"/>
            <w:lang w:val="fr-FR"/>
          </w:rPr>
          <w:t>Savas</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NatMed</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2018</w:t>
        </w:r>
        <w:r w:rsidRPr="00065A05">
          <w:rPr>
            <w:rFonts w:ascii="Arial" w:hAnsi="Arial" w:cs="Arial"/>
          </w:rPr>
          <w:fldChar w:fldCharType="end"/>
        </w:r>
        <w:r w:rsidRPr="00065A05">
          <w:rPr>
            <w:rFonts w:ascii="Arial" w:hAnsi="Arial" w:cs="Arial"/>
            <w:lang w:val="fr-FR"/>
          </w:rPr>
          <w:t xml:space="preserve">. Cette partie décrira les ressemblances entre les TRM et les TIL, leur spécificité envers les antigènes tumoraux ainsi que l'impact pronostic et prédictif de la réponse </w:t>
        </w:r>
        <w:r>
          <w:rPr>
            <w:rFonts w:ascii="Arial" w:hAnsi="Arial" w:cs="Arial"/>
            <w:lang w:val="fr-FR"/>
          </w:rPr>
          <w:t>aux traitements</w:t>
        </w:r>
        <w:r w:rsidRPr="00065A05">
          <w:rPr>
            <w:rFonts w:ascii="Arial" w:hAnsi="Arial" w:cs="Arial"/>
            <w:lang w:val="fr-FR"/>
          </w:rPr>
          <w:t xml:space="preserve"> de leur infiltration dans les tumeurs.</w:t>
        </w:r>
      </w:ins>
    </w:p>
    <w:p w14:paraId="418D8B8E" w14:textId="77777777" w:rsidR="008257D4" w:rsidRPr="00065A05" w:rsidRDefault="008257D4" w:rsidP="008257D4">
      <w:pPr>
        <w:pStyle w:val="Titre3"/>
        <w:rPr>
          <w:ins w:id="1740" w:author="LALOY Emilien" w:date="2026-08-20T16:38:00Z"/>
          <w:lang w:val="fr-FR"/>
        </w:rPr>
      </w:pPr>
      <w:bookmarkStart w:id="1741" w:name="_Toc238137519"/>
      <w:ins w:id="1742" w:author="LALOY Emilien" w:date="2026-08-20T16:38:00Z">
        <w:r w:rsidRPr="00065A05">
          <w:rPr>
            <w:lang w:val="fr-FR"/>
          </w:rPr>
          <w:t>3.2.1 Phénotype des lymphocytes T résidents mémoires dans les cancers</w:t>
        </w:r>
        <w:bookmarkEnd w:id="1741"/>
      </w:ins>
    </w:p>
    <w:p w14:paraId="6E2F903D" w14:textId="77777777" w:rsidR="008257D4" w:rsidRPr="00065A05" w:rsidRDefault="008257D4" w:rsidP="008257D4">
      <w:pPr>
        <w:pStyle w:val="NormalWeb"/>
        <w:spacing w:line="360" w:lineRule="auto"/>
        <w:jc w:val="both"/>
        <w:rPr>
          <w:ins w:id="1743" w:author="LALOY Emilien" w:date="2026-08-20T16:38:00Z"/>
          <w:rFonts w:ascii="Arial" w:hAnsi="Arial" w:cs="Arial"/>
          <w:lang w:val="fr-FR"/>
        </w:rPr>
      </w:pPr>
      <w:ins w:id="1744" w:author="LALOY Emilien" w:date="2026-08-20T16:38:00Z">
        <w:r w:rsidRPr="00065A05">
          <w:rPr>
            <w:rFonts w:ascii="Arial" w:hAnsi="Arial" w:cs="Arial"/>
            <w:lang w:val="fr-FR"/>
          </w:rPr>
          <w:t>Bien que les TRM soient hétérogènes (et que les tumeurs aussi), les TRM retrouvés dans les tumeurs partagent un certain nombre de caractéristiques :</w:t>
        </w:r>
      </w:ins>
    </w:p>
    <w:p w14:paraId="31BD6335" w14:textId="440F2DB0" w:rsidR="008257D4" w:rsidRPr="00065A05" w:rsidRDefault="008257D4" w:rsidP="008257D4">
      <w:pPr>
        <w:numPr>
          <w:ilvl w:val="0"/>
          <w:numId w:val="12"/>
        </w:numPr>
        <w:spacing w:before="100" w:beforeAutospacing="1" w:after="100" w:afterAutospacing="1"/>
        <w:jc w:val="both"/>
        <w:rPr>
          <w:ins w:id="1745" w:author="LALOY Emilien" w:date="2026-08-20T16:38:00Z"/>
          <w:rFonts w:cs="Arial"/>
          <w:szCs w:val="24"/>
          <w:lang w:val="fr-FR"/>
        </w:rPr>
      </w:pPr>
      <w:ins w:id="1746" w:author="LALOY Emilien" w:date="2026-08-20T16:38:00Z">
        <w:r w:rsidRPr="00065A05">
          <w:rPr>
            <w:rStyle w:val="lev"/>
            <w:rFonts w:cs="Arial"/>
            <w:szCs w:val="24"/>
            <w:lang w:val="fr-FR"/>
          </w:rPr>
          <w:lastRenderedPageBreak/>
          <w:t>CD69 et CD103</w:t>
        </w:r>
        <w:r w:rsidRPr="00065A05">
          <w:rPr>
            <w:rFonts w:cs="Arial"/>
            <w:szCs w:val="24"/>
            <w:lang w:val="fr-FR"/>
          </w:rPr>
          <w:t xml:space="preserve"> : Tout comme les TRM dans les autres contextes, CD69 et CD103 restent les marqueurs les plus utilisés pour distinguer les TRM des autres cellules </w:t>
        </w:r>
        <w:r w:rsidRPr="00065A05">
          <w:rPr>
            <w:rFonts w:cs="Arial"/>
            <w:szCs w:val="24"/>
          </w:rPr>
          <w:fldChar w:fldCharType="begin"/>
        </w:r>
      </w:ins>
      <w:ins w:id="1747" w:author="Christophe Borg" w:date="2026-08-26T12:10:00Z">
        <w:r w:rsidR="00383B27" w:rsidRPr="00F379D4">
          <w:rPr>
            <w:rFonts w:cs="Arial"/>
            <w:szCs w:val="24"/>
            <w:lang w:val="fr-FR"/>
            <w:rPrChange w:id="1748" w:author="Christophe Borg" w:date="2026-08-26T12:10:00Z">
              <w:rPr>
                <w:rFonts w:cs="Arial"/>
                <w:szCs w:val="24"/>
              </w:rPr>
            </w:rPrChange>
          </w:rPr>
          <w:instrText>HYPERLINK "C:\\Users\\xtoph\\Downloads\\Savas_NatMed_2018"</w:instrText>
        </w:r>
      </w:ins>
      <w:ins w:id="1749" w:author="LALOY Emilien" w:date="2026-08-20T16:38:00Z">
        <w:del w:id="1750" w:author="Christophe Borg" w:date="2026-08-26T12:10:00Z">
          <w:r w:rsidRPr="00065A05" w:rsidDel="00383B27">
            <w:rPr>
              <w:rFonts w:cs="Arial"/>
              <w:szCs w:val="24"/>
              <w:lang w:val="fr-FR"/>
            </w:rPr>
            <w:delInstrText xml:space="preserve"> HYPERLINK "Savas_NatMed_2018" </w:delInstrText>
          </w:r>
        </w:del>
        <w:r w:rsidRPr="00065A05">
          <w:rPr>
            <w:rFonts w:cs="Arial"/>
            <w:szCs w:val="24"/>
          </w:rPr>
          <w:fldChar w:fldCharType="separate"/>
        </w:r>
        <w:proofErr w:type="spellStart"/>
        <w:r w:rsidRPr="00065A05">
          <w:rPr>
            <w:rStyle w:val="Lienhypertexte"/>
            <w:rFonts w:cs="Arial"/>
            <w:szCs w:val="24"/>
            <w:lang w:val="fr-FR"/>
          </w:rPr>
          <w:t>Savas</w:t>
        </w:r>
        <w:proofErr w:type="spellEnd"/>
        <w:r>
          <w:rPr>
            <w:rStyle w:val="Lienhypertexte"/>
            <w:rFonts w:cs="Arial"/>
            <w:szCs w:val="24"/>
            <w:lang w:val="fr-FR"/>
          </w:rPr>
          <w:t xml:space="preserve"> </w:t>
        </w:r>
        <w:proofErr w:type="spellStart"/>
        <w:r w:rsidRPr="00065A05">
          <w:rPr>
            <w:rStyle w:val="Lienhypertexte"/>
            <w:rFonts w:cs="Arial"/>
            <w:szCs w:val="24"/>
            <w:lang w:val="fr-FR"/>
          </w:rPr>
          <w:t>NatMed</w:t>
        </w:r>
        <w:proofErr w:type="spellEnd"/>
        <w:r>
          <w:rPr>
            <w:rStyle w:val="Lienhypertexte"/>
            <w:rFonts w:cs="Arial"/>
            <w:szCs w:val="24"/>
            <w:lang w:val="fr-FR"/>
          </w:rPr>
          <w:t xml:space="preserve"> </w:t>
        </w:r>
        <w:r w:rsidRPr="00065A05">
          <w:rPr>
            <w:rStyle w:val="Lienhypertexte"/>
            <w:rFonts w:cs="Arial"/>
            <w:szCs w:val="24"/>
            <w:lang w:val="fr-FR"/>
          </w:rPr>
          <w:t>2018</w:t>
        </w:r>
        <w:r w:rsidRPr="00065A05">
          <w:rPr>
            <w:rFonts w:cs="Arial"/>
            <w:szCs w:val="24"/>
          </w:rPr>
          <w:fldChar w:fldCharType="end"/>
        </w:r>
        <w:r w:rsidRPr="00065A05">
          <w:rPr>
            <w:rFonts w:cs="Arial"/>
            <w:szCs w:val="24"/>
            <w:lang w:val="fr-FR"/>
          </w:rPr>
          <w:t xml:space="preserve"> </w:t>
        </w:r>
        <w:r w:rsidRPr="00065A05">
          <w:rPr>
            <w:rFonts w:cs="Arial"/>
            <w:szCs w:val="24"/>
          </w:rPr>
          <w:fldChar w:fldCharType="begin"/>
        </w:r>
      </w:ins>
      <w:ins w:id="1751" w:author="Christophe Borg" w:date="2026-08-26T12:10:00Z">
        <w:r w:rsidR="00383B27" w:rsidRPr="00F379D4">
          <w:rPr>
            <w:rFonts w:cs="Arial"/>
            <w:szCs w:val="24"/>
            <w:lang w:val="fr-FR"/>
            <w:rPrChange w:id="1752" w:author="Christophe Borg" w:date="2026-08-26T12:10:00Z">
              <w:rPr>
                <w:rFonts w:cs="Arial"/>
                <w:szCs w:val="24"/>
              </w:rPr>
            </w:rPrChange>
          </w:rPr>
          <w:instrText>HYPERLINK "C:\\Users\\xtoph\\Downloads\\Paolini_JImmunotherCancer_2024"</w:instrText>
        </w:r>
      </w:ins>
      <w:ins w:id="1753" w:author="LALOY Emilien" w:date="2026-08-20T16:38:00Z">
        <w:del w:id="1754" w:author="Christophe Borg" w:date="2026-08-26T12:10:00Z">
          <w:r w:rsidRPr="00065A05" w:rsidDel="00383B27">
            <w:rPr>
              <w:rFonts w:cs="Arial"/>
              <w:szCs w:val="24"/>
              <w:lang w:val="fr-FR"/>
            </w:rPr>
            <w:delInstrText xml:space="preserve"> HYPERLINK "Paolini_JImmunotherCancer_2024" </w:delInstrText>
          </w:r>
        </w:del>
        <w:r w:rsidRPr="00065A05">
          <w:rPr>
            <w:rFonts w:cs="Arial"/>
            <w:szCs w:val="24"/>
          </w:rPr>
          <w:fldChar w:fldCharType="separate"/>
        </w:r>
        <w:proofErr w:type="spellStart"/>
        <w:r w:rsidRPr="00065A05">
          <w:rPr>
            <w:rStyle w:val="Lienhypertexte"/>
            <w:rFonts w:cs="Arial"/>
            <w:szCs w:val="24"/>
            <w:lang w:val="fr-FR"/>
          </w:rPr>
          <w:t>Paolini</w:t>
        </w:r>
        <w:proofErr w:type="spellEnd"/>
        <w:r>
          <w:rPr>
            <w:rStyle w:val="Lienhypertexte"/>
            <w:rFonts w:cs="Arial"/>
            <w:szCs w:val="24"/>
            <w:lang w:val="fr-FR"/>
          </w:rPr>
          <w:t xml:space="preserve"> </w:t>
        </w:r>
        <w:proofErr w:type="spellStart"/>
        <w:r w:rsidRPr="00065A05">
          <w:rPr>
            <w:rStyle w:val="Lienhypertexte"/>
            <w:rFonts w:cs="Arial"/>
            <w:szCs w:val="24"/>
            <w:lang w:val="fr-FR"/>
          </w:rPr>
          <w:t>JImmunotherCancer</w:t>
        </w:r>
        <w:proofErr w:type="spellEnd"/>
        <w:r>
          <w:rPr>
            <w:rStyle w:val="Lienhypertexte"/>
            <w:rFonts w:cs="Arial"/>
            <w:szCs w:val="24"/>
            <w:lang w:val="fr-FR"/>
          </w:rPr>
          <w:t xml:space="preserve"> </w:t>
        </w:r>
        <w:r w:rsidRPr="00065A05">
          <w:rPr>
            <w:rStyle w:val="Lienhypertexte"/>
            <w:rFonts w:cs="Arial"/>
            <w:szCs w:val="24"/>
            <w:lang w:val="fr-FR"/>
          </w:rPr>
          <w:t>2024</w:t>
        </w:r>
        <w:r w:rsidRPr="00065A05">
          <w:rPr>
            <w:rFonts w:cs="Arial"/>
            <w:szCs w:val="24"/>
          </w:rPr>
          <w:fldChar w:fldCharType="end"/>
        </w:r>
        <w:r w:rsidRPr="00065A05">
          <w:rPr>
            <w:rFonts w:cs="Arial"/>
            <w:szCs w:val="24"/>
            <w:lang w:val="fr-FR"/>
          </w:rPr>
          <w:t xml:space="preserve"> </w:t>
        </w:r>
        <w:r w:rsidRPr="00065A05">
          <w:rPr>
            <w:rFonts w:cs="Arial"/>
            <w:szCs w:val="24"/>
          </w:rPr>
          <w:fldChar w:fldCharType="begin"/>
        </w:r>
      </w:ins>
      <w:ins w:id="1755" w:author="Christophe Borg" w:date="2026-08-26T12:10:00Z">
        <w:r w:rsidR="00383B27" w:rsidRPr="00F379D4">
          <w:rPr>
            <w:rFonts w:cs="Arial"/>
            <w:szCs w:val="24"/>
            <w:lang w:val="fr-FR"/>
            <w:rPrChange w:id="1756" w:author="Christophe Borg" w:date="2026-08-26T12:10:00Z">
              <w:rPr>
                <w:rFonts w:cs="Arial"/>
                <w:szCs w:val="24"/>
              </w:rPr>
            </w:rPrChange>
          </w:rPr>
          <w:instrText>HYPERLINK "C:\\Users\\xtoph\\Downloads\\Ganesan_NatImmunol_2017"</w:instrText>
        </w:r>
      </w:ins>
      <w:ins w:id="1757" w:author="LALOY Emilien" w:date="2026-08-20T16:38:00Z">
        <w:del w:id="1758" w:author="Christophe Borg" w:date="2026-08-26T12:10:00Z">
          <w:r w:rsidRPr="00065A05" w:rsidDel="00383B27">
            <w:rPr>
              <w:rFonts w:cs="Arial"/>
              <w:szCs w:val="24"/>
              <w:lang w:val="fr-FR"/>
            </w:rPr>
            <w:delInstrText xml:space="preserve"> HYPERLINK "Ganesan_NatImmunol_2017" </w:delInstrText>
          </w:r>
        </w:del>
        <w:r w:rsidRPr="00065A05">
          <w:rPr>
            <w:rFonts w:cs="Arial"/>
            <w:szCs w:val="24"/>
          </w:rPr>
          <w:fldChar w:fldCharType="separate"/>
        </w:r>
        <w:proofErr w:type="spellStart"/>
        <w:r w:rsidRPr="00065A05">
          <w:rPr>
            <w:rStyle w:val="Lienhypertexte"/>
            <w:rFonts w:cs="Arial"/>
            <w:szCs w:val="24"/>
            <w:lang w:val="fr-FR"/>
          </w:rPr>
          <w:t>Ganesan</w:t>
        </w:r>
        <w:proofErr w:type="spellEnd"/>
        <w:r>
          <w:rPr>
            <w:rStyle w:val="Lienhypertexte"/>
            <w:rFonts w:cs="Arial"/>
            <w:szCs w:val="24"/>
            <w:lang w:val="fr-FR"/>
          </w:rPr>
          <w:t xml:space="preserve"> </w:t>
        </w:r>
        <w:proofErr w:type="spellStart"/>
        <w:r w:rsidRPr="00065A05">
          <w:rPr>
            <w:rStyle w:val="Lienhypertexte"/>
            <w:rFonts w:cs="Arial"/>
            <w:szCs w:val="24"/>
            <w:lang w:val="fr-FR"/>
          </w:rPr>
          <w:t>NatImmunol</w:t>
        </w:r>
        <w:proofErr w:type="spellEnd"/>
        <w:r>
          <w:rPr>
            <w:rStyle w:val="Lienhypertexte"/>
            <w:rFonts w:cs="Arial"/>
            <w:szCs w:val="24"/>
            <w:lang w:val="fr-FR"/>
          </w:rPr>
          <w:t xml:space="preserve"> </w:t>
        </w:r>
        <w:r w:rsidRPr="00065A05">
          <w:rPr>
            <w:rStyle w:val="Lienhypertexte"/>
            <w:rFonts w:cs="Arial"/>
            <w:szCs w:val="24"/>
            <w:lang w:val="fr-FR"/>
          </w:rPr>
          <w:t>2017</w:t>
        </w:r>
        <w:r w:rsidRPr="00065A05">
          <w:rPr>
            <w:rFonts w:cs="Arial"/>
            <w:szCs w:val="24"/>
          </w:rPr>
          <w:fldChar w:fldCharType="end"/>
        </w:r>
        <w:r w:rsidRPr="00065A05">
          <w:rPr>
            <w:rFonts w:cs="Arial"/>
            <w:szCs w:val="24"/>
            <w:lang w:val="fr-FR"/>
          </w:rPr>
          <w:t xml:space="preserve"> </w:t>
        </w:r>
        <w:r w:rsidRPr="00065A05">
          <w:rPr>
            <w:rFonts w:cs="Arial"/>
            <w:szCs w:val="24"/>
          </w:rPr>
          <w:fldChar w:fldCharType="begin"/>
        </w:r>
      </w:ins>
      <w:ins w:id="1759" w:author="Christophe Borg" w:date="2026-08-26T12:10:00Z">
        <w:r w:rsidR="00383B27" w:rsidRPr="00F379D4">
          <w:rPr>
            <w:rFonts w:cs="Arial"/>
            <w:szCs w:val="24"/>
            <w:lang w:val="fr-FR"/>
            <w:rPrChange w:id="1760" w:author="Christophe Borg" w:date="2026-08-26T12:10:00Z">
              <w:rPr>
                <w:rFonts w:cs="Arial"/>
                <w:szCs w:val="24"/>
              </w:rPr>
            </w:rPrChange>
          </w:rPr>
          <w:instrText>HYPERLINK "C:\\Users\\xtoph\\Downloads\\Webb_CancerImmunolRes_2015"</w:instrText>
        </w:r>
      </w:ins>
      <w:ins w:id="1761" w:author="LALOY Emilien" w:date="2026-08-20T16:38:00Z">
        <w:del w:id="1762" w:author="Christophe Borg" w:date="2026-08-26T12:10:00Z">
          <w:r w:rsidRPr="00065A05" w:rsidDel="00383B27">
            <w:rPr>
              <w:rFonts w:cs="Arial"/>
              <w:szCs w:val="24"/>
              <w:lang w:val="fr-FR"/>
            </w:rPr>
            <w:delInstrText xml:space="preserve"> HYPERLINK "Webb_CancerImmunolRes_2015" </w:delInstrText>
          </w:r>
        </w:del>
        <w:r w:rsidRPr="00065A05">
          <w:rPr>
            <w:rFonts w:cs="Arial"/>
            <w:szCs w:val="24"/>
          </w:rPr>
          <w:fldChar w:fldCharType="separate"/>
        </w:r>
        <w:r w:rsidRPr="00065A05">
          <w:rPr>
            <w:rStyle w:val="Lienhypertexte"/>
            <w:rFonts w:cs="Arial"/>
            <w:szCs w:val="24"/>
            <w:lang w:val="fr-FR"/>
          </w:rPr>
          <w:t>Webb</w:t>
        </w:r>
        <w:r>
          <w:rPr>
            <w:rStyle w:val="Lienhypertexte"/>
            <w:rFonts w:cs="Arial"/>
            <w:szCs w:val="24"/>
            <w:lang w:val="fr-FR"/>
          </w:rPr>
          <w:t xml:space="preserve"> </w:t>
        </w:r>
        <w:proofErr w:type="spellStart"/>
        <w:r w:rsidRPr="00065A05">
          <w:rPr>
            <w:rStyle w:val="Lienhypertexte"/>
            <w:rFonts w:cs="Arial"/>
            <w:szCs w:val="24"/>
            <w:lang w:val="fr-FR"/>
          </w:rPr>
          <w:t>CancerImmunolRes</w:t>
        </w:r>
        <w:proofErr w:type="spellEnd"/>
        <w:r>
          <w:rPr>
            <w:rStyle w:val="Lienhypertexte"/>
            <w:rFonts w:cs="Arial"/>
            <w:szCs w:val="24"/>
            <w:lang w:val="fr-FR"/>
          </w:rPr>
          <w:t xml:space="preserve"> </w:t>
        </w:r>
        <w:r w:rsidRPr="00065A05">
          <w:rPr>
            <w:rStyle w:val="Lienhypertexte"/>
            <w:rFonts w:cs="Arial"/>
            <w:szCs w:val="24"/>
            <w:lang w:val="fr-FR"/>
          </w:rPr>
          <w:t>2015</w:t>
        </w:r>
        <w:r w:rsidRPr="00065A05">
          <w:rPr>
            <w:rFonts w:cs="Arial"/>
            <w:szCs w:val="24"/>
          </w:rPr>
          <w:fldChar w:fldCharType="end"/>
        </w:r>
        <w:r w:rsidRPr="00065A05">
          <w:rPr>
            <w:rFonts w:cs="Arial"/>
            <w:szCs w:val="24"/>
            <w:lang w:val="fr-FR"/>
          </w:rPr>
          <w:t xml:space="preserve">. De manière intéressante et cohérente avec son rôle attendu, les TRM CD103+ localisent préférentiellement vers les zones épithéliales des tumeurs (qui expriment la E-cadhérine) </w:t>
        </w:r>
        <w:r w:rsidRPr="00065A05">
          <w:rPr>
            <w:rFonts w:cs="Arial"/>
            <w:szCs w:val="24"/>
          </w:rPr>
          <w:fldChar w:fldCharType="begin"/>
        </w:r>
      </w:ins>
      <w:ins w:id="1763" w:author="Christophe Borg" w:date="2026-08-26T12:10:00Z">
        <w:r w:rsidR="00383B27" w:rsidRPr="00F379D4">
          <w:rPr>
            <w:rFonts w:cs="Arial"/>
            <w:szCs w:val="24"/>
            <w:lang w:val="fr-FR"/>
            <w:rPrChange w:id="1764" w:author="Christophe Borg" w:date="2026-08-26T12:10:00Z">
              <w:rPr>
                <w:rFonts w:cs="Arial"/>
                <w:szCs w:val="24"/>
              </w:rPr>
            </w:rPrChange>
          </w:rPr>
          <w:instrText>HYPERLINK "C:\\Users\\xtoph\\Downloads\\Webb_CancerImmunolRes_2015"</w:instrText>
        </w:r>
      </w:ins>
      <w:ins w:id="1765" w:author="LALOY Emilien" w:date="2026-08-20T16:38:00Z">
        <w:del w:id="1766" w:author="Christophe Borg" w:date="2026-08-26T12:10:00Z">
          <w:r w:rsidRPr="00065A05" w:rsidDel="00383B27">
            <w:rPr>
              <w:rFonts w:cs="Arial"/>
              <w:szCs w:val="24"/>
              <w:lang w:val="fr-FR"/>
            </w:rPr>
            <w:delInstrText xml:space="preserve"> HYPERLINK "Webb_CancerImmunolRes_2015" </w:delInstrText>
          </w:r>
        </w:del>
        <w:r w:rsidRPr="00065A05">
          <w:rPr>
            <w:rFonts w:cs="Arial"/>
            <w:szCs w:val="24"/>
          </w:rPr>
          <w:fldChar w:fldCharType="separate"/>
        </w:r>
        <w:r w:rsidRPr="00065A05">
          <w:rPr>
            <w:rStyle w:val="Lienhypertexte"/>
            <w:rFonts w:cs="Arial"/>
            <w:szCs w:val="24"/>
            <w:lang w:val="fr-FR"/>
          </w:rPr>
          <w:t>Webb</w:t>
        </w:r>
        <w:r>
          <w:rPr>
            <w:rStyle w:val="Lienhypertexte"/>
            <w:rFonts w:cs="Arial"/>
            <w:szCs w:val="24"/>
            <w:lang w:val="fr-FR"/>
          </w:rPr>
          <w:t xml:space="preserve"> </w:t>
        </w:r>
        <w:proofErr w:type="spellStart"/>
        <w:r w:rsidRPr="00065A05">
          <w:rPr>
            <w:rStyle w:val="Lienhypertexte"/>
            <w:rFonts w:cs="Arial"/>
            <w:szCs w:val="24"/>
            <w:lang w:val="fr-FR"/>
          </w:rPr>
          <w:t>CancerImmunolRes</w:t>
        </w:r>
        <w:proofErr w:type="spellEnd"/>
        <w:r>
          <w:rPr>
            <w:rStyle w:val="Lienhypertexte"/>
            <w:rFonts w:cs="Arial"/>
            <w:szCs w:val="24"/>
            <w:lang w:val="fr-FR"/>
          </w:rPr>
          <w:t xml:space="preserve"> </w:t>
        </w:r>
        <w:r w:rsidRPr="00065A05">
          <w:rPr>
            <w:rStyle w:val="Lienhypertexte"/>
            <w:rFonts w:cs="Arial"/>
            <w:szCs w:val="24"/>
            <w:lang w:val="fr-FR"/>
          </w:rPr>
          <w:t>2015</w:t>
        </w:r>
        <w:r w:rsidRPr="00065A05">
          <w:rPr>
            <w:rFonts w:cs="Arial"/>
            <w:szCs w:val="24"/>
          </w:rPr>
          <w:fldChar w:fldCharType="end"/>
        </w:r>
        <w:r w:rsidRPr="00065A05">
          <w:rPr>
            <w:rFonts w:cs="Arial"/>
            <w:szCs w:val="24"/>
            <w:lang w:val="fr-FR"/>
          </w:rPr>
          <w:t xml:space="preserve"> </w:t>
        </w:r>
        <w:r w:rsidRPr="00065A05">
          <w:rPr>
            <w:rFonts w:cs="Arial"/>
            <w:szCs w:val="24"/>
          </w:rPr>
          <w:fldChar w:fldCharType="begin"/>
        </w:r>
      </w:ins>
      <w:ins w:id="1767" w:author="Christophe Borg" w:date="2026-08-26T12:10:00Z">
        <w:r w:rsidR="00383B27" w:rsidRPr="00F379D4">
          <w:rPr>
            <w:rFonts w:cs="Arial"/>
            <w:szCs w:val="24"/>
            <w:lang w:val="fr-FR"/>
            <w:rPrChange w:id="1768" w:author="Christophe Borg" w:date="2026-08-26T12:10:00Z">
              <w:rPr>
                <w:rFonts w:cs="Arial"/>
                <w:szCs w:val="24"/>
              </w:rPr>
            </w:rPrChange>
          </w:rPr>
          <w:instrText>HYPERLINK "C:\\Users\\xtoph\\Downloads\\Boutet_CancerRes_2016"</w:instrText>
        </w:r>
      </w:ins>
      <w:ins w:id="1769" w:author="LALOY Emilien" w:date="2026-08-20T16:38:00Z">
        <w:del w:id="1770" w:author="Christophe Borg" w:date="2026-08-26T12:10:00Z">
          <w:r w:rsidRPr="00065A05" w:rsidDel="00383B27">
            <w:rPr>
              <w:rFonts w:cs="Arial"/>
              <w:szCs w:val="24"/>
              <w:lang w:val="fr-FR"/>
            </w:rPr>
            <w:delInstrText xml:space="preserve"> HYPERLINK "Boutet_CancerRes_2016" </w:delInstrText>
          </w:r>
        </w:del>
        <w:r w:rsidRPr="00065A05">
          <w:rPr>
            <w:rFonts w:cs="Arial"/>
            <w:szCs w:val="24"/>
          </w:rPr>
          <w:fldChar w:fldCharType="separate"/>
        </w:r>
        <w:r w:rsidRPr="00065A05">
          <w:rPr>
            <w:rStyle w:val="Lienhypertexte"/>
            <w:rFonts w:cs="Arial"/>
            <w:szCs w:val="24"/>
            <w:lang w:val="fr-FR"/>
          </w:rPr>
          <w:t>Boutet</w:t>
        </w:r>
        <w:r>
          <w:rPr>
            <w:rStyle w:val="Lienhypertexte"/>
            <w:rFonts w:cs="Arial"/>
            <w:szCs w:val="24"/>
            <w:lang w:val="fr-FR"/>
          </w:rPr>
          <w:t xml:space="preserve"> </w:t>
        </w:r>
        <w:proofErr w:type="spellStart"/>
        <w:r w:rsidRPr="00065A05">
          <w:rPr>
            <w:rStyle w:val="Lienhypertexte"/>
            <w:rFonts w:cs="Arial"/>
            <w:szCs w:val="24"/>
            <w:lang w:val="fr-FR"/>
          </w:rPr>
          <w:t>CancerRes</w:t>
        </w:r>
        <w:proofErr w:type="spellEnd"/>
        <w:r>
          <w:rPr>
            <w:rStyle w:val="Lienhypertexte"/>
            <w:rFonts w:cs="Arial"/>
            <w:szCs w:val="24"/>
            <w:lang w:val="fr-FR"/>
          </w:rPr>
          <w:t xml:space="preserve"> </w:t>
        </w:r>
        <w:r w:rsidRPr="00065A05">
          <w:rPr>
            <w:rStyle w:val="Lienhypertexte"/>
            <w:rFonts w:cs="Arial"/>
            <w:szCs w:val="24"/>
            <w:lang w:val="fr-FR"/>
          </w:rPr>
          <w:t>2016</w:t>
        </w:r>
        <w:r w:rsidRPr="00065A05">
          <w:rPr>
            <w:rFonts w:cs="Arial"/>
            <w:szCs w:val="24"/>
          </w:rPr>
          <w:fldChar w:fldCharType="end"/>
        </w:r>
      </w:ins>
    </w:p>
    <w:p w14:paraId="4993A339" w14:textId="1893E299" w:rsidR="008257D4" w:rsidRPr="00065A05" w:rsidRDefault="008257D4" w:rsidP="008257D4">
      <w:pPr>
        <w:numPr>
          <w:ilvl w:val="0"/>
          <w:numId w:val="12"/>
        </w:numPr>
        <w:spacing w:before="100" w:beforeAutospacing="1" w:after="100" w:afterAutospacing="1"/>
        <w:jc w:val="both"/>
        <w:rPr>
          <w:ins w:id="1771" w:author="LALOY Emilien" w:date="2026-08-20T16:38:00Z"/>
          <w:rFonts w:cs="Arial"/>
          <w:szCs w:val="24"/>
          <w:lang w:val="fr-FR"/>
        </w:rPr>
      </w:pPr>
      <w:ins w:id="1772" w:author="LALOY Emilien" w:date="2026-08-20T16:38:00Z">
        <w:r w:rsidRPr="00065A05">
          <w:rPr>
            <w:rStyle w:val="lev"/>
            <w:rFonts w:cs="Arial"/>
            <w:szCs w:val="24"/>
            <w:lang w:val="fr-FR"/>
          </w:rPr>
          <w:t>Protéines de résidence</w:t>
        </w:r>
        <w:r w:rsidRPr="00065A05">
          <w:rPr>
            <w:rFonts w:cs="Arial"/>
            <w:szCs w:val="24"/>
            <w:lang w:val="fr-FR"/>
          </w:rPr>
          <w:t xml:space="preserve"> : Ils expriment aussi d'autres protéines associées avec le phénotype, comme CXCR6 (plus fort que dans le sang et les tissus sains) </w:t>
        </w:r>
        <w:r w:rsidRPr="00065A05">
          <w:rPr>
            <w:rFonts w:cs="Arial"/>
            <w:szCs w:val="24"/>
          </w:rPr>
          <w:fldChar w:fldCharType="begin"/>
        </w:r>
      </w:ins>
      <w:ins w:id="1773" w:author="Christophe Borg" w:date="2026-08-26T12:10:00Z">
        <w:r w:rsidR="00383B27" w:rsidRPr="00F379D4">
          <w:rPr>
            <w:rFonts w:cs="Arial"/>
            <w:szCs w:val="24"/>
            <w:lang w:val="fr-FR"/>
            <w:rPrChange w:id="1774" w:author="Christophe Borg" w:date="2026-08-26T12:10:00Z">
              <w:rPr>
                <w:rFonts w:cs="Arial"/>
                <w:szCs w:val="24"/>
              </w:rPr>
            </w:rPrChange>
          </w:rPr>
          <w:instrText>HYPERLINK "C:\\Users\\xtoph\\Downloads\\Wang_JImmunotherCancer_2021a"</w:instrText>
        </w:r>
      </w:ins>
      <w:ins w:id="1775" w:author="LALOY Emilien" w:date="2026-08-20T16:38:00Z">
        <w:del w:id="1776" w:author="Christophe Borg" w:date="2026-08-26T12:10:00Z">
          <w:r w:rsidRPr="00065A05" w:rsidDel="00383B27">
            <w:rPr>
              <w:rFonts w:cs="Arial"/>
              <w:szCs w:val="24"/>
              <w:lang w:val="fr-FR"/>
            </w:rPr>
            <w:delInstrText xml:space="preserve"> HYPERLINK "Wang_JImmunotherCancer_2021a" </w:delInstrText>
          </w:r>
        </w:del>
        <w:r w:rsidRPr="00065A05">
          <w:rPr>
            <w:rFonts w:cs="Arial"/>
            <w:szCs w:val="24"/>
          </w:rPr>
          <w:fldChar w:fldCharType="separate"/>
        </w:r>
        <w:r w:rsidRPr="00065A05">
          <w:rPr>
            <w:rStyle w:val="Lienhypertexte"/>
            <w:rFonts w:cs="Arial"/>
            <w:szCs w:val="24"/>
            <w:lang w:val="fr-FR"/>
          </w:rPr>
          <w:t>Wang</w:t>
        </w:r>
        <w:r>
          <w:rPr>
            <w:rStyle w:val="Lienhypertexte"/>
            <w:rFonts w:cs="Arial"/>
            <w:szCs w:val="24"/>
            <w:lang w:val="fr-FR"/>
          </w:rPr>
          <w:t xml:space="preserve"> </w:t>
        </w:r>
        <w:proofErr w:type="spellStart"/>
        <w:r w:rsidRPr="00065A05">
          <w:rPr>
            <w:rStyle w:val="Lienhypertexte"/>
            <w:rFonts w:cs="Arial"/>
            <w:szCs w:val="24"/>
            <w:lang w:val="fr-FR"/>
          </w:rPr>
          <w:t>JImmunotherCancer</w:t>
        </w:r>
        <w:proofErr w:type="spellEnd"/>
        <w:r>
          <w:rPr>
            <w:rStyle w:val="Lienhypertexte"/>
            <w:rFonts w:cs="Arial"/>
            <w:szCs w:val="24"/>
            <w:lang w:val="fr-FR"/>
          </w:rPr>
          <w:t xml:space="preserve"> </w:t>
        </w:r>
        <w:r w:rsidRPr="00065A05">
          <w:rPr>
            <w:rStyle w:val="Lienhypertexte"/>
            <w:rFonts w:cs="Arial"/>
            <w:szCs w:val="24"/>
            <w:lang w:val="fr-FR"/>
          </w:rPr>
          <w:t>2021a</w:t>
        </w:r>
        <w:r w:rsidRPr="00065A05">
          <w:rPr>
            <w:rFonts w:cs="Arial"/>
            <w:szCs w:val="24"/>
          </w:rPr>
          <w:fldChar w:fldCharType="end"/>
        </w:r>
        <w:r w:rsidRPr="00065A05">
          <w:rPr>
            <w:rFonts w:cs="Arial"/>
            <w:szCs w:val="24"/>
            <w:lang w:val="fr-FR"/>
          </w:rPr>
          <w:t xml:space="preserve"> </w:t>
        </w:r>
        <w:r w:rsidRPr="00065A05">
          <w:rPr>
            <w:rFonts w:cs="Arial"/>
            <w:szCs w:val="24"/>
          </w:rPr>
          <w:fldChar w:fldCharType="begin"/>
        </w:r>
      </w:ins>
      <w:ins w:id="1777" w:author="Christophe Borg" w:date="2026-08-26T12:10:00Z">
        <w:r w:rsidR="00383B27" w:rsidRPr="00F379D4">
          <w:rPr>
            <w:rFonts w:cs="Arial"/>
            <w:szCs w:val="24"/>
            <w:lang w:val="fr-FR"/>
            <w:rPrChange w:id="1778" w:author="Christophe Borg" w:date="2026-08-26T12:10:00Z">
              <w:rPr>
                <w:rFonts w:cs="Arial"/>
                <w:szCs w:val="24"/>
              </w:rPr>
            </w:rPrChange>
          </w:rPr>
          <w:instrText>HYPERLINK "C:\\Users\\xtoph\\Downloads\\Ganesan_NatImmunol_2017"</w:instrText>
        </w:r>
      </w:ins>
      <w:ins w:id="1779" w:author="LALOY Emilien" w:date="2026-08-20T16:38:00Z">
        <w:del w:id="1780" w:author="Christophe Borg" w:date="2026-08-26T12:10:00Z">
          <w:r w:rsidRPr="00065A05" w:rsidDel="00383B27">
            <w:rPr>
              <w:rFonts w:cs="Arial"/>
              <w:szCs w:val="24"/>
              <w:lang w:val="fr-FR"/>
            </w:rPr>
            <w:delInstrText xml:space="preserve"> HYPERLINK "Ganesan_NatImmunol_2017" </w:delInstrText>
          </w:r>
        </w:del>
        <w:r w:rsidRPr="00065A05">
          <w:rPr>
            <w:rFonts w:cs="Arial"/>
            <w:szCs w:val="24"/>
          </w:rPr>
          <w:fldChar w:fldCharType="separate"/>
        </w:r>
        <w:proofErr w:type="spellStart"/>
        <w:r w:rsidRPr="00065A05">
          <w:rPr>
            <w:rStyle w:val="Lienhypertexte"/>
            <w:rFonts w:cs="Arial"/>
            <w:szCs w:val="24"/>
            <w:lang w:val="fr-FR"/>
          </w:rPr>
          <w:t>Ganesan</w:t>
        </w:r>
        <w:proofErr w:type="spellEnd"/>
        <w:r>
          <w:rPr>
            <w:rStyle w:val="Lienhypertexte"/>
            <w:rFonts w:cs="Arial"/>
            <w:szCs w:val="24"/>
            <w:lang w:val="fr-FR"/>
          </w:rPr>
          <w:t xml:space="preserve"> </w:t>
        </w:r>
        <w:proofErr w:type="spellStart"/>
        <w:r w:rsidRPr="00065A05">
          <w:rPr>
            <w:rStyle w:val="Lienhypertexte"/>
            <w:rFonts w:cs="Arial"/>
            <w:szCs w:val="24"/>
            <w:lang w:val="fr-FR"/>
          </w:rPr>
          <w:t>NatImmunol</w:t>
        </w:r>
        <w:proofErr w:type="spellEnd"/>
        <w:r>
          <w:rPr>
            <w:rStyle w:val="Lienhypertexte"/>
            <w:rFonts w:cs="Arial"/>
            <w:szCs w:val="24"/>
            <w:lang w:val="fr-FR"/>
          </w:rPr>
          <w:t xml:space="preserve"> </w:t>
        </w:r>
        <w:r w:rsidRPr="00065A05">
          <w:rPr>
            <w:rStyle w:val="Lienhypertexte"/>
            <w:rFonts w:cs="Arial"/>
            <w:szCs w:val="24"/>
            <w:lang w:val="fr-FR"/>
          </w:rPr>
          <w:t>2017</w:t>
        </w:r>
        <w:r w:rsidRPr="00065A05">
          <w:rPr>
            <w:rFonts w:cs="Arial"/>
            <w:szCs w:val="24"/>
          </w:rPr>
          <w:fldChar w:fldCharType="end"/>
        </w:r>
        <w:r w:rsidRPr="00065A05">
          <w:rPr>
            <w:rFonts w:cs="Arial"/>
            <w:szCs w:val="24"/>
            <w:lang w:val="fr-FR"/>
          </w:rPr>
          <w:t xml:space="preserve"> et CD49a </w:t>
        </w:r>
        <w:r w:rsidRPr="00065A05">
          <w:rPr>
            <w:rFonts w:cs="Arial"/>
            <w:szCs w:val="24"/>
          </w:rPr>
          <w:fldChar w:fldCharType="begin"/>
        </w:r>
      </w:ins>
      <w:ins w:id="1781" w:author="Christophe Borg" w:date="2026-08-26T12:10:00Z">
        <w:r w:rsidR="00383B27" w:rsidRPr="00F379D4">
          <w:rPr>
            <w:rFonts w:cs="Arial"/>
            <w:szCs w:val="24"/>
            <w:lang w:val="fr-FR"/>
            <w:rPrChange w:id="1782" w:author="Christophe Borg" w:date="2026-08-26T12:10:00Z">
              <w:rPr>
                <w:rFonts w:cs="Arial"/>
                <w:szCs w:val="24"/>
              </w:rPr>
            </w:rPrChange>
          </w:rPr>
          <w:instrText>HYPERLINK "C:\\Users\\xtoph\\Downloads\\Paolini_JImmunotherCancer_2024"</w:instrText>
        </w:r>
      </w:ins>
      <w:ins w:id="1783" w:author="LALOY Emilien" w:date="2026-08-20T16:38:00Z">
        <w:del w:id="1784" w:author="Christophe Borg" w:date="2026-08-26T12:10:00Z">
          <w:r w:rsidRPr="00065A05" w:rsidDel="00383B27">
            <w:rPr>
              <w:rFonts w:cs="Arial"/>
              <w:szCs w:val="24"/>
              <w:lang w:val="fr-FR"/>
            </w:rPr>
            <w:delInstrText xml:space="preserve"> HYPERLINK "Paolini_JImmunotherCancer_2024" </w:delInstrText>
          </w:r>
        </w:del>
        <w:r w:rsidRPr="00065A05">
          <w:rPr>
            <w:rFonts w:cs="Arial"/>
            <w:szCs w:val="24"/>
          </w:rPr>
          <w:fldChar w:fldCharType="separate"/>
        </w:r>
        <w:proofErr w:type="spellStart"/>
        <w:r w:rsidRPr="00065A05">
          <w:rPr>
            <w:rStyle w:val="Lienhypertexte"/>
            <w:rFonts w:cs="Arial"/>
            <w:szCs w:val="24"/>
            <w:lang w:val="fr-FR"/>
          </w:rPr>
          <w:t>Paolini</w:t>
        </w:r>
        <w:proofErr w:type="spellEnd"/>
        <w:r>
          <w:rPr>
            <w:rStyle w:val="Lienhypertexte"/>
            <w:rFonts w:cs="Arial"/>
            <w:szCs w:val="24"/>
            <w:lang w:val="fr-FR"/>
          </w:rPr>
          <w:t xml:space="preserve"> </w:t>
        </w:r>
        <w:proofErr w:type="spellStart"/>
        <w:r w:rsidRPr="00065A05">
          <w:rPr>
            <w:rStyle w:val="Lienhypertexte"/>
            <w:rFonts w:cs="Arial"/>
            <w:szCs w:val="24"/>
            <w:lang w:val="fr-FR"/>
          </w:rPr>
          <w:t>JImmunotherCancer</w:t>
        </w:r>
        <w:proofErr w:type="spellEnd"/>
        <w:r>
          <w:rPr>
            <w:rStyle w:val="Lienhypertexte"/>
            <w:rFonts w:cs="Arial"/>
            <w:szCs w:val="24"/>
            <w:lang w:val="fr-FR"/>
          </w:rPr>
          <w:t xml:space="preserve"> </w:t>
        </w:r>
        <w:r w:rsidRPr="00065A05">
          <w:rPr>
            <w:rStyle w:val="Lienhypertexte"/>
            <w:rFonts w:cs="Arial"/>
            <w:szCs w:val="24"/>
            <w:lang w:val="fr-FR"/>
          </w:rPr>
          <w:t>2024</w:t>
        </w:r>
        <w:r w:rsidRPr="00065A05">
          <w:rPr>
            <w:rFonts w:cs="Arial"/>
            <w:szCs w:val="24"/>
          </w:rPr>
          <w:fldChar w:fldCharType="end"/>
        </w:r>
      </w:ins>
    </w:p>
    <w:p w14:paraId="3FE999AC" w14:textId="55104BFE" w:rsidR="008257D4" w:rsidRPr="00065A05" w:rsidRDefault="008257D4" w:rsidP="008257D4">
      <w:pPr>
        <w:numPr>
          <w:ilvl w:val="0"/>
          <w:numId w:val="12"/>
        </w:numPr>
        <w:spacing w:before="100" w:beforeAutospacing="1" w:after="100" w:afterAutospacing="1"/>
        <w:jc w:val="both"/>
        <w:rPr>
          <w:ins w:id="1785" w:author="LALOY Emilien" w:date="2026-08-20T16:38:00Z"/>
          <w:rFonts w:cs="Arial"/>
          <w:szCs w:val="24"/>
          <w:lang w:val="fr-FR"/>
        </w:rPr>
      </w:pPr>
      <w:ins w:id="1786" w:author="LALOY Emilien" w:date="2026-08-20T16:38:00Z">
        <w:r w:rsidRPr="00065A05">
          <w:rPr>
            <w:rStyle w:val="lev"/>
            <w:rFonts w:cs="Arial"/>
            <w:szCs w:val="24"/>
            <w:lang w:val="fr-FR"/>
          </w:rPr>
          <w:t>Checkpoints immunitaires et molécules inhibitrices :</w:t>
        </w:r>
        <w:r w:rsidRPr="00065A05">
          <w:rPr>
            <w:rFonts w:cs="Arial"/>
            <w:szCs w:val="24"/>
            <w:lang w:val="fr-FR"/>
          </w:rPr>
          <w:t xml:space="preserve"> Les TRM dans le cancer sont souvent épuisés, et expriment PD1, CTLA4 (TRM CD4 uniquement), TIM3, LAG3 et CD39 </w:t>
        </w:r>
        <w:r w:rsidRPr="00065A05">
          <w:rPr>
            <w:rFonts w:cs="Arial"/>
            <w:szCs w:val="24"/>
          </w:rPr>
          <w:fldChar w:fldCharType="begin"/>
        </w:r>
      </w:ins>
      <w:ins w:id="1787" w:author="Christophe Borg" w:date="2026-08-26T12:10:00Z">
        <w:r w:rsidR="00383B27" w:rsidRPr="00F379D4">
          <w:rPr>
            <w:rFonts w:cs="Arial"/>
            <w:szCs w:val="24"/>
            <w:lang w:val="fr-FR"/>
            <w:rPrChange w:id="1788" w:author="Christophe Borg" w:date="2026-08-26T12:10:00Z">
              <w:rPr>
                <w:rFonts w:cs="Arial"/>
                <w:szCs w:val="24"/>
              </w:rPr>
            </w:rPrChange>
          </w:rPr>
          <w:instrText>HYPERLINK "C:\\Users\\xtoph\\Downloads\\Savas_NatMed_2018"</w:instrText>
        </w:r>
      </w:ins>
      <w:ins w:id="1789" w:author="LALOY Emilien" w:date="2026-08-20T16:38:00Z">
        <w:del w:id="1790" w:author="Christophe Borg" w:date="2026-08-26T12:10:00Z">
          <w:r w:rsidRPr="00065A05" w:rsidDel="00383B27">
            <w:rPr>
              <w:rFonts w:cs="Arial"/>
              <w:szCs w:val="24"/>
              <w:lang w:val="fr-FR"/>
            </w:rPr>
            <w:delInstrText xml:space="preserve"> HYPERLINK "Savas_NatMed_2018" </w:delInstrText>
          </w:r>
        </w:del>
        <w:r w:rsidRPr="00065A05">
          <w:rPr>
            <w:rFonts w:cs="Arial"/>
            <w:szCs w:val="24"/>
          </w:rPr>
          <w:fldChar w:fldCharType="separate"/>
        </w:r>
        <w:proofErr w:type="spellStart"/>
        <w:r w:rsidRPr="00065A05">
          <w:rPr>
            <w:rStyle w:val="Lienhypertexte"/>
            <w:rFonts w:cs="Arial"/>
            <w:szCs w:val="24"/>
            <w:lang w:val="fr-FR"/>
          </w:rPr>
          <w:t>Savas</w:t>
        </w:r>
        <w:proofErr w:type="spellEnd"/>
        <w:r>
          <w:rPr>
            <w:rStyle w:val="Lienhypertexte"/>
            <w:rFonts w:cs="Arial"/>
            <w:szCs w:val="24"/>
            <w:lang w:val="fr-FR"/>
          </w:rPr>
          <w:t xml:space="preserve"> </w:t>
        </w:r>
        <w:proofErr w:type="spellStart"/>
        <w:r w:rsidRPr="00065A05">
          <w:rPr>
            <w:rStyle w:val="Lienhypertexte"/>
            <w:rFonts w:cs="Arial"/>
            <w:szCs w:val="24"/>
            <w:lang w:val="fr-FR"/>
          </w:rPr>
          <w:t>NatMed</w:t>
        </w:r>
        <w:proofErr w:type="spellEnd"/>
        <w:r>
          <w:rPr>
            <w:rStyle w:val="Lienhypertexte"/>
            <w:rFonts w:cs="Arial"/>
            <w:szCs w:val="24"/>
            <w:lang w:val="fr-FR"/>
          </w:rPr>
          <w:t xml:space="preserve"> </w:t>
        </w:r>
        <w:r w:rsidRPr="00065A05">
          <w:rPr>
            <w:rStyle w:val="Lienhypertexte"/>
            <w:rFonts w:cs="Arial"/>
            <w:szCs w:val="24"/>
            <w:lang w:val="fr-FR"/>
          </w:rPr>
          <w:t>2018</w:t>
        </w:r>
        <w:r w:rsidRPr="00065A05">
          <w:rPr>
            <w:rFonts w:cs="Arial"/>
            <w:szCs w:val="24"/>
          </w:rPr>
          <w:fldChar w:fldCharType="end"/>
        </w:r>
        <w:r w:rsidRPr="00065A05">
          <w:rPr>
            <w:rFonts w:cs="Arial"/>
            <w:szCs w:val="24"/>
            <w:lang w:val="fr-FR"/>
          </w:rPr>
          <w:t xml:space="preserve"> </w:t>
        </w:r>
        <w:r w:rsidRPr="00065A05">
          <w:rPr>
            <w:rFonts w:cs="Arial"/>
            <w:szCs w:val="24"/>
          </w:rPr>
          <w:fldChar w:fldCharType="begin"/>
        </w:r>
      </w:ins>
      <w:ins w:id="1791" w:author="Christophe Borg" w:date="2026-08-26T12:10:00Z">
        <w:r w:rsidR="00383B27" w:rsidRPr="00F379D4">
          <w:rPr>
            <w:rFonts w:cs="Arial"/>
            <w:szCs w:val="24"/>
            <w:lang w:val="fr-FR"/>
            <w:rPrChange w:id="1792" w:author="Christophe Borg" w:date="2026-08-26T12:10:00Z">
              <w:rPr>
                <w:rFonts w:cs="Arial"/>
                <w:szCs w:val="24"/>
              </w:rPr>
            </w:rPrChange>
          </w:rPr>
          <w:instrText>HYPERLINK "C:\\Users\\xtoph\\Downloads\\Ganesan_NatImmunol_2017"</w:instrText>
        </w:r>
      </w:ins>
      <w:ins w:id="1793" w:author="LALOY Emilien" w:date="2026-08-20T16:38:00Z">
        <w:del w:id="1794" w:author="Christophe Borg" w:date="2026-08-26T12:10:00Z">
          <w:r w:rsidRPr="00065A05" w:rsidDel="00383B27">
            <w:rPr>
              <w:rFonts w:cs="Arial"/>
              <w:szCs w:val="24"/>
              <w:lang w:val="fr-FR"/>
            </w:rPr>
            <w:delInstrText xml:space="preserve"> HYPERLINK "Ganesan_NatImmunol_2017" </w:delInstrText>
          </w:r>
        </w:del>
        <w:r w:rsidRPr="00065A05">
          <w:rPr>
            <w:rFonts w:cs="Arial"/>
            <w:szCs w:val="24"/>
          </w:rPr>
          <w:fldChar w:fldCharType="separate"/>
        </w:r>
        <w:proofErr w:type="spellStart"/>
        <w:r w:rsidRPr="00065A05">
          <w:rPr>
            <w:rStyle w:val="Lienhypertexte"/>
            <w:rFonts w:cs="Arial"/>
            <w:szCs w:val="24"/>
            <w:lang w:val="fr-FR"/>
          </w:rPr>
          <w:t>Ganesan</w:t>
        </w:r>
        <w:proofErr w:type="spellEnd"/>
        <w:r>
          <w:rPr>
            <w:rStyle w:val="Lienhypertexte"/>
            <w:rFonts w:cs="Arial"/>
            <w:szCs w:val="24"/>
            <w:lang w:val="fr-FR"/>
          </w:rPr>
          <w:t xml:space="preserve"> </w:t>
        </w:r>
        <w:proofErr w:type="spellStart"/>
        <w:r w:rsidRPr="00065A05">
          <w:rPr>
            <w:rStyle w:val="Lienhypertexte"/>
            <w:rFonts w:cs="Arial"/>
            <w:szCs w:val="24"/>
            <w:lang w:val="fr-FR"/>
          </w:rPr>
          <w:t>NatImmunol</w:t>
        </w:r>
        <w:proofErr w:type="spellEnd"/>
        <w:r>
          <w:rPr>
            <w:rStyle w:val="Lienhypertexte"/>
            <w:rFonts w:cs="Arial"/>
            <w:szCs w:val="24"/>
            <w:lang w:val="fr-FR"/>
          </w:rPr>
          <w:t xml:space="preserve"> </w:t>
        </w:r>
        <w:r w:rsidRPr="00065A05">
          <w:rPr>
            <w:rStyle w:val="Lienhypertexte"/>
            <w:rFonts w:cs="Arial"/>
            <w:szCs w:val="24"/>
            <w:lang w:val="fr-FR"/>
          </w:rPr>
          <w:t>2017</w:t>
        </w:r>
        <w:r w:rsidRPr="00065A05">
          <w:rPr>
            <w:rFonts w:cs="Arial"/>
            <w:szCs w:val="24"/>
          </w:rPr>
          <w:fldChar w:fldCharType="end"/>
        </w:r>
      </w:ins>
    </w:p>
    <w:p w14:paraId="7FB93EC3" w14:textId="50CFE23A" w:rsidR="008257D4" w:rsidRPr="00065A05" w:rsidRDefault="008257D4" w:rsidP="008257D4">
      <w:pPr>
        <w:numPr>
          <w:ilvl w:val="0"/>
          <w:numId w:val="12"/>
        </w:numPr>
        <w:spacing w:before="100" w:beforeAutospacing="1" w:after="100" w:afterAutospacing="1"/>
        <w:jc w:val="both"/>
        <w:rPr>
          <w:ins w:id="1795" w:author="LALOY Emilien" w:date="2026-08-20T16:38:00Z"/>
          <w:rFonts w:cs="Arial"/>
          <w:szCs w:val="24"/>
          <w:lang w:val="fr-FR"/>
        </w:rPr>
      </w:pPr>
      <w:ins w:id="1796" w:author="LALOY Emilien" w:date="2026-08-20T16:38:00Z">
        <w:r w:rsidRPr="00065A05">
          <w:rPr>
            <w:rStyle w:val="lev"/>
            <w:rFonts w:cs="Arial"/>
            <w:szCs w:val="24"/>
            <w:lang w:val="fr-FR"/>
          </w:rPr>
          <w:t>Facteurs de transcription :</w:t>
        </w:r>
        <w:r w:rsidRPr="00065A05">
          <w:rPr>
            <w:rFonts w:cs="Arial"/>
            <w:szCs w:val="24"/>
            <w:lang w:val="fr-FR"/>
          </w:rPr>
          <w:t xml:space="preserve"> Certaines études montrent l'expression de facteurs de transcription dont RUNX3, HOBIT </w:t>
        </w:r>
        <w:r w:rsidRPr="00065A05">
          <w:rPr>
            <w:rFonts w:cs="Arial"/>
            <w:szCs w:val="24"/>
          </w:rPr>
          <w:fldChar w:fldCharType="begin"/>
        </w:r>
      </w:ins>
      <w:ins w:id="1797" w:author="Christophe Borg" w:date="2026-08-26T12:10:00Z">
        <w:r w:rsidR="00383B27" w:rsidRPr="00F379D4">
          <w:rPr>
            <w:rFonts w:cs="Arial"/>
            <w:szCs w:val="24"/>
            <w:lang w:val="fr-FR"/>
            <w:rPrChange w:id="1798" w:author="Christophe Borg" w:date="2026-08-26T12:10:00Z">
              <w:rPr>
                <w:rFonts w:cs="Arial"/>
                <w:szCs w:val="24"/>
              </w:rPr>
            </w:rPrChange>
          </w:rPr>
          <w:instrText>HYPERLINK "C:\\Users\\xtoph\\Downloads\\DeLeon-Rodriguez_JImmunotherCancer_2024"</w:instrText>
        </w:r>
      </w:ins>
      <w:ins w:id="1799" w:author="LALOY Emilien" w:date="2026-08-20T16:38:00Z">
        <w:del w:id="1800" w:author="Christophe Borg" w:date="2026-08-26T12:10:00Z">
          <w:r w:rsidRPr="00065A05" w:rsidDel="00383B27">
            <w:rPr>
              <w:rFonts w:cs="Arial"/>
              <w:szCs w:val="24"/>
              <w:lang w:val="fr-FR"/>
            </w:rPr>
            <w:delInstrText xml:space="preserve"> HYPERLINK "DeLeon-Rodriguez_JImmunotherCancer_2024" </w:delInstrText>
          </w:r>
        </w:del>
        <w:r w:rsidRPr="00065A05">
          <w:rPr>
            <w:rFonts w:cs="Arial"/>
            <w:szCs w:val="24"/>
          </w:rPr>
          <w:fldChar w:fldCharType="separate"/>
        </w:r>
        <w:proofErr w:type="spellStart"/>
        <w:r w:rsidRPr="00065A05">
          <w:rPr>
            <w:rStyle w:val="Lienhypertexte"/>
            <w:rFonts w:cs="Arial"/>
            <w:szCs w:val="24"/>
            <w:lang w:val="fr-FR"/>
          </w:rPr>
          <w:t>DeLeon</w:t>
        </w:r>
        <w:proofErr w:type="spellEnd"/>
        <w:r w:rsidRPr="00065A05">
          <w:rPr>
            <w:rStyle w:val="Lienhypertexte"/>
            <w:rFonts w:cs="Arial"/>
            <w:szCs w:val="24"/>
            <w:lang w:val="fr-FR"/>
          </w:rPr>
          <w:t>-Rodriguez</w:t>
        </w:r>
        <w:r>
          <w:rPr>
            <w:rStyle w:val="Lienhypertexte"/>
            <w:rFonts w:cs="Arial"/>
            <w:szCs w:val="24"/>
            <w:lang w:val="fr-FR"/>
          </w:rPr>
          <w:t xml:space="preserve"> </w:t>
        </w:r>
        <w:proofErr w:type="spellStart"/>
        <w:r w:rsidRPr="00065A05">
          <w:rPr>
            <w:rStyle w:val="Lienhypertexte"/>
            <w:rFonts w:cs="Arial"/>
            <w:szCs w:val="24"/>
            <w:lang w:val="fr-FR"/>
          </w:rPr>
          <w:t>JImmunotherCancer</w:t>
        </w:r>
        <w:proofErr w:type="spellEnd"/>
        <w:r>
          <w:rPr>
            <w:rStyle w:val="Lienhypertexte"/>
            <w:rFonts w:cs="Arial"/>
            <w:szCs w:val="24"/>
            <w:lang w:val="fr-FR"/>
          </w:rPr>
          <w:t xml:space="preserve"> </w:t>
        </w:r>
        <w:r w:rsidRPr="00065A05">
          <w:rPr>
            <w:rStyle w:val="Lienhypertexte"/>
            <w:rFonts w:cs="Arial"/>
            <w:szCs w:val="24"/>
            <w:lang w:val="fr-FR"/>
          </w:rPr>
          <w:t>2024</w:t>
        </w:r>
        <w:r w:rsidRPr="00065A05">
          <w:rPr>
            <w:rFonts w:cs="Arial"/>
            <w:szCs w:val="24"/>
          </w:rPr>
          <w:fldChar w:fldCharType="end"/>
        </w:r>
      </w:ins>
    </w:p>
    <w:p w14:paraId="00A9B289" w14:textId="49E54ED1" w:rsidR="008257D4" w:rsidRPr="00065A05" w:rsidRDefault="008257D4" w:rsidP="008257D4">
      <w:pPr>
        <w:numPr>
          <w:ilvl w:val="0"/>
          <w:numId w:val="12"/>
        </w:numPr>
        <w:spacing w:before="100" w:beforeAutospacing="1" w:after="100" w:afterAutospacing="1"/>
        <w:jc w:val="both"/>
        <w:rPr>
          <w:ins w:id="1801" w:author="LALOY Emilien" w:date="2026-08-20T16:38:00Z"/>
          <w:rFonts w:cs="Arial"/>
          <w:szCs w:val="24"/>
          <w:lang w:val="fr-FR"/>
        </w:rPr>
      </w:pPr>
      <w:ins w:id="1802" w:author="LALOY Emilien" w:date="2026-08-20T16:38:00Z">
        <w:r w:rsidRPr="00065A05">
          <w:rPr>
            <w:rStyle w:val="lev"/>
            <w:rFonts w:cs="Arial"/>
            <w:szCs w:val="24"/>
            <w:lang w:val="fr-FR"/>
          </w:rPr>
          <w:t>Cytokines :</w:t>
        </w:r>
        <w:r w:rsidRPr="00065A05">
          <w:rPr>
            <w:rFonts w:cs="Arial"/>
            <w:szCs w:val="24"/>
            <w:lang w:val="fr-FR"/>
          </w:rPr>
          <w:t xml:space="preserve"> Les TRM dans les cancers sont activés et sécrètent des molécules : Granzyme B, </w:t>
        </w:r>
        <w:proofErr w:type="spellStart"/>
        <w:r w:rsidRPr="00065A05">
          <w:rPr>
            <w:rFonts w:cs="Arial"/>
            <w:szCs w:val="24"/>
            <w:lang w:val="fr-FR"/>
          </w:rPr>
          <w:t>IFNg</w:t>
        </w:r>
        <w:proofErr w:type="spellEnd"/>
        <w:r w:rsidRPr="00065A05">
          <w:rPr>
            <w:rFonts w:cs="Arial"/>
            <w:szCs w:val="24"/>
            <w:lang w:val="fr-FR"/>
          </w:rPr>
          <w:t xml:space="preserve">, CCL5, perforine, CXCL13 (stade tardif d'épuisement) </w:t>
        </w:r>
        <w:r w:rsidRPr="00065A05">
          <w:rPr>
            <w:rFonts w:cs="Arial"/>
            <w:szCs w:val="24"/>
          </w:rPr>
          <w:fldChar w:fldCharType="begin"/>
        </w:r>
      </w:ins>
      <w:ins w:id="1803" w:author="Christophe Borg" w:date="2026-08-26T12:10:00Z">
        <w:r w:rsidR="00383B27" w:rsidRPr="00F379D4">
          <w:rPr>
            <w:rFonts w:cs="Arial"/>
            <w:szCs w:val="24"/>
            <w:lang w:val="fr-FR"/>
            <w:rPrChange w:id="1804" w:author="Christophe Borg" w:date="2026-08-26T12:10:00Z">
              <w:rPr>
                <w:rFonts w:cs="Arial"/>
                <w:szCs w:val="24"/>
              </w:rPr>
            </w:rPrChange>
          </w:rPr>
          <w:instrText>HYPERLINK "C:\\Users\\xtoph\\Downloads\\Savas_NatMed_2018"</w:instrText>
        </w:r>
      </w:ins>
      <w:ins w:id="1805" w:author="LALOY Emilien" w:date="2026-08-20T16:38:00Z">
        <w:del w:id="1806" w:author="Christophe Borg" w:date="2026-08-26T12:10:00Z">
          <w:r w:rsidRPr="00065A05" w:rsidDel="00383B27">
            <w:rPr>
              <w:rFonts w:cs="Arial"/>
              <w:szCs w:val="24"/>
              <w:lang w:val="fr-FR"/>
            </w:rPr>
            <w:delInstrText xml:space="preserve"> HYPERLINK "Savas_NatMed_2018" </w:delInstrText>
          </w:r>
        </w:del>
        <w:r w:rsidRPr="00065A05">
          <w:rPr>
            <w:rFonts w:cs="Arial"/>
            <w:szCs w:val="24"/>
          </w:rPr>
          <w:fldChar w:fldCharType="separate"/>
        </w:r>
        <w:proofErr w:type="spellStart"/>
        <w:r w:rsidRPr="00065A05">
          <w:rPr>
            <w:rStyle w:val="Lienhypertexte"/>
            <w:rFonts w:cs="Arial"/>
            <w:szCs w:val="24"/>
            <w:lang w:val="fr-FR"/>
          </w:rPr>
          <w:t>Savas</w:t>
        </w:r>
        <w:proofErr w:type="spellEnd"/>
        <w:r>
          <w:rPr>
            <w:rStyle w:val="Lienhypertexte"/>
            <w:rFonts w:cs="Arial"/>
            <w:szCs w:val="24"/>
            <w:lang w:val="fr-FR"/>
          </w:rPr>
          <w:t xml:space="preserve"> </w:t>
        </w:r>
        <w:proofErr w:type="spellStart"/>
        <w:r w:rsidRPr="00065A05">
          <w:rPr>
            <w:rStyle w:val="Lienhypertexte"/>
            <w:rFonts w:cs="Arial"/>
            <w:szCs w:val="24"/>
            <w:lang w:val="fr-FR"/>
          </w:rPr>
          <w:t>NatMed</w:t>
        </w:r>
        <w:proofErr w:type="spellEnd"/>
        <w:r>
          <w:rPr>
            <w:rStyle w:val="Lienhypertexte"/>
            <w:rFonts w:cs="Arial"/>
            <w:szCs w:val="24"/>
            <w:lang w:val="fr-FR"/>
          </w:rPr>
          <w:t xml:space="preserve"> </w:t>
        </w:r>
        <w:r w:rsidRPr="00065A05">
          <w:rPr>
            <w:rStyle w:val="Lienhypertexte"/>
            <w:rFonts w:cs="Arial"/>
            <w:szCs w:val="24"/>
            <w:lang w:val="fr-FR"/>
          </w:rPr>
          <w:t>2018</w:t>
        </w:r>
        <w:r w:rsidRPr="00065A05">
          <w:rPr>
            <w:rFonts w:cs="Arial"/>
            <w:szCs w:val="24"/>
          </w:rPr>
          <w:fldChar w:fldCharType="end"/>
        </w:r>
        <w:r w:rsidRPr="00065A05">
          <w:rPr>
            <w:rFonts w:cs="Arial"/>
            <w:szCs w:val="24"/>
            <w:lang w:val="fr-FR"/>
          </w:rPr>
          <w:t xml:space="preserve"> </w:t>
        </w:r>
        <w:r w:rsidRPr="00065A05">
          <w:rPr>
            <w:rFonts w:cs="Arial"/>
            <w:szCs w:val="24"/>
          </w:rPr>
          <w:fldChar w:fldCharType="begin"/>
        </w:r>
      </w:ins>
      <w:ins w:id="1807" w:author="Christophe Borg" w:date="2026-08-26T12:10:00Z">
        <w:r w:rsidR="00383B27" w:rsidRPr="00F379D4">
          <w:rPr>
            <w:rFonts w:cs="Arial"/>
            <w:szCs w:val="24"/>
            <w:lang w:val="fr-FR"/>
            <w:rPrChange w:id="1808" w:author="Christophe Borg" w:date="2026-08-26T12:10:00Z">
              <w:rPr>
                <w:rFonts w:cs="Arial"/>
                <w:szCs w:val="24"/>
              </w:rPr>
            </w:rPrChange>
          </w:rPr>
          <w:instrText>HYPERLINK "C:\\Users\\xtoph\\Downloads\\Ganesan_NatImmunol_2017"</w:instrText>
        </w:r>
      </w:ins>
      <w:ins w:id="1809" w:author="LALOY Emilien" w:date="2026-08-20T16:38:00Z">
        <w:del w:id="1810" w:author="Christophe Borg" w:date="2026-08-26T12:10:00Z">
          <w:r w:rsidRPr="00065A05" w:rsidDel="00383B27">
            <w:rPr>
              <w:rFonts w:cs="Arial"/>
              <w:szCs w:val="24"/>
              <w:lang w:val="fr-FR"/>
            </w:rPr>
            <w:delInstrText xml:space="preserve"> HYPERLINK "Ganesan_NatImmunol_2017" </w:delInstrText>
          </w:r>
        </w:del>
        <w:r w:rsidRPr="00065A05">
          <w:rPr>
            <w:rFonts w:cs="Arial"/>
            <w:szCs w:val="24"/>
          </w:rPr>
          <w:fldChar w:fldCharType="separate"/>
        </w:r>
        <w:proofErr w:type="spellStart"/>
        <w:r w:rsidRPr="00065A05">
          <w:rPr>
            <w:rStyle w:val="Lienhypertexte"/>
            <w:rFonts w:cs="Arial"/>
            <w:szCs w:val="24"/>
            <w:lang w:val="fr-FR"/>
          </w:rPr>
          <w:t>Ganesan</w:t>
        </w:r>
        <w:proofErr w:type="spellEnd"/>
        <w:r>
          <w:rPr>
            <w:rStyle w:val="Lienhypertexte"/>
            <w:rFonts w:cs="Arial"/>
            <w:szCs w:val="24"/>
            <w:lang w:val="fr-FR"/>
          </w:rPr>
          <w:t xml:space="preserve"> </w:t>
        </w:r>
        <w:proofErr w:type="spellStart"/>
        <w:r w:rsidRPr="00065A05">
          <w:rPr>
            <w:rStyle w:val="Lienhypertexte"/>
            <w:rFonts w:cs="Arial"/>
            <w:szCs w:val="24"/>
            <w:lang w:val="fr-FR"/>
          </w:rPr>
          <w:t>NatImmunol</w:t>
        </w:r>
        <w:proofErr w:type="spellEnd"/>
        <w:r>
          <w:rPr>
            <w:rStyle w:val="Lienhypertexte"/>
            <w:rFonts w:cs="Arial"/>
            <w:szCs w:val="24"/>
            <w:lang w:val="fr-FR"/>
          </w:rPr>
          <w:t xml:space="preserve"> </w:t>
        </w:r>
        <w:r w:rsidRPr="00065A05">
          <w:rPr>
            <w:rStyle w:val="Lienhypertexte"/>
            <w:rFonts w:cs="Arial"/>
            <w:szCs w:val="24"/>
            <w:lang w:val="fr-FR"/>
          </w:rPr>
          <w:t>2017</w:t>
        </w:r>
        <w:r w:rsidRPr="00065A05">
          <w:rPr>
            <w:rFonts w:cs="Arial"/>
            <w:szCs w:val="24"/>
          </w:rPr>
          <w:fldChar w:fldCharType="end"/>
        </w:r>
      </w:ins>
    </w:p>
    <w:p w14:paraId="0932D045" w14:textId="365543B9" w:rsidR="008257D4" w:rsidRPr="00065A05" w:rsidRDefault="008257D4" w:rsidP="008257D4">
      <w:pPr>
        <w:numPr>
          <w:ilvl w:val="0"/>
          <w:numId w:val="12"/>
        </w:numPr>
        <w:spacing w:before="100" w:beforeAutospacing="1" w:after="100" w:afterAutospacing="1"/>
        <w:jc w:val="both"/>
        <w:rPr>
          <w:ins w:id="1811" w:author="LALOY Emilien" w:date="2026-08-20T16:38:00Z"/>
          <w:rFonts w:cs="Arial"/>
          <w:szCs w:val="24"/>
          <w:lang w:val="fr-FR"/>
        </w:rPr>
      </w:pPr>
      <w:ins w:id="1812" w:author="LALOY Emilien" w:date="2026-08-20T16:38:00Z">
        <w:r w:rsidRPr="00065A05">
          <w:rPr>
            <w:rStyle w:val="lev"/>
            <w:rFonts w:cs="Arial"/>
            <w:szCs w:val="24"/>
            <w:lang w:val="fr-FR"/>
          </w:rPr>
          <w:t xml:space="preserve">Récepteurs de </w:t>
        </w:r>
        <w:proofErr w:type="spellStart"/>
        <w:r w:rsidRPr="00065A05">
          <w:rPr>
            <w:rStyle w:val="lev"/>
            <w:rFonts w:cs="Arial"/>
            <w:szCs w:val="24"/>
            <w:lang w:val="fr-FR"/>
          </w:rPr>
          <w:t>co-stimulation</w:t>
        </w:r>
        <w:proofErr w:type="spellEnd"/>
        <w:r w:rsidRPr="00065A05">
          <w:rPr>
            <w:rStyle w:val="lev"/>
            <w:rFonts w:cs="Arial"/>
            <w:szCs w:val="24"/>
            <w:lang w:val="fr-FR"/>
          </w:rPr>
          <w:t xml:space="preserve"> :</w:t>
        </w:r>
        <w:r w:rsidRPr="00065A05">
          <w:rPr>
            <w:rFonts w:cs="Arial"/>
            <w:szCs w:val="24"/>
            <w:lang w:val="fr-FR"/>
          </w:rPr>
          <w:t xml:space="preserve"> Certains TRM expriment des récepteurs de </w:t>
        </w:r>
        <w:proofErr w:type="spellStart"/>
        <w:r w:rsidRPr="00065A05">
          <w:rPr>
            <w:rFonts w:cs="Arial"/>
            <w:szCs w:val="24"/>
            <w:lang w:val="fr-FR"/>
          </w:rPr>
          <w:t>co-stimulation</w:t>
        </w:r>
        <w:proofErr w:type="spellEnd"/>
        <w:r w:rsidRPr="00065A05">
          <w:rPr>
            <w:rFonts w:cs="Arial"/>
            <w:szCs w:val="24"/>
            <w:lang w:val="fr-FR"/>
          </w:rPr>
          <w:t xml:space="preserve"> : 4-1BB, CD27 </w:t>
        </w:r>
        <w:r w:rsidRPr="00065A05">
          <w:rPr>
            <w:rFonts w:cs="Arial"/>
            <w:szCs w:val="24"/>
          </w:rPr>
          <w:fldChar w:fldCharType="begin"/>
        </w:r>
      </w:ins>
      <w:ins w:id="1813" w:author="Christophe Borg" w:date="2026-08-26T12:10:00Z">
        <w:r w:rsidR="00383B27" w:rsidRPr="00F379D4">
          <w:rPr>
            <w:rFonts w:cs="Arial"/>
            <w:szCs w:val="24"/>
            <w:lang w:val="fr-FR"/>
            <w:rPrChange w:id="1814" w:author="Christophe Borg" w:date="2026-08-26T12:10:00Z">
              <w:rPr>
                <w:rFonts w:cs="Arial"/>
                <w:szCs w:val="24"/>
              </w:rPr>
            </w:rPrChange>
          </w:rPr>
          <w:instrText>HYPERLINK "C:\\Users\\xtoph\\Downloads\\Ganesan_NatImmunol_2017"</w:instrText>
        </w:r>
      </w:ins>
      <w:ins w:id="1815" w:author="LALOY Emilien" w:date="2026-08-20T16:38:00Z">
        <w:del w:id="1816" w:author="Christophe Borg" w:date="2026-08-26T12:10:00Z">
          <w:r w:rsidRPr="00065A05" w:rsidDel="00383B27">
            <w:rPr>
              <w:rFonts w:cs="Arial"/>
              <w:szCs w:val="24"/>
              <w:lang w:val="fr-FR"/>
            </w:rPr>
            <w:delInstrText xml:space="preserve"> HYPERLINK "Ganesan_NatImmunol_2017" </w:delInstrText>
          </w:r>
        </w:del>
        <w:r w:rsidRPr="00065A05">
          <w:rPr>
            <w:rFonts w:cs="Arial"/>
            <w:szCs w:val="24"/>
          </w:rPr>
          <w:fldChar w:fldCharType="separate"/>
        </w:r>
        <w:proofErr w:type="spellStart"/>
        <w:r w:rsidRPr="00065A05">
          <w:rPr>
            <w:rStyle w:val="Lienhypertexte"/>
            <w:rFonts w:cs="Arial"/>
            <w:szCs w:val="24"/>
            <w:lang w:val="fr-FR"/>
          </w:rPr>
          <w:t>Ganesan</w:t>
        </w:r>
        <w:proofErr w:type="spellEnd"/>
        <w:r>
          <w:rPr>
            <w:rStyle w:val="Lienhypertexte"/>
            <w:rFonts w:cs="Arial"/>
            <w:szCs w:val="24"/>
            <w:lang w:val="fr-FR"/>
          </w:rPr>
          <w:t xml:space="preserve"> </w:t>
        </w:r>
        <w:proofErr w:type="spellStart"/>
        <w:r w:rsidRPr="00065A05">
          <w:rPr>
            <w:rStyle w:val="Lienhypertexte"/>
            <w:rFonts w:cs="Arial"/>
            <w:szCs w:val="24"/>
            <w:lang w:val="fr-FR"/>
          </w:rPr>
          <w:t>NatImmunol</w:t>
        </w:r>
        <w:proofErr w:type="spellEnd"/>
        <w:r>
          <w:rPr>
            <w:rStyle w:val="Lienhypertexte"/>
            <w:rFonts w:cs="Arial"/>
            <w:szCs w:val="24"/>
            <w:lang w:val="fr-FR"/>
          </w:rPr>
          <w:t xml:space="preserve"> </w:t>
        </w:r>
        <w:r w:rsidRPr="00065A05">
          <w:rPr>
            <w:rStyle w:val="Lienhypertexte"/>
            <w:rFonts w:cs="Arial"/>
            <w:szCs w:val="24"/>
            <w:lang w:val="fr-FR"/>
          </w:rPr>
          <w:t>2017</w:t>
        </w:r>
        <w:r w:rsidRPr="00065A05">
          <w:rPr>
            <w:rFonts w:cs="Arial"/>
            <w:szCs w:val="24"/>
          </w:rPr>
          <w:fldChar w:fldCharType="end"/>
        </w:r>
        <w:r w:rsidRPr="00065A05">
          <w:rPr>
            <w:rFonts w:cs="Arial"/>
            <w:szCs w:val="24"/>
            <w:lang w:val="fr-FR"/>
          </w:rPr>
          <w:t>.</w:t>
        </w:r>
      </w:ins>
    </w:p>
    <w:p w14:paraId="7D6C97C4" w14:textId="4BC21BEE" w:rsidR="008257D4" w:rsidRPr="00065A05" w:rsidRDefault="008257D4" w:rsidP="008257D4">
      <w:pPr>
        <w:numPr>
          <w:ilvl w:val="0"/>
          <w:numId w:val="12"/>
        </w:numPr>
        <w:spacing w:before="100" w:beforeAutospacing="1" w:after="100" w:afterAutospacing="1"/>
        <w:jc w:val="both"/>
        <w:rPr>
          <w:ins w:id="1817" w:author="LALOY Emilien" w:date="2026-08-20T16:38:00Z"/>
          <w:rFonts w:cs="Arial"/>
          <w:szCs w:val="24"/>
          <w:lang w:val="fr-FR"/>
        </w:rPr>
      </w:pPr>
      <w:ins w:id="1818" w:author="LALOY Emilien" w:date="2026-08-20T16:38:00Z">
        <w:r w:rsidRPr="00065A05">
          <w:rPr>
            <w:rStyle w:val="lev"/>
            <w:rFonts w:cs="Arial"/>
            <w:szCs w:val="24"/>
            <w:lang w:val="fr-FR"/>
          </w:rPr>
          <w:t>Répression des gènes de sortie des tissus :</w:t>
        </w:r>
        <w:r w:rsidRPr="00065A05">
          <w:rPr>
            <w:rFonts w:cs="Arial"/>
            <w:szCs w:val="24"/>
            <w:lang w:val="fr-FR"/>
          </w:rPr>
          <w:t xml:space="preserve"> En cohérence avec leur capacité de résidence, l'expression des gènes entrainant la sortie des tissue est bloquée : CD62L, KLF2, S1PR1, S1PR5, CCR7 </w:t>
        </w:r>
        <w:r w:rsidRPr="00065A05">
          <w:rPr>
            <w:rFonts w:cs="Arial"/>
            <w:szCs w:val="24"/>
          </w:rPr>
          <w:fldChar w:fldCharType="begin"/>
        </w:r>
      </w:ins>
      <w:ins w:id="1819" w:author="Christophe Borg" w:date="2026-08-26T12:10:00Z">
        <w:r w:rsidR="00383B27" w:rsidRPr="00F379D4">
          <w:rPr>
            <w:rFonts w:cs="Arial"/>
            <w:szCs w:val="24"/>
            <w:lang w:val="fr-FR"/>
            <w:rPrChange w:id="1820" w:author="Christophe Borg" w:date="2026-08-26T12:10:00Z">
              <w:rPr>
                <w:rFonts w:cs="Arial"/>
                <w:szCs w:val="24"/>
              </w:rPr>
            </w:rPrChange>
          </w:rPr>
          <w:instrText>HYPERLINK "C:\\Users\\xtoph\\Downloads\\Savas_NatMed_2018"</w:instrText>
        </w:r>
      </w:ins>
      <w:ins w:id="1821" w:author="LALOY Emilien" w:date="2026-08-20T16:38:00Z">
        <w:del w:id="1822" w:author="Christophe Borg" w:date="2026-08-26T12:10:00Z">
          <w:r w:rsidRPr="00065A05" w:rsidDel="00383B27">
            <w:rPr>
              <w:rFonts w:cs="Arial"/>
              <w:szCs w:val="24"/>
              <w:lang w:val="fr-FR"/>
            </w:rPr>
            <w:delInstrText xml:space="preserve"> HYPERLINK "Savas_NatMed_2018" </w:delInstrText>
          </w:r>
        </w:del>
        <w:r w:rsidRPr="00065A05">
          <w:rPr>
            <w:rFonts w:cs="Arial"/>
            <w:szCs w:val="24"/>
          </w:rPr>
          <w:fldChar w:fldCharType="separate"/>
        </w:r>
        <w:proofErr w:type="spellStart"/>
        <w:r w:rsidRPr="00065A05">
          <w:rPr>
            <w:rStyle w:val="Lienhypertexte"/>
            <w:rFonts w:cs="Arial"/>
            <w:szCs w:val="24"/>
            <w:lang w:val="fr-FR"/>
          </w:rPr>
          <w:t>Savas</w:t>
        </w:r>
        <w:proofErr w:type="spellEnd"/>
        <w:r>
          <w:rPr>
            <w:rStyle w:val="Lienhypertexte"/>
            <w:rFonts w:cs="Arial"/>
            <w:szCs w:val="24"/>
            <w:lang w:val="fr-FR"/>
          </w:rPr>
          <w:t xml:space="preserve"> </w:t>
        </w:r>
        <w:proofErr w:type="spellStart"/>
        <w:r w:rsidRPr="00065A05">
          <w:rPr>
            <w:rStyle w:val="Lienhypertexte"/>
            <w:rFonts w:cs="Arial"/>
            <w:szCs w:val="24"/>
            <w:lang w:val="fr-FR"/>
          </w:rPr>
          <w:t>NatMed</w:t>
        </w:r>
        <w:proofErr w:type="spellEnd"/>
        <w:r>
          <w:rPr>
            <w:rStyle w:val="Lienhypertexte"/>
            <w:rFonts w:cs="Arial"/>
            <w:szCs w:val="24"/>
            <w:lang w:val="fr-FR"/>
          </w:rPr>
          <w:t xml:space="preserve"> </w:t>
        </w:r>
        <w:r w:rsidRPr="00065A05">
          <w:rPr>
            <w:rStyle w:val="Lienhypertexte"/>
            <w:rFonts w:cs="Arial"/>
            <w:szCs w:val="24"/>
            <w:lang w:val="fr-FR"/>
          </w:rPr>
          <w:t>2018</w:t>
        </w:r>
        <w:r w:rsidRPr="00065A05">
          <w:rPr>
            <w:rFonts w:cs="Arial"/>
            <w:szCs w:val="24"/>
          </w:rPr>
          <w:fldChar w:fldCharType="end"/>
        </w:r>
        <w:r w:rsidRPr="00065A05">
          <w:rPr>
            <w:rFonts w:cs="Arial"/>
            <w:szCs w:val="24"/>
            <w:lang w:val="fr-FR"/>
          </w:rPr>
          <w:t xml:space="preserve"> </w:t>
        </w:r>
        <w:r w:rsidRPr="00065A05">
          <w:rPr>
            <w:rFonts w:cs="Arial"/>
            <w:szCs w:val="24"/>
          </w:rPr>
          <w:fldChar w:fldCharType="begin"/>
        </w:r>
      </w:ins>
      <w:ins w:id="1823" w:author="Christophe Borg" w:date="2026-08-26T12:10:00Z">
        <w:r w:rsidR="00383B27" w:rsidRPr="00F379D4">
          <w:rPr>
            <w:rFonts w:cs="Arial"/>
            <w:szCs w:val="24"/>
            <w:lang w:val="fr-FR"/>
            <w:rPrChange w:id="1824" w:author="Christophe Borg" w:date="2026-08-26T12:10:00Z">
              <w:rPr>
                <w:rFonts w:cs="Arial"/>
                <w:szCs w:val="24"/>
              </w:rPr>
            </w:rPrChange>
          </w:rPr>
          <w:instrText>HYPERLINK "C:\\Users\\xtoph\\Downloads\\Ganesan_NatImmunol_2017"</w:instrText>
        </w:r>
      </w:ins>
      <w:ins w:id="1825" w:author="LALOY Emilien" w:date="2026-08-20T16:38:00Z">
        <w:del w:id="1826" w:author="Christophe Borg" w:date="2026-08-26T12:10:00Z">
          <w:r w:rsidRPr="00065A05" w:rsidDel="00383B27">
            <w:rPr>
              <w:rFonts w:cs="Arial"/>
              <w:szCs w:val="24"/>
              <w:lang w:val="fr-FR"/>
            </w:rPr>
            <w:delInstrText xml:space="preserve"> HYPERLINK "Ganesan_NatImmunol_2017" </w:delInstrText>
          </w:r>
        </w:del>
        <w:r w:rsidRPr="00065A05">
          <w:rPr>
            <w:rFonts w:cs="Arial"/>
            <w:szCs w:val="24"/>
          </w:rPr>
          <w:fldChar w:fldCharType="separate"/>
        </w:r>
        <w:proofErr w:type="spellStart"/>
        <w:r w:rsidRPr="00065A05">
          <w:rPr>
            <w:rStyle w:val="Lienhypertexte"/>
            <w:rFonts w:cs="Arial"/>
            <w:szCs w:val="24"/>
            <w:lang w:val="fr-FR"/>
          </w:rPr>
          <w:t>Ganesan</w:t>
        </w:r>
        <w:proofErr w:type="spellEnd"/>
        <w:r>
          <w:rPr>
            <w:rStyle w:val="Lienhypertexte"/>
            <w:rFonts w:cs="Arial"/>
            <w:szCs w:val="24"/>
            <w:lang w:val="fr-FR"/>
          </w:rPr>
          <w:t xml:space="preserve"> </w:t>
        </w:r>
        <w:proofErr w:type="spellStart"/>
        <w:r w:rsidRPr="00065A05">
          <w:rPr>
            <w:rStyle w:val="Lienhypertexte"/>
            <w:rFonts w:cs="Arial"/>
            <w:szCs w:val="24"/>
            <w:lang w:val="fr-FR"/>
          </w:rPr>
          <w:t>NatImmunol</w:t>
        </w:r>
        <w:proofErr w:type="spellEnd"/>
        <w:r>
          <w:rPr>
            <w:rStyle w:val="Lienhypertexte"/>
            <w:rFonts w:cs="Arial"/>
            <w:szCs w:val="24"/>
            <w:lang w:val="fr-FR"/>
          </w:rPr>
          <w:t xml:space="preserve"> </w:t>
        </w:r>
        <w:r w:rsidRPr="00065A05">
          <w:rPr>
            <w:rStyle w:val="Lienhypertexte"/>
            <w:rFonts w:cs="Arial"/>
            <w:szCs w:val="24"/>
            <w:lang w:val="fr-FR"/>
          </w:rPr>
          <w:t>2017</w:t>
        </w:r>
        <w:r w:rsidRPr="00065A05">
          <w:rPr>
            <w:rFonts w:cs="Arial"/>
            <w:szCs w:val="24"/>
          </w:rPr>
          <w:fldChar w:fldCharType="end"/>
        </w:r>
      </w:ins>
    </w:p>
    <w:p w14:paraId="4A074874" w14:textId="3BCFEE81" w:rsidR="008257D4" w:rsidRPr="00065A05" w:rsidRDefault="008257D4" w:rsidP="008257D4">
      <w:pPr>
        <w:numPr>
          <w:ilvl w:val="0"/>
          <w:numId w:val="12"/>
        </w:numPr>
        <w:spacing w:before="100" w:beforeAutospacing="1" w:after="100" w:afterAutospacing="1"/>
        <w:jc w:val="both"/>
        <w:rPr>
          <w:ins w:id="1827" w:author="LALOY Emilien" w:date="2026-08-20T16:38:00Z"/>
          <w:rFonts w:cs="Arial"/>
          <w:szCs w:val="24"/>
          <w:lang w:val="fr-FR"/>
        </w:rPr>
      </w:pPr>
      <w:ins w:id="1828" w:author="LALOY Emilien" w:date="2026-08-20T16:38:00Z">
        <w:r w:rsidRPr="00065A05">
          <w:rPr>
            <w:rStyle w:val="lev"/>
            <w:rFonts w:cs="Arial"/>
            <w:szCs w:val="24"/>
            <w:lang w:val="fr-FR"/>
          </w:rPr>
          <w:t>Répression des gènes de sénescence :</w:t>
        </w:r>
        <w:r w:rsidRPr="00065A05">
          <w:rPr>
            <w:rFonts w:cs="Arial"/>
            <w:szCs w:val="24"/>
            <w:lang w:val="fr-FR"/>
          </w:rPr>
          <w:t xml:space="preserve"> Finalement, les TRM dans les cancers ne montrent pas de signes de sénescences et répriment KLRG1 </w:t>
        </w:r>
        <w:r w:rsidRPr="00065A05">
          <w:rPr>
            <w:rFonts w:cs="Arial"/>
            <w:szCs w:val="24"/>
          </w:rPr>
          <w:fldChar w:fldCharType="begin"/>
        </w:r>
      </w:ins>
      <w:ins w:id="1829" w:author="Christophe Borg" w:date="2026-08-26T12:10:00Z">
        <w:r w:rsidR="00383B27" w:rsidRPr="00F379D4">
          <w:rPr>
            <w:rFonts w:cs="Arial"/>
            <w:szCs w:val="24"/>
            <w:lang w:val="fr-FR"/>
            <w:rPrChange w:id="1830" w:author="Christophe Borg" w:date="2026-08-26T12:10:00Z">
              <w:rPr>
                <w:rFonts w:cs="Arial"/>
                <w:szCs w:val="24"/>
              </w:rPr>
            </w:rPrChange>
          </w:rPr>
          <w:instrText>HYPERLINK "C:\\Users\\xtoph\\Downloads\\Savas_NatMed_2018"</w:instrText>
        </w:r>
      </w:ins>
      <w:ins w:id="1831" w:author="LALOY Emilien" w:date="2026-08-20T16:38:00Z">
        <w:del w:id="1832" w:author="Christophe Borg" w:date="2026-08-26T12:10:00Z">
          <w:r w:rsidRPr="00065A05" w:rsidDel="00383B27">
            <w:rPr>
              <w:rFonts w:cs="Arial"/>
              <w:szCs w:val="24"/>
              <w:lang w:val="fr-FR"/>
            </w:rPr>
            <w:delInstrText xml:space="preserve"> HYPERLINK "Savas_NatMed_2018" </w:delInstrText>
          </w:r>
        </w:del>
        <w:r w:rsidRPr="00065A05">
          <w:rPr>
            <w:rFonts w:cs="Arial"/>
            <w:szCs w:val="24"/>
          </w:rPr>
          <w:fldChar w:fldCharType="separate"/>
        </w:r>
        <w:proofErr w:type="spellStart"/>
        <w:r w:rsidRPr="00065A05">
          <w:rPr>
            <w:rStyle w:val="Lienhypertexte"/>
            <w:rFonts w:cs="Arial"/>
            <w:szCs w:val="24"/>
            <w:lang w:val="fr-FR"/>
          </w:rPr>
          <w:t>Savas</w:t>
        </w:r>
        <w:proofErr w:type="spellEnd"/>
        <w:r>
          <w:rPr>
            <w:rStyle w:val="Lienhypertexte"/>
            <w:rFonts w:cs="Arial"/>
            <w:szCs w:val="24"/>
            <w:lang w:val="fr-FR"/>
          </w:rPr>
          <w:t xml:space="preserve"> </w:t>
        </w:r>
        <w:proofErr w:type="spellStart"/>
        <w:r w:rsidRPr="00065A05">
          <w:rPr>
            <w:rStyle w:val="Lienhypertexte"/>
            <w:rFonts w:cs="Arial"/>
            <w:szCs w:val="24"/>
            <w:lang w:val="fr-FR"/>
          </w:rPr>
          <w:t>NatMed</w:t>
        </w:r>
        <w:proofErr w:type="spellEnd"/>
        <w:r>
          <w:rPr>
            <w:rStyle w:val="Lienhypertexte"/>
            <w:rFonts w:cs="Arial"/>
            <w:szCs w:val="24"/>
            <w:lang w:val="fr-FR"/>
          </w:rPr>
          <w:t xml:space="preserve"> </w:t>
        </w:r>
        <w:r w:rsidRPr="00065A05">
          <w:rPr>
            <w:rStyle w:val="Lienhypertexte"/>
            <w:rFonts w:cs="Arial"/>
            <w:szCs w:val="24"/>
            <w:lang w:val="fr-FR"/>
          </w:rPr>
          <w:t>2018</w:t>
        </w:r>
        <w:r w:rsidRPr="00065A05">
          <w:rPr>
            <w:rFonts w:cs="Arial"/>
            <w:szCs w:val="24"/>
          </w:rPr>
          <w:fldChar w:fldCharType="end"/>
        </w:r>
        <w:r w:rsidRPr="00065A05">
          <w:rPr>
            <w:rFonts w:cs="Arial"/>
            <w:szCs w:val="24"/>
            <w:lang w:val="fr-FR"/>
          </w:rPr>
          <w:t xml:space="preserve"> </w:t>
        </w:r>
        <w:r w:rsidRPr="00065A05">
          <w:rPr>
            <w:rFonts w:cs="Arial"/>
            <w:szCs w:val="24"/>
          </w:rPr>
          <w:fldChar w:fldCharType="begin"/>
        </w:r>
      </w:ins>
      <w:ins w:id="1833" w:author="Christophe Borg" w:date="2026-08-26T12:10:00Z">
        <w:r w:rsidR="00383B27" w:rsidRPr="00F379D4">
          <w:rPr>
            <w:rFonts w:cs="Arial"/>
            <w:szCs w:val="24"/>
            <w:lang w:val="fr-FR"/>
            <w:rPrChange w:id="1834" w:author="Christophe Borg" w:date="2026-08-26T12:10:00Z">
              <w:rPr>
                <w:rFonts w:cs="Arial"/>
                <w:szCs w:val="24"/>
              </w:rPr>
            </w:rPrChange>
          </w:rPr>
          <w:instrText>HYPERLINK "C:\\Users\\xtoph\\Downloads\\Ganesan_NatImmunol_2017"</w:instrText>
        </w:r>
      </w:ins>
      <w:ins w:id="1835" w:author="LALOY Emilien" w:date="2026-08-20T16:38:00Z">
        <w:del w:id="1836" w:author="Christophe Borg" w:date="2026-08-26T12:10:00Z">
          <w:r w:rsidRPr="00065A05" w:rsidDel="00383B27">
            <w:rPr>
              <w:rFonts w:cs="Arial"/>
              <w:szCs w:val="24"/>
              <w:lang w:val="fr-FR"/>
            </w:rPr>
            <w:delInstrText xml:space="preserve"> HYPERLINK "Ganesan_NatImmunol_2017" </w:delInstrText>
          </w:r>
        </w:del>
        <w:r w:rsidRPr="00065A05">
          <w:rPr>
            <w:rFonts w:cs="Arial"/>
            <w:szCs w:val="24"/>
          </w:rPr>
          <w:fldChar w:fldCharType="separate"/>
        </w:r>
        <w:proofErr w:type="spellStart"/>
        <w:r w:rsidRPr="00065A05">
          <w:rPr>
            <w:rStyle w:val="Lienhypertexte"/>
            <w:rFonts w:cs="Arial"/>
            <w:szCs w:val="24"/>
            <w:lang w:val="fr-FR"/>
          </w:rPr>
          <w:t>Ganesan</w:t>
        </w:r>
        <w:proofErr w:type="spellEnd"/>
        <w:r>
          <w:rPr>
            <w:rStyle w:val="Lienhypertexte"/>
            <w:rFonts w:cs="Arial"/>
            <w:szCs w:val="24"/>
            <w:lang w:val="fr-FR"/>
          </w:rPr>
          <w:t xml:space="preserve"> </w:t>
        </w:r>
        <w:proofErr w:type="spellStart"/>
        <w:r w:rsidRPr="00065A05">
          <w:rPr>
            <w:rStyle w:val="Lienhypertexte"/>
            <w:rFonts w:cs="Arial"/>
            <w:szCs w:val="24"/>
            <w:lang w:val="fr-FR"/>
          </w:rPr>
          <w:t>NatImmunol</w:t>
        </w:r>
        <w:proofErr w:type="spellEnd"/>
        <w:r>
          <w:rPr>
            <w:rStyle w:val="Lienhypertexte"/>
            <w:rFonts w:cs="Arial"/>
            <w:szCs w:val="24"/>
            <w:lang w:val="fr-FR"/>
          </w:rPr>
          <w:t xml:space="preserve"> </w:t>
        </w:r>
        <w:r w:rsidRPr="00065A05">
          <w:rPr>
            <w:rStyle w:val="Lienhypertexte"/>
            <w:rFonts w:cs="Arial"/>
            <w:szCs w:val="24"/>
            <w:lang w:val="fr-FR"/>
          </w:rPr>
          <w:t>2017</w:t>
        </w:r>
        <w:r w:rsidRPr="00065A05">
          <w:rPr>
            <w:rFonts w:cs="Arial"/>
            <w:szCs w:val="24"/>
          </w:rPr>
          <w:fldChar w:fldCharType="end"/>
        </w:r>
      </w:ins>
    </w:p>
    <w:p w14:paraId="14737152" w14:textId="297FFA3D" w:rsidR="008257D4" w:rsidRPr="00065A05" w:rsidRDefault="008257D4" w:rsidP="008257D4">
      <w:pPr>
        <w:numPr>
          <w:ilvl w:val="0"/>
          <w:numId w:val="12"/>
        </w:numPr>
        <w:spacing w:before="100" w:beforeAutospacing="1" w:after="100" w:afterAutospacing="1"/>
        <w:jc w:val="both"/>
        <w:rPr>
          <w:ins w:id="1837" w:author="LALOY Emilien" w:date="2026-08-20T16:38:00Z"/>
          <w:rFonts w:cs="Arial"/>
          <w:szCs w:val="24"/>
          <w:lang w:val="fr-FR"/>
        </w:rPr>
      </w:pPr>
      <w:ins w:id="1838" w:author="LALOY Emilien" w:date="2026-08-20T16:38:00Z">
        <w:r w:rsidRPr="00065A05">
          <w:rPr>
            <w:rFonts w:cs="Arial"/>
            <w:szCs w:val="24"/>
            <w:lang w:val="fr-FR"/>
          </w:rPr>
          <w:t xml:space="preserve">Certains clusters de TRM montrent de la prolifération </w:t>
        </w:r>
        <w:r w:rsidRPr="00065A05">
          <w:rPr>
            <w:rFonts w:cs="Arial"/>
            <w:szCs w:val="24"/>
          </w:rPr>
          <w:fldChar w:fldCharType="begin"/>
        </w:r>
      </w:ins>
      <w:ins w:id="1839" w:author="Christophe Borg" w:date="2026-08-26T12:10:00Z">
        <w:r w:rsidR="00383B27" w:rsidRPr="00F379D4">
          <w:rPr>
            <w:rFonts w:cs="Arial"/>
            <w:szCs w:val="24"/>
            <w:lang w:val="fr-FR"/>
            <w:rPrChange w:id="1840" w:author="Christophe Borg" w:date="2026-08-26T12:10:00Z">
              <w:rPr>
                <w:rFonts w:cs="Arial"/>
                <w:szCs w:val="24"/>
              </w:rPr>
            </w:rPrChange>
          </w:rPr>
          <w:instrText>HYPERLINK "C:\\Users\\xtoph\\Downloads\\Savas_NatMed_2018"</w:instrText>
        </w:r>
      </w:ins>
      <w:ins w:id="1841" w:author="LALOY Emilien" w:date="2026-08-20T16:38:00Z">
        <w:del w:id="1842" w:author="Christophe Borg" w:date="2026-08-26T12:10:00Z">
          <w:r w:rsidRPr="00065A05" w:rsidDel="00383B27">
            <w:rPr>
              <w:rFonts w:cs="Arial"/>
              <w:szCs w:val="24"/>
              <w:lang w:val="fr-FR"/>
            </w:rPr>
            <w:delInstrText xml:space="preserve"> HYPERLINK "Savas_NatMed_2018" </w:delInstrText>
          </w:r>
        </w:del>
        <w:r w:rsidRPr="00065A05">
          <w:rPr>
            <w:rFonts w:cs="Arial"/>
            <w:szCs w:val="24"/>
          </w:rPr>
          <w:fldChar w:fldCharType="separate"/>
        </w:r>
        <w:proofErr w:type="spellStart"/>
        <w:r w:rsidRPr="00065A05">
          <w:rPr>
            <w:rStyle w:val="Lienhypertexte"/>
            <w:rFonts w:cs="Arial"/>
            <w:szCs w:val="24"/>
            <w:lang w:val="fr-FR"/>
          </w:rPr>
          <w:t>Savas</w:t>
        </w:r>
        <w:proofErr w:type="spellEnd"/>
        <w:r>
          <w:rPr>
            <w:rStyle w:val="Lienhypertexte"/>
            <w:rFonts w:cs="Arial"/>
            <w:szCs w:val="24"/>
            <w:lang w:val="fr-FR"/>
          </w:rPr>
          <w:t xml:space="preserve"> </w:t>
        </w:r>
        <w:proofErr w:type="spellStart"/>
        <w:r w:rsidRPr="00065A05">
          <w:rPr>
            <w:rStyle w:val="Lienhypertexte"/>
            <w:rFonts w:cs="Arial"/>
            <w:szCs w:val="24"/>
            <w:lang w:val="fr-FR"/>
          </w:rPr>
          <w:t>NatMed</w:t>
        </w:r>
        <w:proofErr w:type="spellEnd"/>
        <w:r>
          <w:rPr>
            <w:rStyle w:val="Lienhypertexte"/>
            <w:rFonts w:cs="Arial"/>
            <w:szCs w:val="24"/>
            <w:lang w:val="fr-FR"/>
          </w:rPr>
          <w:t xml:space="preserve"> </w:t>
        </w:r>
        <w:r w:rsidRPr="00065A05">
          <w:rPr>
            <w:rStyle w:val="Lienhypertexte"/>
            <w:rFonts w:cs="Arial"/>
            <w:szCs w:val="24"/>
            <w:lang w:val="fr-FR"/>
          </w:rPr>
          <w:t>2018</w:t>
        </w:r>
        <w:r w:rsidRPr="00065A05">
          <w:rPr>
            <w:rFonts w:cs="Arial"/>
            <w:szCs w:val="24"/>
          </w:rPr>
          <w:fldChar w:fldCharType="end"/>
        </w:r>
        <w:r w:rsidRPr="00065A05">
          <w:rPr>
            <w:rFonts w:cs="Arial"/>
            <w:szCs w:val="24"/>
            <w:lang w:val="fr-FR"/>
          </w:rPr>
          <w:t xml:space="preserve"> </w:t>
        </w:r>
        <w:r w:rsidRPr="00065A05">
          <w:rPr>
            <w:rFonts w:cs="Arial"/>
            <w:szCs w:val="24"/>
          </w:rPr>
          <w:fldChar w:fldCharType="begin"/>
        </w:r>
      </w:ins>
      <w:ins w:id="1843" w:author="Christophe Borg" w:date="2026-08-26T12:10:00Z">
        <w:r w:rsidR="00383B27" w:rsidRPr="00F379D4">
          <w:rPr>
            <w:rFonts w:cs="Arial"/>
            <w:szCs w:val="24"/>
            <w:lang w:val="fr-FR"/>
            <w:rPrChange w:id="1844" w:author="Christophe Borg" w:date="2026-08-26T12:10:00Z">
              <w:rPr>
                <w:rFonts w:cs="Arial"/>
                <w:szCs w:val="24"/>
              </w:rPr>
            </w:rPrChange>
          </w:rPr>
          <w:instrText>HYPERLINK "C:\\Users\\xtoph\\Downloads\\Ganesan_NatImmunol_2017"</w:instrText>
        </w:r>
      </w:ins>
      <w:ins w:id="1845" w:author="LALOY Emilien" w:date="2026-08-20T16:38:00Z">
        <w:del w:id="1846" w:author="Christophe Borg" w:date="2026-08-26T12:10:00Z">
          <w:r w:rsidRPr="00065A05" w:rsidDel="00383B27">
            <w:rPr>
              <w:rFonts w:cs="Arial"/>
              <w:szCs w:val="24"/>
              <w:lang w:val="fr-FR"/>
            </w:rPr>
            <w:delInstrText xml:space="preserve"> HYPERLINK "Ganesan_NatImmunol_2017" </w:delInstrText>
          </w:r>
        </w:del>
        <w:r w:rsidRPr="00065A05">
          <w:rPr>
            <w:rFonts w:cs="Arial"/>
            <w:szCs w:val="24"/>
          </w:rPr>
          <w:fldChar w:fldCharType="separate"/>
        </w:r>
        <w:proofErr w:type="spellStart"/>
        <w:r w:rsidRPr="00065A05">
          <w:rPr>
            <w:rStyle w:val="Lienhypertexte"/>
            <w:rFonts w:cs="Arial"/>
            <w:szCs w:val="24"/>
            <w:lang w:val="fr-FR"/>
          </w:rPr>
          <w:t>Ganesan</w:t>
        </w:r>
        <w:proofErr w:type="spellEnd"/>
        <w:r>
          <w:rPr>
            <w:rStyle w:val="Lienhypertexte"/>
            <w:rFonts w:cs="Arial"/>
            <w:szCs w:val="24"/>
            <w:lang w:val="fr-FR"/>
          </w:rPr>
          <w:t xml:space="preserve"> </w:t>
        </w:r>
        <w:proofErr w:type="spellStart"/>
        <w:r w:rsidRPr="00065A05">
          <w:rPr>
            <w:rStyle w:val="Lienhypertexte"/>
            <w:rFonts w:cs="Arial"/>
            <w:szCs w:val="24"/>
            <w:lang w:val="fr-FR"/>
          </w:rPr>
          <w:t>NatImmunol</w:t>
        </w:r>
        <w:proofErr w:type="spellEnd"/>
        <w:r>
          <w:rPr>
            <w:rStyle w:val="Lienhypertexte"/>
            <w:rFonts w:cs="Arial"/>
            <w:szCs w:val="24"/>
            <w:lang w:val="fr-FR"/>
          </w:rPr>
          <w:t xml:space="preserve"> </w:t>
        </w:r>
        <w:r w:rsidRPr="00065A05">
          <w:rPr>
            <w:rStyle w:val="Lienhypertexte"/>
            <w:rFonts w:cs="Arial"/>
            <w:szCs w:val="24"/>
            <w:lang w:val="fr-FR"/>
          </w:rPr>
          <w:t>2017</w:t>
        </w:r>
        <w:r w:rsidRPr="00065A05">
          <w:rPr>
            <w:rFonts w:cs="Arial"/>
            <w:szCs w:val="24"/>
          </w:rPr>
          <w:fldChar w:fldCharType="end"/>
        </w:r>
        <w:r w:rsidRPr="00065A05">
          <w:rPr>
            <w:rFonts w:cs="Arial"/>
            <w:szCs w:val="24"/>
            <w:lang w:val="fr-FR"/>
          </w:rPr>
          <w:t>.</w:t>
        </w:r>
      </w:ins>
    </w:p>
    <w:p w14:paraId="2BCF0ED6" w14:textId="77777777" w:rsidR="008257D4" w:rsidRPr="00065A05" w:rsidRDefault="008257D4" w:rsidP="008257D4">
      <w:pPr>
        <w:pStyle w:val="Titre3"/>
        <w:jc w:val="both"/>
        <w:rPr>
          <w:ins w:id="1847" w:author="LALOY Emilien" w:date="2026-08-20T16:38:00Z"/>
          <w:rFonts w:cs="Arial"/>
          <w:sz w:val="24"/>
          <w:lang w:val="fr-FR"/>
        </w:rPr>
      </w:pPr>
      <w:bookmarkStart w:id="1848" w:name="_Toc238137520"/>
      <w:ins w:id="1849" w:author="LALOY Emilien" w:date="2026-08-20T16:38:00Z">
        <w:r w:rsidRPr="00065A05">
          <w:rPr>
            <w:rFonts w:cs="Arial"/>
            <w:sz w:val="24"/>
            <w:lang w:val="fr-FR"/>
          </w:rPr>
          <w:lastRenderedPageBreak/>
          <w:t>3.2.2 Hétérogénéité des lymphocytes T résidents mémoires dans les cancers</w:t>
        </w:r>
        <w:bookmarkEnd w:id="1848"/>
      </w:ins>
    </w:p>
    <w:p w14:paraId="4178FC7C" w14:textId="77777777" w:rsidR="008257D4" w:rsidRPr="00065A05" w:rsidRDefault="008257D4" w:rsidP="008257D4">
      <w:pPr>
        <w:pStyle w:val="Titre4"/>
        <w:rPr>
          <w:ins w:id="1850" w:author="LALOY Emilien" w:date="2026-08-20T16:38:00Z"/>
          <w:lang w:val="fr-FR"/>
        </w:rPr>
      </w:pPr>
      <w:ins w:id="1851" w:author="LALOY Emilien" w:date="2026-08-20T16:38:00Z">
        <w:r w:rsidRPr="00065A05">
          <w:rPr>
            <w:lang w:val="fr-FR"/>
          </w:rPr>
          <w:t>3.2.2.1 Différences inter-tumeur</w:t>
        </w:r>
      </w:ins>
    </w:p>
    <w:p w14:paraId="597B0B98" w14:textId="2A003B2F" w:rsidR="008257D4" w:rsidRPr="00065A05" w:rsidRDefault="008257D4" w:rsidP="008257D4">
      <w:pPr>
        <w:pStyle w:val="NormalWeb"/>
        <w:spacing w:line="360" w:lineRule="auto"/>
        <w:jc w:val="both"/>
        <w:rPr>
          <w:ins w:id="1852" w:author="LALOY Emilien" w:date="2026-08-20T16:38:00Z"/>
          <w:rFonts w:ascii="Arial" w:hAnsi="Arial" w:cs="Arial"/>
          <w:lang w:val="fr-FR"/>
        </w:rPr>
      </w:pPr>
      <w:ins w:id="1853" w:author="LALOY Emilien" w:date="2026-08-20T16:38:00Z">
        <w:r w:rsidRPr="00065A05">
          <w:rPr>
            <w:rFonts w:ascii="Arial" w:hAnsi="Arial" w:cs="Arial"/>
            <w:lang w:val="fr-FR"/>
          </w:rPr>
          <w:t xml:space="preserve">Les TRM dans les cancers du sein expriment peu TIM3 et LAG3 </w:t>
        </w:r>
        <w:r w:rsidRPr="00065A05">
          <w:rPr>
            <w:rFonts w:ascii="Arial" w:hAnsi="Arial" w:cs="Arial"/>
          </w:rPr>
          <w:fldChar w:fldCharType="begin"/>
        </w:r>
      </w:ins>
      <w:ins w:id="1854" w:author="Christophe Borg" w:date="2026-08-26T12:10:00Z">
        <w:r w:rsidR="00383B27" w:rsidRPr="00F379D4">
          <w:rPr>
            <w:rFonts w:ascii="Arial" w:hAnsi="Arial" w:cs="Arial"/>
            <w:lang w:val="fr-FR"/>
            <w:rPrChange w:id="1855" w:author="Christophe Borg" w:date="2026-08-26T12:10:00Z">
              <w:rPr>
                <w:rFonts w:ascii="Arial" w:hAnsi="Arial" w:cs="Arial"/>
              </w:rPr>
            </w:rPrChange>
          </w:rPr>
          <w:instrText>HYPERLINK "C:\\Users\\xtoph\\Downloads\\Savas_NatMed_2018"</w:instrText>
        </w:r>
      </w:ins>
      <w:ins w:id="1856" w:author="LALOY Emilien" w:date="2026-08-20T16:38:00Z">
        <w:del w:id="1857" w:author="Christophe Borg" w:date="2026-08-26T12:10:00Z">
          <w:r w:rsidRPr="00065A05" w:rsidDel="00383B27">
            <w:rPr>
              <w:rFonts w:ascii="Arial" w:hAnsi="Arial" w:cs="Arial"/>
              <w:lang w:val="fr-FR"/>
            </w:rPr>
            <w:delInstrText xml:space="preserve"> HYPERLINK "Savas_NatMed_2018" </w:delInstrText>
          </w:r>
        </w:del>
        <w:r w:rsidRPr="00065A05">
          <w:rPr>
            <w:rFonts w:ascii="Arial" w:hAnsi="Arial" w:cs="Arial"/>
          </w:rPr>
          <w:fldChar w:fldCharType="separate"/>
        </w:r>
        <w:proofErr w:type="spellStart"/>
        <w:r w:rsidRPr="00065A05">
          <w:rPr>
            <w:rStyle w:val="Lienhypertexte"/>
            <w:rFonts w:ascii="Arial" w:eastAsiaTheme="majorEastAsia" w:hAnsi="Arial" w:cs="Arial"/>
            <w:lang w:val="fr-FR"/>
          </w:rPr>
          <w:t>Savas</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NatMed</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2018</w:t>
        </w:r>
        <w:r w:rsidRPr="00065A05">
          <w:rPr>
            <w:rFonts w:ascii="Arial" w:hAnsi="Arial" w:cs="Arial"/>
          </w:rPr>
          <w:fldChar w:fldCharType="end"/>
        </w:r>
        <w:r w:rsidRPr="00065A05">
          <w:rPr>
            <w:rFonts w:ascii="Arial" w:hAnsi="Arial" w:cs="Arial"/>
            <w:lang w:val="fr-FR"/>
          </w:rPr>
          <w:t xml:space="preserve"> et il y existe des TRM indépendants de l'IL15 </w:t>
        </w:r>
        <w:r w:rsidRPr="00065A05">
          <w:rPr>
            <w:rFonts w:ascii="Arial" w:hAnsi="Arial" w:cs="Arial"/>
          </w:rPr>
          <w:fldChar w:fldCharType="begin"/>
        </w:r>
      </w:ins>
      <w:ins w:id="1858" w:author="Christophe Borg" w:date="2026-08-26T12:10:00Z">
        <w:r w:rsidR="00383B27" w:rsidRPr="00F379D4">
          <w:rPr>
            <w:rFonts w:ascii="Arial" w:hAnsi="Arial" w:cs="Arial"/>
            <w:lang w:val="fr-FR"/>
            <w:rPrChange w:id="1859" w:author="Christophe Borg" w:date="2026-08-26T12:10:00Z">
              <w:rPr>
                <w:rFonts w:ascii="Arial" w:hAnsi="Arial" w:cs="Arial"/>
              </w:rPr>
            </w:rPrChange>
          </w:rPr>
          <w:instrText>HYPERLINK "C:\\Users\\xtoph\\Downloads\\Virassamy_CancerCell_2023"</w:instrText>
        </w:r>
      </w:ins>
      <w:ins w:id="1860" w:author="LALOY Emilien" w:date="2026-08-20T16:38:00Z">
        <w:del w:id="1861" w:author="Christophe Borg" w:date="2026-08-26T12:10:00Z">
          <w:r w:rsidRPr="00065A05" w:rsidDel="00383B27">
            <w:rPr>
              <w:rFonts w:ascii="Arial" w:hAnsi="Arial" w:cs="Arial"/>
              <w:lang w:val="fr-FR"/>
            </w:rPr>
            <w:delInstrText xml:space="preserve"> HYPERLINK "Virassamy_CancerCell_2023" </w:delInstrText>
          </w:r>
        </w:del>
        <w:r w:rsidRPr="00065A05">
          <w:rPr>
            <w:rFonts w:ascii="Arial" w:hAnsi="Arial" w:cs="Arial"/>
          </w:rPr>
          <w:fldChar w:fldCharType="separate"/>
        </w:r>
        <w:proofErr w:type="spellStart"/>
        <w:r w:rsidRPr="00065A05">
          <w:rPr>
            <w:rStyle w:val="Lienhypertexte"/>
            <w:rFonts w:ascii="Arial" w:eastAsiaTheme="majorEastAsia" w:hAnsi="Arial" w:cs="Arial"/>
            <w:lang w:val="fr-FR"/>
          </w:rPr>
          <w:t>Virassamy</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CancerCell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2023</w:t>
        </w:r>
        <w:r w:rsidRPr="00065A05">
          <w:rPr>
            <w:rFonts w:ascii="Arial" w:hAnsi="Arial" w:cs="Arial"/>
          </w:rPr>
          <w:fldChar w:fldCharType="end"/>
        </w:r>
        <w:r w:rsidRPr="00065A05">
          <w:rPr>
            <w:rFonts w:ascii="Arial" w:hAnsi="Arial" w:cs="Arial"/>
            <w:lang w:val="fr-FR"/>
          </w:rPr>
          <w:t>.</w:t>
        </w:r>
        <w:r w:rsidRPr="00065A05">
          <w:rPr>
            <w:rFonts w:ascii="Arial" w:hAnsi="Arial" w:cs="Arial"/>
            <w:lang w:val="fr-FR"/>
          </w:rPr>
          <w:br/>
          <w:t xml:space="preserve">A l'inverse des autres types de tumeurs, les TRM sont enrichi dans les zones péri tumorales dans les cancers de la vessie </w:t>
        </w:r>
        <w:r w:rsidRPr="00065A05">
          <w:rPr>
            <w:rFonts w:ascii="Arial" w:hAnsi="Arial" w:cs="Arial"/>
          </w:rPr>
          <w:fldChar w:fldCharType="begin"/>
        </w:r>
      </w:ins>
      <w:ins w:id="1862" w:author="Christophe Borg" w:date="2026-08-26T12:10:00Z">
        <w:r w:rsidR="00383B27" w:rsidRPr="00F379D4">
          <w:rPr>
            <w:rFonts w:ascii="Arial" w:hAnsi="Arial" w:cs="Arial"/>
            <w:lang w:val="fr-FR"/>
            <w:rPrChange w:id="1863" w:author="Christophe Borg" w:date="2026-08-26T12:10:00Z">
              <w:rPr>
                <w:rFonts w:ascii="Arial" w:hAnsi="Arial" w:cs="Arial"/>
              </w:rPr>
            </w:rPrChange>
          </w:rPr>
          <w:instrText>HYPERLINK "C:\\Users\\xtoph\\Downloads\\Jin_BrJCancer_2022"</w:instrText>
        </w:r>
      </w:ins>
      <w:ins w:id="1864" w:author="LALOY Emilien" w:date="2026-08-20T16:38:00Z">
        <w:del w:id="1865" w:author="Christophe Borg" w:date="2026-08-26T12:10:00Z">
          <w:r w:rsidRPr="00065A05" w:rsidDel="00383B27">
            <w:rPr>
              <w:rFonts w:ascii="Arial" w:hAnsi="Arial" w:cs="Arial"/>
              <w:lang w:val="fr-FR"/>
            </w:rPr>
            <w:delInstrText xml:space="preserve"> HYPERLINK "Jin_BrJCancer_2022" </w:delInstrText>
          </w:r>
        </w:del>
        <w:r w:rsidRPr="00065A05">
          <w:rPr>
            <w:rFonts w:ascii="Arial" w:hAnsi="Arial" w:cs="Arial"/>
          </w:rPr>
          <w:fldChar w:fldCharType="separate"/>
        </w:r>
        <w:r w:rsidRPr="00065A05">
          <w:rPr>
            <w:rStyle w:val="Lienhypertexte"/>
            <w:rFonts w:ascii="Arial" w:eastAsiaTheme="majorEastAsia" w:hAnsi="Arial" w:cs="Arial"/>
            <w:lang w:val="fr-FR"/>
          </w:rPr>
          <w:t>Jin</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BrJCancer</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w:t>
        </w:r>
        <w:r w:rsidRPr="00065A05">
          <w:rPr>
            <w:rFonts w:ascii="Arial" w:hAnsi="Arial" w:cs="Arial"/>
          </w:rPr>
          <w:fldChar w:fldCharType="end"/>
        </w:r>
        <w:r w:rsidRPr="00065A05">
          <w:rPr>
            <w:rFonts w:ascii="Arial" w:hAnsi="Arial" w:cs="Arial"/>
            <w:lang w:val="fr-FR"/>
          </w:rPr>
          <w:t>.</w:t>
        </w:r>
      </w:ins>
    </w:p>
    <w:p w14:paraId="6078AB4C" w14:textId="77777777" w:rsidR="008257D4" w:rsidRPr="00065A05" w:rsidRDefault="008257D4" w:rsidP="008257D4">
      <w:pPr>
        <w:pStyle w:val="Titre4"/>
        <w:rPr>
          <w:ins w:id="1866" w:author="LALOY Emilien" w:date="2026-08-20T16:38:00Z"/>
          <w:lang w:val="fr-FR"/>
        </w:rPr>
      </w:pPr>
      <w:ins w:id="1867" w:author="LALOY Emilien" w:date="2026-08-20T16:38:00Z">
        <w:r w:rsidRPr="00065A05">
          <w:rPr>
            <w:lang w:val="fr-FR"/>
          </w:rPr>
          <w:t>3.2.2.1 Différences intra-tumeur</w:t>
        </w:r>
      </w:ins>
    </w:p>
    <w:p w14:paraId="10505DBA" w14:textId="61F6529F" w:rsidR="008257D4" w:rsidRPr="00065A05" w:rsidRDefault="008257D4" w:rsidP="008257D4">
      <w:pPr>
        <w:pStyle w:val="NormalWeb"/>
        <w:spacing w:line="360" w:lineRule="auto"/>
        <w:jc w:val="both"/>
        <w:rPr>
          <w:ins w:id="1868" w:author="LALOY Emilien" w:date="2026-08-20T16:38:00Z"/>
          <w:rFonts w:ascii="Arial" w:hAnsi="Arial" w:cs="Arial"/>
          <w:lang w:val="fr-FR"/>
        </w:rPr>
      </w:pPr>
      <w:ins w:id="1869" w:author="LALOY Emilien" w:date="2026-08-20T16:38:00Z">
        <w:r w:rsidRPr="00065A05">
          <w:rPr>
            <w:rFonts w:ascii="Arial" w:hAnsi="Arial" w:cs="Arial"/>
            <w:lang w:val="fr-FR"/>
          </w:rPr>
          <w:t>L'hétérogénéité décrite dans le contexte de tumeur dépend majoritairement d'un facteur : le niveau d'activation et de différenciation. Ces différences peuvent elle</w:t>
        </w:r>
        <w:r>
          <w:rPr>
            <w:rFonts w:ascii="Arial" w:hAnsi="Arial" w:cs="Arial"/>
            <w:lang w:val="fr-FR"/>
          </w:rPr>
          <w:t>s</w:t>
        </w:r>
        <w:r w:rsidRPr="00065A05">
          <w:rPr>
            <w:rFonts w:ascii="Arial" w:hAnsi="Arial" w:cs="Arial"/>
            <w:lang w:val="fr-FR"/>
          </w:rPr>
          <w:t>-même</w:t>
        </w:r>
        <w:r>
          <w:rPr>
            <w:rFonts w:ascii="Arial" w:hAnsi="Arial" w:cs="Arial"/>
            <w:lang w:val="fr-FR"/>
          </w:rPr>
          <w:t>s</w:t>
        </w:r>
        <w:r w:rsidRPr="00065A05">
          <w:rPr>
            <w:rFonts w:ascii="Arial" w:hAnsi="Arial" w:cs="Arial"/>
            <w:lang w:val="fr-FR"/>
          </w:rPr>
          <w:t xml:space="preserve"> être due à plusieurs causes : expression faible des antigènes (</w:t>
        </w:r>
        <w:proofErr w:type="spellStart"/>
        <w:r w:rsidRPr="00065A05">
          <w:rPr>
            <w:rFonts w:ascii="Arial" w:hAnsi="Arial" w:cs="Arial"/>
            <w:lang w:val="fr-FR"/>
          </w:rPr>
          <w:t>immunoédition</w:t>
        </w:r>
        <w:proofErr w:type="spellEnd"/>
        <w:r w:rsidRPr="00065A05">
          <w:rPr>
            <w:rFonts w:ascii="Arial" w:hAnsi="Arial" w:cs="Arial"/>
            <w:lang w:val="fr-FR"/>
          </w:rPr>
          <w:t xml:space="preserve">), ségrégation spatiale voir absence de spécificité pour les antigènes tumoraux (lymphocytes </w:t>
        </w:r>
        <w:proofErr w:type="spellStart"/>
        <w:r w:rsidRPr="00065A05">
          <w:rPr>
            <w:rFonts w:ascii="Arial" w:hAnsi="Arial" w:cs="Arial"/>
            <w:lang w:val="fr-FR"/>
          </w:rPr>
          <w:t>bystanders</w:t>
        </w:r>
        <w:proofErr w:type="spellEnd"/>
        <w:r w:rsidRPr="00065A05">
          <w:rPr>
            <w:rFonts w:ascii="Arial" w:hAnsi="Arial" w:cs="Arial"/>
            <w:lang w:val="fr-FR"/>
          </w:rPr>
          <w:t xml:space="preserve">). Ces différences ont été observées dans les cancers NSCLC et HGSOC, où il existe des TRM plus épuisés que d'autres </w:t>
        </w:r>
        <w:r w:rsidRPr="00065A05">
          <w:rPr>
            <w:rFonts w:ascii="Arial" w:hAnsi="Arial" w:cs="Arial"/>
          </w:rPr>
          <w:fldChar w:fldCharType="begin"/>
        </w:r>
      </w:ins>
      <w:ins w:id="1870" w:author="Christophe Borg" w:date="2026-08-26T12:10:00Z">
        <w:r w:rsidR="00383B27" w:rsidRPr="00F379D4">
          <w:rPr>
            <w:rFonts w:ascii="Arial" w:hAnsi="Arial" w:cs="Arial"/>
            <w:lang w:val="fr-FR"/>
            <w:rPrChange w:id="1871" w:author="Christophe Borg" w:date="2026-08-26T12:10:00Z">
              <w:rPr>
                <w:rFonts w:ascii="Arial" w:hAnsi="Arial" w:cs="Arial"/>
              </w:rPr>
            </w:rPrChange>
          </w:rPr>
          <w:instrText>HYPERLINK "C:\\Users\\xtoph\\Downloads\\Guo_NatMed_2018"</w:instrText>
        </w:r>
      </w:ins>
      <w:ins w:id="1872" w:author="LALOY Emilien" w:date="2026-08-20T16:38:00Z">
        <w:del w:id="1873" w:author="Christophe Borg" w:date="2026-08-26T12:10:00Z">
          <w:r w:rsidRPr="00065A05" w:rsidDel="00383B27">
            <w:rPr>
              <w:rFonts w:ascii="Arial" w:hAnsi="Arial" w:cs="Arial"/>
              <w:lang w:val="fr-FR"/>
            </w:rPr>
            <w:delInstrText xml:space="preserve"> HYPERLINK "Guo_NatMed_2018" </w:delInstrText>
          </w:r>
        </w:del>
        <w:r w:rsidRPr="00065A05">
          <w:rPr>
            <w:rFonts w:ascii="Arial" w:hAnsi="Arial" w:cs="Arial"/>
          </w:rPr>
          <w:fldChar w:fldCharType="separate"/>
        </w:r>
        <w:r w:rsidRPr="00065A05">
          <w:rPr>
            <w:rStyle w:val="Lienhypertexte"/>
            <w:rFonts w:ascii="Arial" w:eastAsiaTheme="majorEastAsia" w:hAnsi="Arial" w:cs="Arial"/>
            <w:lang w:val="fr-FR"/>
          </w:rPr>
          <w:t>Guo</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NatMed</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2018</w:t>
        </w:r>
        <w:r w:rsidRPr="00065A05">
          <w:rPr>
            <w:rFonts w:ascii="Arial" w:hAnsi="Arial" w:cs="Arial"/>
          </w:rPr>
          <w:fldChar w:fldCharType="end"/>
        </w:r>
        <w:r w:rsidRPr="00065A05">
          <w:rPr>
            <w:rFonts w:ascii="Arial" w:hAnsi="Arial" w:cs="Arial"/>
            <w:lang w:val="fr-FR"/>
          </w:rPr>
          <w:t xml:space="preserve"> </w:t>
        </w:r>
        <w:r w:rsidRPr="00065A05">
          <w:rPr>
            <w:rFonts w:ascii="Arial" w:hAnsi="Arial" w:cs="Arial"/>
          </w:rPr>
          <w:fldChar w:fldCharType="begin"/>
        </w:r>
      </w:ins>
      <w:ins w:id="1874" w:author="Christophe Borg" w:date="2026-08-26T12:10:00Z">
        <w:r w:rsidR="00383B27" w:rsidRPr="00F379D4">
          <w:rPr>
            <w:rFonts w:ascii="Arial" w:hAnsi="Arial" w:cs="Arial"/>
            <w:lang w:val="fr-FR"/>
            <w:rPrChange w:id="1875" w:author="Christophe Borg" w:date="2026-08-26T12:10:00Z">
              <w:rPr>
                <w:rFonts w:ascii="Arial" w:hAnsi="Arial" w:cs="Arial"/>
              </w:rPr>
            </w:rPrChange>
          </w:rPr>
          <w:instrText>HYPERLINK "C:\\Users\\xtoph\\Downloads\\Anadon_CancerCell_2022"</w:instrText>
        </w:r>
      </w:ins>
      <w:ins w:id="1876" w:author="LALOY Emilien" w:date="2026-08-20T16:38:00Z">
        <w:del w:id="1877" w:author="Christophe Borg" w:date="2026-08-26T12:10:00Z">
          <w:r w:rsidRPr="00065A05" w:rsidDel="00383B27">
            <w:rPr>
              <w:rFonts w:ascii="Arial" w:hAnsi="Arial" w:cs="Arial"/>
              <w:lang w:val="fr-FR"/>
            </w:rPr>
            <w:delInstrText xml:space="preserve"> HYPERLINK "Anadon_CancerCell_2022" </w:delInstrText>
          </w:r>
        </w:del>
        <w:r w:rsidRPr="00065A05">
          <w:rPr>
            <w:rFonts w:ascii="Arial" w:hAnsi="Arial" w:cs="Arial"/>
          </w:rPr>
          <w:fldChar w:fldCharType="separate"/>
        </w:r>
        <w:proofErr w:type="spellStart"/>
        <w:r w:rsidRPr="00065A05">
          <w:rPr>
            <w:rStyle w:val="Lienhypertexte"/>
            <w:rFonts w:ascii="Arial" w:eastAsiaTheme="majorEastAsia" w:hAnsi="Arial" w:cs="Arial"/>
            <w:lang w:val="fr-FR"/>
          </w:rPr>
          <w:t>Anadon</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CancerCell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w:t>
        </w:r>
        <w:r w:rsidRPr="00065A05">
          <w:rPr>
            <w:rFonts w:ascii="Arial" w:hAnsi="Arial" w:cs="Arial"/>
          </w:rPr>
          <w:fldChar w:fldCharType="end"/>
        </w:r>
        <w:r w:rsidRPr="00065A05">
          <w:rPr>
            <w:rFonts w:ascii="Arial" w:hAnsi="Arial" w:cs="Arial"/>
            <w:lang w:val="fr-FR"/>
          </w:rPr>
          <w:t xml:space="preserve"> </w:t>
        </w:r>
        <w:r w:rsidRPr="00065A05">
          <w:rPr>
            <w:rFonts w:ascii="Arial" w:hAnsi="Arial" w:cs="Arial"/>
          </w:rPr>
          <w:fldChar w:fldCharType="begin"/>
        </w:r>
      </w:ins>
      <w:ins w:id="1878" w:author="Christophe Borg" w:date="2026-08-26T12:10:00Z">
        <w:r w:rsidR="00383B27" w:rsidRPr="00F379D4">
          <w:rPr>
            <w:rFonts w:ascii="Arial" w:hAnsi="Arial" w:cs="Arial"/>
            <w:lang w:val="fr-FR"/>
            <w:rPrChange w:id="1879" w:author="Christophe Borg" w:date="2026-08-26T12:10:00Z">
              <w:rPr>
                <w:rFonts w:ascii="Arial" w:hAnsi="Arial" w:cs="Arial"/>
              </w:rPr>
            </w:rPrChange>
          </w:rPr>
          <w:instrText>HYPERLINK "C:\\Users\\xtoph\\Downloads\\Paolini_JImmunotherCancer_2024"</w:instrText>
        </w:r>
      </w:ins>
      <w:ins w:id="1880" w:author="LALOY Emilien" w:date="2026-08-20T16:38:00Z">
        <w:del w:id="1881" w:author="Christophe Borg" w:date="2026-08-26T12:10:00Z">
          <w:r w:rsidRPr="00065A05" w:rsidDel="00383B27">
            <w:rPr>
              <w:rFonts w:ascii="Arial" w:hAnsi="Arial" w:cs="Arial"/>
              <w:lang w:val="fr-FR"/>
            </w:rPr>
            <w:delInstrText xml:space="preserve"> HYPERLINK "Paolini_JImmunotherCancer_2024" </w:delInstrText>
          </w:r>
        </w:del>
        <w:r w:rsidRPr="00065A05">
          <w:rPr>
            <w:rFonts w:ascii="Arial" w:hAnsi="Arial" w:cs="Arial"/>
          </w:rPr>
          <w:fldChar w:fldCharType="separate"/>
        </w:r>
        <w:proofErr w:type="spellStart"/>
        <w:r w:rsidRPr="00065A05">
          <w:rPr>
            <w:rStyle w:val="Lienhypertexte"/>
            <w:rFonts w:ascii="Arial" w:eastAsiaTheme="majorEastAsia" w:hAnsi="Arial" w:cs="Arial"/>
            <w:lang w:val="fr-FR"/>
          </w:rPr>
          <w:t>Paolini</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JImmunotherCancer</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2024</w:t>
        </w:r>
        <w:r w:rsidRPr="00065A05">
          <w:rPr>
            <w:rFonts w:ascii="Arial" w:hAnsi="Arial" w:cs="Arial"/>
          </w:rPr>
          <w:fldChar w:fldCharType="end"/>
        </w:r>
        <w:r w:rsidRPr="00065A05">
          <w:rPr>
            <w:rFonts w:ascii="Arial" w:hAnsi="Arial" w:cs="Arial"/>
            <w:lang w:val="fr-FR"/>
          </w:rPr>
          <w:t xml:space="preserve">. Dans les cancers du sein, les TRM plus épuisés mais spécifiques des antigènes tumoraux expriment CD39+ </w:t>
        </w:r>
        <w:r w:rsidRPr="00065A05">
          <w:rPr>
            <w:rFonts w:ascii="Arial" w:hAnsi="Arial" w:cs="Arial"/>
          </w:rPr>
          <w:fldChar w:fldCharType="begin"/>
        </w:r>
      </w:ins>
      <w:ins w:id="1882" w:author="Christophe Borg" w:date="2026-08-26T12:10:00Z">
        <w:r w:rsidR="00383B27" w:rsidRPr="00F379D4">
          <w:rPr>
            <w:rFonts w:ascii="Arial" w:hAnsi="Arial" w:cs="Arial"/>
            <w:lang w:val="fr-FR"/>
            <w:rPrChange w:id="1883" w:author="Christophe Borg" w:date="2026-08-26T12:10:00Z">
              <w:rPr>
                <w:rFonts w:ascii="Arial" w:hAnsi="Arial" w:cs="Arial"/>
              </w:rPr>
            </w:rPrChange>
          </w:rPr>
          <w:instrText>HYPERLINK "C:\\Users\\xtoph\\Downloads\\Lee_Sci.Immunol._2022"</w:instrText>
        </w:r>
      </w:ins>
      <w:ins w:id="1884" w:author="LALOY Emilien" w:date="2026-08-20T16:38:00Z">
        <w:del w:id="1885" w:author="Christophe Borg" w:date="2026-08-26T12:10:00Z">
          <w:r w:rsidRPr="00065A05" w:rsidDel="00383B27">
            <w:rPr>
              <w:rFonts w:ascii="Arial" w:hAnsi="Arial" w:cs="Arial"/>
              <w:lang w:val="fr-FR"/>
            </w:rPr>
            <w:delInstrText xml:space="preserve"> HYPERLINK "Lee_Sci.Immunol._2022" </w:delInstrText>
          </w:r>
        </w:del>
        <w:r w:rsidRPr="00065A05">
          <w:rPr>
            <w:rFonts w:ascii="Arial" w:hAnsi="Arial" w:cs="Arial"/>
          </w:rPr>
          <w:fldChar w:fldCharType="separate"/>
        </w:r>
        <w:r w:rsidRPr="00065A05">
          <w:rPr>
            <w:rStyle w:val="Lienhypertexte"/>
            <w:rFonts w:ascii="Arial" w:eastAsiaTheme="majorEastAsia" w:hAnsi="Arial" w:cs="Arial"/>
            <w:lang w:val="fr-FR"/>
          </w:rPr>
          <w:t>Lee</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Sci.Immunol</w:t>
        </w:r>
        <w:proofErr w:type="spellEnd"/>
        <w:r w:rsidRPr="00065A05">
          <w:rPr>
            <w:rStyle w:val="Lienhypertexte"/>
            <w:rFonts w:ascii="Arial" w:eastAsiaTheme="majorEastAsia" w:hAnsi="Arial" w:cs="Arial"/>
            <w:lang w:val="fr-FR"/>
          </w:rPr>
          <w:t>.</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w:t>
        </w:r>
        <w:r w:rsidRPr="00065A05">
          <w:rPr>
            <w:rFonts w:ascii="Arial" w:hAnsi="Arial" w:cs="Arial"/>
          </w:rPr>
          <w:fldChar w:fldCharType="end"/>
        </w:r>
        <w:r w:rsidRPr="00065A05">
          <w:rPr>
            <w:rFonts w:ascii="Arial" w:hAnsi="Arial" w:cs="Arial"/>
            <w:lang w:val="fr-FR"/>
          </w:rPr>
          <w:t xml:space="preserve">. Au niveau des TRM moins épuisés, certains peuvent exprimer TCF1 malgré sa forte répression dans les TRM, mais ces cellules sont moins cytotoxiques </w:t>
        </w:r>
        <w:r w:rsidRPr="00065A05">
          <w:rPr>
            <w:rFonts w:ascii="Arial" w:hAnsi="Arial" w:cs="Arial"/>
          </w:rPr>
          <w:fldChar w:fldCharType="begin"/>
        </w:r>
      </w:ins>
      <w:ins w:id="1886" w:author="Christophe Borg" w:date="2026-08-26T12:10:00Z">
        <w:r w:rsidR="00383B27" w:rsidRPr="00F379D4">
          <w:rPr>
            <w:rFonts w:ascii="Arial" w:hAnsi="Arial" w:cs="Arial"/>
            <w:lang w:val="fr-FR"/>
            <w:rPrChange w:id="1887" w:author="Christophe Borg" w:date="2026-08-26T12:10:00Z">
              <w:rPr>
                <w:rFonts w:ascii="Arial" w:hAnsi="Arial" w:cs="Arial"/>
              </w:rPr>
            </w:rPrChange>
          </w:rPr>
          <w:instrText>HYPERLINK "C:\\Users\\xtoph\\Downloads\\DeLeon-Rodriguez_JImmunotherCancer_2024"</w:instrText>
        </w:r>
      </w:ins>
      <w:ins w:id="1888" w:author="LALOY Emilien" w:date="2026-08-20T16:38:00Z">
        <w:del w:id="1889" w:author="Christophe Borg" w:date="2026-08-26T12:10:00Z">
          <w:r w:rsidRPr="00065A05" w:rsidDel="00383B27">
            <w:rPr>
              <w:rFonts w:ascii="Arial" w:hAnsi="Arial" w:cs="Arial"/>
              <w:lang w:val="fr-FR"/>
            </w:rPr>
            <w:delInstrText xml:space="preserve"> HYPERLINK "DeLeon-Rodriguez_JImmunotherCancer_2024" </w:delInstrText>
          </w:r>
        </w:del>
        <w:r w:rsidRPr="00065A05">
          <w:rPr>
            <w:rFonts w:ascii="Arial" w:hAnsi="Arial" w:cs="Arial"/>
          </w:rPr>
          <w:fldChar w:fldCharType="separate"/>
        </w:r>
        <w:proofErr w:type="spellStart"/>
        <w:r w:rsidRPr="00065A05">
          <w:rPr>
            <w:rStyle w:val="Lienhypertexte"/>
            <w:rFonts w:ascii="Arial" w:eastAsiaTheme="majorEastAsia" w:hAnsi="Arial" w:cs="Arial"/>
            <w:lang w:val="fr-FR"/>
          </w:rPr>
          <w:t>DeLeon</w:t>
        </w:r>
        <w:proofErr w:type="spellEnd"/>
        <w:r w:rsidRPr="00065A05">
          <w:rPr>
            <w:rStyle w:val="Lienhypertexte"/>
            <w:rFonts w:ascii="Arial" w:eastAsiaTheme="majorEastAsia" w:hAnsi="Arial" w:cs="Arial"/>
            <w:lang w:val="fr-FR"/>
          </w:rPr>
          <w:t>-Rodriguez</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JImmunotherCancer</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2024</w:t>
        </w:r>
        <w:r w:rsidRPr="00065A05">
          <w:rPr>
            <w:rFonts w:ascii="Arial" w:hAnsi="Arial" w:cs="Arial"/>
          </w:rPr>
          <w:fldChar w:fldCharType="end"/>
        </w:r>
        <w:r w:rsidRPr="00065A05">
          <w:rPr>
            <w:rFonts w:ascii="Arial" w:hAnsi="Arial" w:cs="Arial"/>
            <w:lang w:val="fr-FR"/>
          </w:rPr>
          <w:t>. Finalement, les TRM plus épuisés CD103+CD49a+ sécrètent plus de cytokines et prolifèrent plus que les TRM CD103-CD49a+, et leur infiltration est associé</w:t>
        </w:r>
        <w:r>
          <w:rPr>
            <w:rFonts w:ascii="Arial" w:hAnsi="Arial" w:cs="Arial"/>
            <w:lang w:val="fr-FR"/>
          </w:rPr>
          <w:t>e</w:t>
        </w:r>
        <w:r w:rsidRPr="00065A05">
          <w:rPr>
            <w:rFonts w:ascii="Arial" w:hAnsi="Arial" w:cs="Arial"/>
            <w:lang w:val="fr-FR"/>
          </w:rPr>
          <w:t xml:space="preserve"> avec un impact clinique favorable </w:t>
        </w:r>
        <w:r w:rsidRPr="00065A05">
          <w:rPr>
            <w:rFonts w:ascii="Arial" w:hAnsi="Arial" w:cs="Arial"/>
          </w:rPr>
          <w:fldChar w:fldCharType="begin"/>
        </w:r>
      </w:ins>
      <w:ins w:id="1890" w:author="Christophe Borg" w:date="2026-08-26T12:10:00Z">
        <w:r w:rsidR="00383B27" w:rsidRPr="00F379D4">
          <w:rPr>
            <w:rFonts w:ascii="Arial" w:hAnsi="Arial" w:cs="Arial"/>
            <w:lang w:val="fr-FR"/>
            <w:rPrChange w:id="1891" w:author="Christophe Borg" w:date="2026-08-26T12:10:00Z">
              <w:rPr>
                <w:rFonts w:ascii="Arial" w:hAnsi="Arial" w:cs="Arial"/>
              </w:rPr>
            </w:rPrChange>
          </w:rPr>
          <w:instrText>HYPERLINK "C:\\Users\\xtoph\\Downloads\\Paolini_JImmunotherCancer_2024"</w:instrText>
        </w:r>
      </w:ins>
      <w:ins w:id="1892" w:author="LALOY Emilien" w:date="2026-08-20T16:38:00Z">
        <w:del w:id="1893" w:author="Christophe Borg" w:date="2026-08-26T12:10:00Z">
          <w:r w:rsidRPr="00065A05" w:rsidDel="00383B27">
            <w:rPr>
              <w:rFonts w:ascii="Arial" w:hAnsi="Arial" w:cs="Arial"/>
              <w:lang w:val="fr-FR"/>
            </w:rPr>
            <w:delInstrText xml:space="preserve"> HYPERLINK "Paolini_JImmunotherCancer_2024" </w:delInstrText>
          </w:r>
        </w:del>
        <w:r w:rsidRPr="00065A05">
          <w:rPr>
            <w:rFonts w:ascii="Arial" w:hAnsi="Arial" w:cs="Arial"/>
          </w:rPr>
          <w:fldChar w:fldCharType="separate"/>
        </w:r>
        <w:proofErr w:type="spellStart"/>
        <w:r w:rsidRPr="00065A05">
          <w:rPr>
            <w:rStyle w:val="Lienhypertexte"/>
            <w:rFonts w:ascii="Arial" w:eastAsiaTheme="majorEastAsia" w:hAnsi="Arial" w:cs="Arial"/>
            <w:lang w:val="fr-FR"/>
          </w:rPr>
          <w:t>Paolini</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JImmunotherCancer</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2024</w:t>
        </w:r>
        <w:r w:rsidRPr="00065A05">
          <w:rPr>
            <w:rFonts w:ascii="Arial" w:hAnsi="Arial" w:cs="Arial"/>
          </w:rPr>
          <w:fldChar w:fldCharType="end"/>
        </w:r>
        <w:r w:rsidRPr="00065A05">
          <w:rPr>
            <w:rFonts w:ascii="Arial" w:hAnsi="Arial" w:cs="Arial"/>
            <w:lang w:val="fr-FR"/>
          </w:rPr>
          <w:t xml:space="preserve">. </w:t>
        </w:r>
      </w:ins>
    </w:p>
    <w:p w14:paraId="7628573F" w14:textId="77777777" w:rsidR="008257D4" w:rsidRPr="008257D4" w:rsidRDefault="008257D4" w:rsidP="008257D4">
      <w:pPr>
        <w:pStyle w:val="Titre3"/>
        <w:rPr>
          <w:ins w:id="1894" w:author="LALOY Emilien" w:date="2026-08-20T16:38:00Z"/>
          <w:lang w:val="fr-FR"/>
          <w:rPrChange w:id="1895" w:author="LALOY Emilien" w:date="2026-08-20T16:38:00Z">
            <w:rPr>
              <w:ins w:id="1896" w:author="LALOY Emilien" w:date="2026-08-20T16:38:00Z"/>
            </w:rPr>
          </w:rPrChange>
        </w:rPr>
      </w:pPr>
      <w:bookmarkStart w:id="1897" w:name="_Toc238137521"/>
      <w:ins w:id="1898" w:author="LALOY Emilien" w:date="2026-08-20T16:38:00Z">
        <w:r w:rsidRPr="008257D4">
          <w:rPr>
            <w:lang w:val="fr-FR"/>
            <w:rPrChange w:id="1899" w:author="LALOY Emilien" w:date="2026-08-20T16:38:00Z">
              <w:rPr/>
            </w:rPrChange>
          </w:rPr>
          <w:t>3.2.3 Fonctionnement et modulation de l'efficacité des lymphocytes T résidents mémoires dans la réponse antitumorale</w:t>
        </w:r>
        <w:bookmarkEnd w:id="1897"/>
      </w:ins>
    </w:p>
    <w:p w14:paraId="04A81250" w14:textId="77777777" w:rsidR="008257D4" w:rsidRPr="00065A05" w:rsidRDefault="008257D4" w:rsidP="008257D4">
      <w:pPr>
        <w:pStyle w:val="Titre4"/>
        <w:rPr>
          <w:ins w:id="1900" w:author="LALOY Emilien" w:date="2026-08-20T16:38:00Z"/>
          <w:lang w:val="fr-FR"/>
        </w:rPr>
      </w:pPr>
      <w:ins w:id="1901" w:author="LALOY Emilien" w:date="2026-08-20T16:38:00Z">
        <w:r w:rsidRPr="00065A05">
          <w:rPr>
            <w:lang w:val="fr-FR"/>
          </w:rPr>
          <w:t>3.2.3.1 Rôle direct cytotoxique des lymphocytes T résidents mémoires contre les cellules tumorales</w:t>
        </w:r>
      </w:ins>
    </w:p>
    <w:p w14:paraId="3ED33572" w14:textId="02761E63" w:rsidR="008257D4" w:rsidRPr="00065A05" w:rsidRDefault="008257D4" w:rsidP="008257D4">
      <w:pPr>
        <w:pStyle w:val="NormalWeb"/>
        <w:spacing w:line="360" w:lineRule="auto"/>
        <w:jc w:val="both"/>
        <w:rPr>
          <w:ins w:id="1902" w:author="LALOY Emilien" w:date="2026-08-20T16:38:00Z"/>
          <w:rFonts w:ascii="Arial" w:hAnsi="Arial" w:cs="Arial"/>
          <w:lang w:val="fr-FR"/>
        </w:rPr>
      </w:pPr>
      <w:ins w:id="1903" w:author="LALOY Emilien" w:date="2026-08-20T16:38:00Z">
        <w:r w:rsidRPr="00065A05">
          <w:rPr>
            <w:rFonts w:ascii="Arial" w:hAnsi="Arial" w:cs="Arial"/>
            <w:lang w:val="fr-FR"/>
          </w:rPr>
          <w:t xml:space="preserve">Comme dans les infections, les TRM </w:t>
        </w:r>
        <w:r>
          <w:rPr>
            <w:rFonts w:ascii="Arial" w:hAnsi="Arial" w:cs="Arial"/>
            <w:lang w:val="fr-FR"/>
          </w:rPr>
          <w:t>protègent contre les tumeurs selon différent modes d’action</w:t>
        </w:r>
        <w:r w:rsidRPr="00065A05">
          <w:rPr>
            <w:rFonts w:ascii="Arial" w:hAnsi="Arial" w:cs="Arial"/>
            <w:lang w:val="fr-FR"/>
          </w:rPr>
          <w:t>. Par exemple, il a été observé que les TRM dans un modèle murin peuvent détruire directement les cellules tumorales par sécrétion d'</w:t>
        </w:r>
        <w:proofErr w:type="spellStart"/>
        <w:r w:rsidRPr="00065A05">
          <w:rPr>
            <w:rFonts w:ascii="Arial" w:hAnsi="Arial" w:cs="Arial"/>
            <w:lang w:val="fr-FR"/>
          </w:rPr>
          <w:t>IFNg</w:t>
        </w:r>
        <w:proofErr w:type="spellEnd"/>
        <w:r w:rsidRPr="00065A05">
          <w:rPr>
            <w:rFonts w:ascii="Arial" w:hAnsi="Arial" w:cs="Arial"/>
            <w:lang w:val="fr-FR"/>
          </w:rPr>
          <w:t xml:space="preserve"> et de </w:t>
        </w:r>
        <w:proofErr w:type="spellStart"/>
        <w:r w:rsidRPr="00065A05">
          <w:rPr>
            <w:rFonts w:ascii="Arial" w:hAnsi="Arial" w:cs="Arial"/>
            <w:lang w:val="fr-FR"/>
          </w:rPr>
          <w:t>TNFa</w:t>
        </w:r>
        <w:proofErr w:type="spellEnd"/>
        <w:r>
          <w:rPr>
            <w:rFonts w:ascii="Arial" w:hAnsi="Arial" w:cs="Arial"/>
            <w:lang w:val="fr-FR"/>
          </w:rPr>
          <w:t xml:space="preserve"> </w:t>
        </w:r>
        <w:r w:rsidRPr="00065A05">
          <w:rPr>
            <w:rFonts w:ascii="Arial" w:hAnsi="Arial" w:cs="Arial"/>
          </w:rPr>
          <w:fldChar w:fldCharType="begin"/>
        </w:r>
      </w:ins>
      <w:ins w:id="1904" w:author="Christophe Borg" w:date="2026-08-26T12:10:00Z">
        <w:r w:rsidR="00383B27" w:rsidRPr="00F379D4">
          <w:rPr>
            <w:rFonts w:ascii="Arial" w:hAnsi="Arial" w:cs="Arial"/>
            <w:lang w:val="fr-FR"/>
            <w:rPrChange w:id="1905" w:author="Christophe Borg" w:date="2026-08-26T12:10:00Z">
              <w:rPr>
                <w:rFonts w:ascii="Arial" w:hAnsi="Arial" w:cs="Arial"/>
              </w:rPr>
            </w:rPrChange>
          </w:rPr>
          <w:instrText>HYPERLINK "C:\\Users\\xtoph\\Downloads\\Virassamy_CancerCell_2023"</w:instrText>
        </w:r>
      </w:ins>
      <w:ins w:id="1906" w:author="LALOY Emilien" w:date="2026-08-20T16:38:00Z">
        <w:del w:id="1907" w:author="Christophe Borg" w:date="2026-08-26T12:10:00Z">
          <w:r w:rsidRPr="00065A05" w:rsidDel="00383B27">
            <w:rPr>
              <w:rFonts w:ascii="Arial" w:hAnsi="Arial" w:cs="Arial"/>
              <w:lang w:val="fr-FR"/>
            </w:rPr>
            <w:delInstrText xml:space="preserve"> HYPERLINK "Virassamy_CancerCell_2023" </w:delInstrText>
          </w:r>
        </w:del>
        <w:r w:rsidRPr="00065A05">
          <w:rPr>
            <w:rFonts w:ascii="Arial" w:hAnsi="Arial" w:cs="Arial"/>
          </w:rPr>
          <w:fldChar w:fldCharType="separate"/>
        </w:r>
        <w:proofErr w:type="spellStart"/>
        <w:r w:rsidRPr="00065A05">
          <w:rPr>
            <w:rStyle w:val="Lienhypertexte"/>
            <w:rFonts w:ascii="Arial" w:eastAsiaTheme="majorEastAsia" w:hAnsi="Arial" w:cs="Arial"/>
            <w:lang w:val="fr-FR"/>
          </w:rPr>
          <w:t>Virassamy</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CancerCell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2023</w:t>
        </w:r>
        <w:r w:rsidRPr="00065A05">
          <w:rPr>
            <w:rFonts w:ascii="Arial" w:hAnsi="Arial" w:cs="Arial"/>
          </w:rPr>
          <w:fldChar w:fldCharType="end"/>
        </w:r>
        <w:r w:rsidRPr="00065A05">
          <w:rPr>
            <w:rFonts w:ascii="Arial" w:hAnsi="Arial" w:cs="Arial"/>
            <w:lang w:val="fr-FR"/>
          </w:rPr>
          <w:t xml:space="preserve"> </w:t>
        </w:r>
        <w:r w:rsidRPr="00065A05">
          <w:rPr>
            <w:rFonts w:ascii="Arial" w:hAnsi="Arial" w:cs="Arial"/>
          </w:rPr>
          <w:fldChar w:fldCharType="begin"/>
        </w:r>
      </w:ins>
      <w:ins w:id="1908" w:author="Christophe Borg" w:date="2026-08-26T12:10:00Z">
        <w:r w:rsidR="00383B27" w:rsidRPr="00F379D4">
          <w:rPr>
            <w:rFonts w:ascii="Arial" w:hAnsi="Arial" w:cs="Arial"/>
            <w:lang w:val="fr-FR"/>
            <w:rPrChange w:id="1909" w:author="Christophe Borg" w:date="2026-08-26T12:10:00Z">
              <w:rPr>
                <w:rFonts w:ascii="Arial" w:hAnsi="Arial" w:cs="Arial"/>
              </w:rPr>
            </w:rPrChange>
          </w:rPr>
          <w:instrText>HYPERLINK "C:\\Users\\xtoph\\Downloads\\Hu_Gastroenterology_2024"</w:instrText>
        </w:r>
      </w:ins>
      <w:ins w:id="1910" w:author="LALOY Emilien" w:date="2026-08-20T16:38:00Z">
        <w:del w:id="1911" w:author="Christophe Borg" w:date="2026-08-26T12:10:00Z">
          <w:r w:rsidRPr="00065A05" w:rsidDel="00383B27">
            <w:rPr>
              <w:rFonts w:ascii="Arial" w:hAnsi="Arial" w:cs="Arial"/>
              <w:lang w:val="fr-FR"/>
            </w:rPr>
            <w:delInstrText xml:space="preserve"> HYPERLINK "Hu_Gastroenterology_2024" </w:delInstrText>
          </w:r>
        </w:del>
        <w:r w:rsidRPr="00065A05">
          <w:rPr>
            <w:rFonts w:ascii="Arial" w:hAnsi="Arial" w:cs="Arial"/>
          </w:rPr>
          <w:fldChar w:fldCharType="separate"/>
        </w:r>
        <w:r w:rsidRPr="00065A05">
          <w:rPr>
            <w:rStyle w:val="Lienhypertexte"/>
            <w:rFonts w:ascii="Arial" w:eastAsiaTheme="majorEastAsia" w:hAnsi="Arial" w:cs="Arial"/>
            <w:lang w:val="fr-FR"/>
          </w:rPr>
          <w:t>Hu</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Gastroenterology</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2024</w:t>
        </w:r>
        <w:r w:rsidRPr="00065A05">
          <w:rPr>
            <w:rFonts w:ascii="Arial" w:hAnsi="Arial" w:cs="Arial"/>
          </w:rPr>
          <w:fldChar w:fldCharType="end"/>
        </w:r>
        <w:r w:rsidRPr="00065A05">
          <w:rPr>
            <w:rFonts w:ascii="Arial" w:hAnsi="Arial" w:cs="Arial"/>
            <w:lang w:val="fr-FR"/>
          </w:rPr>
          <w:t xml:space="preserve">, ou dans un modèle de </w:t>
        </w:r>
        <w:proofErr w:type="spellStart"/>
        <w:r w:rsidRPr="00065A05">
          <w:rPr>
            <w:rFonts w:ascii="Arial" w:hAnsi="Arial" w:cs="Arial"/>
            <w:lang w:val="fr-FR"/>
          </w:rPr>
          <w:t>co-</w:t>
        </w:r>
        <w:r w:rsidRPr="00065A05">
          <w:rPr>
            <w:rFonts w:ascii="Arial" w:hAnsi="Arial" w:cs="Arial"/>
            <w:lang w:val="fr-FR"/>
          </w:rPr>
          <w:lastRenderedPageBreak/>
          <w:t>culture</w:t>
        </w:r>
        <w:proofErr w:type="spellEnd"/>
        <w:r w:rsidRPr="00065A05">
          <w:rPr>
            <w:rFonts w:ascii="Arial" w:hAnsi="Arial" w:cs="Arial"/>
            <w:lang w:val="fr-FR"/>
          </w:rPr>
          <w:t xml:space="preserve"> de TIL CD103+CD39+ avec des cellules tumorales autologues de manière CMH-I dépendante </w:t>
        </w:r>
        <w:r w:rsidRPr="00065A05">
          <w:rPr>
            <w:rFonts w:ascii="Arial" w:hAnsi="Arial" w:cs="Arial"/>
          </w:rPr>
          <w:fldChar w:fldCharType="begin"/>
        </w:r>
      </w:ins>
      <w:ins w:id="1912" w:author="Christophe Borg" w:date="2026-08-26T12:10:00Z">
        <w:r w:rsidR="00383B27" w:rsidRPr="00F379D4">
          <w:rPr>
            <w:rFonts w:ascii="Arial" w:hAnsi="Arial" w:cs="Arial"/>
            <w:lang w:val="fr-FR"/>
            <w:rPrChange w:id="1913" w:author="Christophe Borg" w:date="2026-08-26T12:10:00Z">
              <w:rPr>
                <w:rFonts w:ascii="Arial" w:hAnsi="Arial" w:cs="Arial"/>
              </w:rPr>
            </w:rPrChange>
          </w:rPr>
          <w:instrText>HYPERLINK "C:\\Users\\xtoph\\Downloads\\Duhen_NatCommun_2018"</w:instrText>
        </w:r>
      </w:ins>
      <w:ins w:id="1914" w:author="LALOY Emilien" w:date="2026-08-20T16:38:00Z">
        <w:del w:id="1915" w:author="Christophe Borg" w:date="2026-08-26T12:10:00Z">
          <w:r w:rsidRPr="00065A05" w:rsidDel="00383B27">
            <w:rPr>
              <w:rFonts w:ascii="Arial" w:hAnsi="Arial" w:cs="Arial"/>
              <w:lang w:val="fr-FR"/>
            </w:rPr>
            <w:delInstrText xml:space="preserve"> HYPERLINK "Duhen_NatCommun_2018" </w:delInstrText>
          </w:r>
        </w:del>
        <w:r w:rsidRPr="00065A05">
          <w:rPr>
            <w:rFonts w:ascii="Arial" w:hAnsi="Arial" w:cs="Arial"/>
          </w:rPr>
          <w:fldChar w:fldCharType="separate"/>
        </w:r>
        <w:proofErr w:type="spellStart"/>
        <w:r w:rsidRPr="00065A05">
          <w:rPr>
            <w:rStyle w:val="Lienhypertexte"/>
            <w:rFonts w:ascii="Arial" w:eastAsiaTheme="majorEastAsia" w:hAnsi="Arial" w:cs="Arial"/>
            <w:lang w:val="fr-FR"/>
          </w:rPr>
          <w:t>Duhen</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NatCommun</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2018</w:t>
        </w:r>
        <w:r w:rsidRPr="00065A05">
          <w:rPr>
            <w:rFonts w:ascii="Arial" w:hAnsi="Arial" w:cs="Arial"/>
          </w:rPr>
          <w:fldChar w:fldCharType="end"/>
        </w:r>
        <w:r w:rsidRPr="00065A05">
          <w:rPr>
            <w:rFonts w:ascii="Arial" w:hAnsi="Arial" w:cs="Arial"/>
            <w:lang w:val="fr-FR"/>
          </w:rPr>
          <w:t>. L'infiltration avec des TRM corrèle aussi avec d'autres signes d'une réponse immunitaire efficace (signatures d'inflammation, d'</w:t>
        </w:r>
        <w:proofErr w:type="spellStart"/>
        <w:r w:rsidRPr="00065A05">
          <w:rPr>
            <w:rFonts w:ascii="Arial" w:hAnsi="Arial" w:cs="Arial"/>
            <w:lang w:val="fr-FR"/>
          </w:rPr>
          <w:t>IFNg</w:t>
        </w:r>
        <w:proofErr w:type="spellEnd"/>
        <w:r w:rsidRPr="00065A05">
          <w:rPr>
            <w:rFonts w:ascii="Arial" w:hAnsi="Arial" w:cs="Arial"/>
            <w:lang w:val="fr-FR"/>
          </w:rPr>
          <w:t xml:space="preserve">, de réponse </w:t>
        </w:r>
        <w:proofErr w:type="spellStart"/>
        <w:r w:rsidRPr="00065A05">
          <w:rPr>
            <w:rFonts w:ascii="Arial" w:hAnsi="Arial" w:cs="Arial"/>
            <w:lang w:val="fr-FR"/>
          </w:rPr>
          <w:t>cytolitique</w:t>
        </w:r>
        <w:proofErr w:type="spellEnd"/>
        <w:r w:rsidRPr="00065A05">
          <w:rPr>
            <w:rFonts w:ascii="Arial" w:hAnsi="Arial" w:cs="Arial"/>
            <w:lang w:val="fr-FR"/>
          </w:rPr>
          <w:t xml:space="preserve"> et effectrice) </w:t>
        </w:r>
        <w:r w:rsidRPr="00065A05">
          <w:rPr>
            <w:rFonts w:ascii="Arial" w:hAnsi="Arial" w:cs="Arial"/>
          </w:rPr>
          <w:fldChar w:fldCharType="begin"/>
        </w:r>
      </w:ins>
      <w:ins w:id="1916" w:author="Christophe Borg" w:date="2026-08-26T12:10:00Z">
        <w:r w:rsidR="00383B27" w:rsidRPr="00F379D4">
          <w:rPr>
            <w:rFonts w:ascii="Arial" w:hAnsi="Arial" w:cs="Arial"/>
            <w:lang w:val="fr-FR"/>
            <w:rPrChange w:id="1917" w:author="Christophe Borg" w:date="2026-08-26T12:10:00Z">
              <w:rPr>
                <w:rFonts w:ascii="Arial" w:hAnsi="Arial" w:cs="Arial"/>
              </w:rPr>
            </w:rPrChange>
          </w:rPr>
          <w:instrText>HYPERLINK "C:\\Users\\xtoph\\Downloads\\Jin_BrJCancer_2022"</w:instrText>
        </w:r>
      </w:ins>
      <w:ins w:id="1918" w:author="LALOY Emilien" w:date="2026-08-20T16:38:00Z">
        <w:del w:id="1919" w:author="Christophe Borg" w:date="2026-08-26T12:10:00Z">
          <w:r w:rsidRPr="00065A05" w:rsidDel="00383B27">
            <w:rPr>
              <w:rFonts w:ascii="Arial" w:hAnsi="Arial" w:cs="Arial"/>
              <w:lang w:val="fr-FR"/>
            </w:rPr>
            <w:delInstrText xml:space="preserve"> HYPERLINK "Jin_BrJCancer_2022" </w:delInstrText>
          </w:r>
        </w:del>
        <w:r w:rsidRPr="00065A05">
          <w:rPr>
            <w:rFonts w:ascii="Arial" w:hAnsi="Arial" w:cs="Arial"/>
          </w:rPr>
          <w:fldChar w:fldCharType="separate"/>
        </w:r>
        <w:r w:rsidRPr="00065A05">
          <w:rPr>
            <w:rStyle w:val="Lienhypertexte"/>
            <w:rFonts w:ascii="Arial" w:eastAsiaTheme="majorEastAsia" w:hAnsi="Arial" w:cs="Arial"/>
            <w:lang w:val="fr-FR"/>
          </w:rPr>
          <w:t>Jin</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BrJCancer</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w:t>
        </w:r>
        <w:r w:rsidRPr="00065A05">
          <w:rPr>
            <w:rFonts w:ascii="Arial" w:hAnsi="Arial" w:cs="Arial"/>
          </w:rPr>
          <w:fldChar w:fldCharType="end"/>
        </w:r>
        <w:r w:rsidRPr="00065A05">
          <w:rPr>
            <w:rFonts w:ascii="Arial" w:hAnsi="Arial" w:cs="Arial"/>
            <w:lang w:val="fr-FR"/>
          </w:rPr>
          <w:t>.</w:t>
        </w:r>
      </w:ins>
    </w:p>
    <w:p w14:paraId="47B61A99" w14:textId="4BBE1D16" w:rsidR="008257D4" w:rsidRPr="00065A05" w:rsidRDefault="008257D4" w:rsidP="008257D4">
      <w:pPr>
        <w:pStyle w:val="NormalWeb"/>
        <w:spacing w:line="360" w:lineRule="auto"/>
        <w:jc w:val="both"/>
        <w:rPr>
          <w:ins w:id="1920" w:author="LALOY Emilien" w:date="2026-08-20T16:38:00Z"/>
          <w:rFonts w:ascii="Arial" w:hAnsi="Arial" w:cs="Arial"/>
          <w:lang w:val="fr-FR"/>
        </w:rPr>
      </w:pPr>
      <w:ins w:id="1921" w:author="LALOY Emilien" w:date="2026-08-20T16:38:00Z">
        <w:r w:rsidRPr="00065A05">
          <w:rPr>
            <w:rFonts w:ascii="Arial" w:hAnsi="Arial" w:cs="Arial"/>
            <w:lang w:val="fr-FR"/>
          </w:rPr>
          <w:t>Les TRM jouent aussi un rôle de prévention : si un mélanome est éliminé chez la souris, des TRM se forment dans la peau (et notamment dans les vitiligo</w:t>
        </w:r>
        <w:r>
          <w:rPr>
            <w:rFonts w:ascii="Arial" w:hAnsi="Arial" w:cs="Arial"/>
            <w:lang w:val="fr-FR"/>
          </w:rPr>
          <w:t>s</w:t>
        </w:r>
        <w:r w:rsidRPr="00065A05">
          <w:rPr>
            <w:rFonts w:ascii="Arial" w:hAnsi="Arial" w:cs="Arial"/>
            <w:lang w:val="fr-FR"/>
          </w:rPr>
          <w:t xml:space="preserve">), les poumons, le foie et les ganglions drainants la peau et protègent contre un </w:t>
        </w:r>
        <w:proofErr w:type="spellStart"/>
        <w:r w:rsidRPr="00065A05">
          <w:rPr>
            <w:rFonts w:ascii="Arial" w:hAnsi="Arial" w:cs="Arial"/>
            <w:lang w:val="fr-FR"/>
          </w:rPr>
          <w:t>re-challenge</w:t>
        </w:r>
        <w:proofErr w:type="spellEnd"/>
        <w:r w:rsidRPr="00065A05">
          <w:rPr>
            <w:rFonts w:ascii="Arial" w:hAnsi="Arial" w:cs="Arial"/>
            <w:lang w:val="fr-FR"/>
          </w:rPr>
          <w:t xml:space="preserve"> </w:t>
        </w:r>
        <w:r w:rsidRPr="00065A05">
          <w:rPr>
            <w:rFonts w:ascii="Arial" w:hAnsi="Arial" w:cs="Arial"/>
          </w:rPr>
          <w:fldChar w:fldCharType="begin"/>
        </w:r>
      </w:ins>
      <w:ins w:id="1922" w:author="Christophe Borg" w:date="2026-08-26T12:10:00Z">
        <w:r w:rsidR="00383B27" w:rsidRPr="00F379D4">
          <w:rPr>
            <w:rFonts w:ascii="Arial" w:hAnsi="Arial" w:cs="Arial"/>
            <w:lang w:val="fr-FR"/>
            <w:rPrChange w:id="1923" w:author="Christophe Borg" w:date="2026-08-26T12:10:00Z">
              <w:rPr>
                <w:rFonts w:ascii="Arial" w:hAnsi="Arial" w:cs="Arial"/>
              </w:rPr>
            </w:rPrChange>
          </w:rPr>
          <w:instrText>HYPERLINK "C:\\Users\\xtoph\\Downloads\\Malik_SciImmunol_2017"</w:instrText>
        </w:r>
      </w:ins>
      <w:ins w:id="1924" w:author="LALOY Emilien" w:date="2026-08-20T16:38:00Z">
        <w:del w:id="1925" w:author="Christophe Borg" w:date="2026-08-26T12:10:00Z">
          <w:r w:rsidRPr="00065A05" w:rsidDel="00383B27">
            <w:rPr>
              <w:rFonts w:ascii="Arial" w:hAnsi="Arial" w:cs="Arial"/>
              <w:lang w:val="fr-FR"/>
            </w:rPr>
            <w:delInstrText xml:space="preserve"> HYPERLINK "Malik_SciImmunol_2017" </w:delInstrText>
          </w:r>
        </w:del>
        <w:r w:rsidRPr="00065A05">
          <w:rPr>
            <w:rFonts w:ascii="Arial" w:hAnsi="Arial" w:cs="Arial"/>
          </w:rPr>
          <w:fldChar w:fldCharType="separate"/>
        </w:r>
        <w:r w:rsidRPr="00065A05">
          <w:rPr>
            <w:rStyle w:val="Lienhypertexte"/>
            <w:rFonts w:ascii="Arial" w:eastAsiaTheme="majorEastAsia" w:hAnsi="Arial" w:cs="Arial"/>
            <w:lang w:val="fr-FR"/>
          </w:rPr>
          <w:t>Malik</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SciImmunol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2017</w:t>
        </w:r>
        <w:r w:rsidRPr="00065A05">
          <w:rPr>
            <w:rFonts w:ascii="Arial" w:hAnsi="Arial" w:cs="Arial"/>
          </w:rPr>
          <w:fldChar w:fldCharType="end"/>
        </w:r>
        <w:r w:rsidRPr="00065A05">
          <w:rPr>
            <w:rFonts w:ascii="Arial" w:hAnsi="Arial" w:cs="Arial"/>
            <w:lang w:val="fr-FR"/>
          </w:rPr>
          <w:t xml:space="preserve"> </w:t>
        </w:r>
        <w:r w:rsidRPr="00065A05">
          <w:rPr>
            <w:rFonts w:ascii="Arial" w:hAnsi="Arial" w:cs="Arial"/>
          </w:rPr>
          <w:fldChar w:fldCharType="begin"/>
        </w:r>
      </w:ins>
      <w:ins w:id="1926" w:author="Christophe Borg" w:date="2026-08-26T12:10:00Z">
        <w:r w:rsidR="00383B27" w:rsidRPr="00F379D4">
          <w:rPr>
            <w:rFonts w:ascii="Arial" w:hAnsi="Arial" w:cs="Arial"/>
            <w:lang w:val="fr-FR"/>
            <w:rPrChange w:id="1927" w:author="Christophe Borg" w:date="2026-08-26T12:10:00Z">
              <w:rPr>
                <w:rFonts w:ascii="Arial" w:hAnsi="Arial" w:cs="Arial"/>
              </w:rPr>
            </w:rPrChange>
          </w:rPr>
          <w:instrText>HYPERLINK "C:\\Users\\xtoph\\Downloads\\Molodtsov_Immunity_2021"</w:instrText>
        </w:r>
      </w:ins>
      <w:ins w:id="1928" w:author="LALOY Emilien" w:date="2026-08-20T16:38:00Z">
        <w:del w:id="1929" w:author="Christophe Borg" w:date="2026-08-26T12:10:00Z">
          <w:r w:rsidRPr="00065A05" w:rsidDel="00383B27">
            <w:rPr>
              <w:rFonts w:ascii="Arial" w:hAnsi="Arial" w:cs="Arial"/>
              <w:lang w:val="fr-FR"/>
            </w:rPr>
            <w:delInstrText xml:space="preserve"> HYPERLINK "Molodtsov_Immunity_2021" </w:delInstrText>
          </w:r>
        </w:del>
        <w:r w:rsidRPr="00065A05">
          <w:rPr>
            <w:rFonts w:ascii="Arial" w:hAnsi="Arial" w:cs="Arial"/>
          </w:rPr>
          <w:fldChar w:fldCharType="separate"/>
        </w:r>
        <w:proofErr w:type="spellStart"/>
        <w:r w:rsidRPr="00065A05">
          <w:rPr>
            <w:rStyle w:val="Lienhypertexte"/>
            <w:rFonts w:ascii="Arial" w:eastAsiaTheme="majorEastAsia" w:hAnsi="Arial" w:cs="Arial"/>
            <w:lang w:val="fr-FR"/>
          </w:rPr>
          <w:t>Molodtsov</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Immunity</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2021</w:t>
        </w:r>
        <w:r w:rsidRPr="00065A05">
          <w:rPr>
            <w:rFonts w:ascii="Arial" w:hAnsi="Arial" w:cs="Arial"/>
          </w:rPr>
          <w:fldChar w:fldCharType="end"/>
        </w:r>
        <w:r w:rsidRPr="00065A05">
          <w:rPr>
            <w:rFonts w:ascii="Arial" w:hAnsi="Arial" w:cs="Arial"/>
            <w:lang w:val="fr-FR"/>
          </w:rPr>
          <w:t xml:space="preserve">. Cette réponse est aussi retrouvée avant l'élimination complète de la tumeur dans les ganglions métastatiques, qui semble passer par l'activation des DC </w:t>
        </w:r>
        <w:r w:rsidRPr="00065A05">
          <w:rPr>
            <w:rFonts w:ascii="Arial" w:hAnsi="Arial" w:cs="Arial"/>
          </w:rPr>
          <w:fldChar w:fldCharType="begin"/>
        </w:r>
      </w:ins>
      <w:ins w:id="1930" w:author="Christophe Borg" w:date="2026-08-26T12:10:00Z">
        <w:r w:rsidR="00383B27" w:rsidRPr="00F379D4">
          <w:rPr>
            <w:rFonts w:ascii="Arial" w:hAnsi="Arial" w:cs="Arial"/>
            <w:lang w:val="fr-FR"/>
            <w:rPrChange w:id="1931" w:author="Christophe Borg" w:date="2026-08-26T12:10:00Z">
              <w:rPr>
                <w:rFonts w:ascii="Arial" w:hAnsi="Arial" w:cs="Arial"/>
              </w:rPr>
            </w:rPrChange>
          </w:rPr>
          <w:instrText>HYPERLINK "C:\\Users\\xtoph\\Downloads\\Menares_NatCommun_2019"</w:instrText>
        </w:r>
      </w:ins>
      <w:ins w:id="1932" w:author="LALOY Emilien" w:date="2026-08-20T16:38:00Z">
        <w:del w:id="1933" w:author="Christophe Borg" w:date="2026-08-26T12:10:00Z">
          <w:r w:rsidRPr="00065A05" w:rsidDel="00383B27">
            <w:rPr>
              <w:rFonts w:ascii="Arial" w:hAnsi="Arial" w:cs="Arial"/>
              <w:lang w:val="fr-FR"/>
            </w:rPr>
            <w:delInstrText xml:space="preserve"> HYPERLINK "Menares_NatCommun_2019" </w:delInstrText>
          </w:r>
        </w:del>
        <w:r w:rsidRPr="00065A05">
          <w:rPr>
            <w:rFonts w:ascii="Arial" w:hAnsi="Arial" w:cs="Arial"/>
          </w:rPr>
          <w:fldChar w:fldCharType="separate"/>
        </w:r>
        <w:proofErr w:type="spellStart"/>
        <w:r w:rsidRPr="00065A05">
          <w:rPr>
            <w:rStyle w:val="Lienhypertexte"/>
            <w:rFonts w:ascii="Arial" w:eastAsiaTheme="majorEastAsia" w:hAnsi="Arial" w:cs="Arial"/>
            <w:lang w:val="fr-FR"/>
          </w:rPr>
          <w:t>Menares</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NatCommun</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2019</w:t>
        </w:r>
        <w:r w:rsidRPr="00065A05">
          <w:rPr>
            <w:rFonts w:ascii="Arial" w:hAnsi="Arial" w:cs="Arial"/>
          </w:rPr>
          <w:fldChar w:fldCharType="end"/>
        </w:r>
        <w:r w:rsidRPr="00065A05">
          <w:rPr>
            <w:rFonts w:ascii="Arial" w:hAnsi="Arial" w:cs="Arial"/>
            <w:lang w:val="fr-FR"/>
          </w:rPr>
          <w:t xml:space="preserve">. </w:t>
        </w:r>
        <w:r w:rsidRPr="00065A05">
          <w:rPr>
            <w:rFonts w:ascii="Arial" w:hAnsi="Arial" w:cs="Arial"/>
          </w:rPr>
          <w:fldChar w:fldCharType="begin"/>
        </w:r>
      </w:ins>
      <w:ins w:id="1934" w:author="Christophe Borg" w:date="2026-08-26T12:10:00Z">
        <w:r w:rsidR="00383B27" w:rsidRPr="00F379D4">
          <w:rPr>
            <w:rFonts w:ascii="Arial" w:hAnsi="Arial" w:cs="Arial"/>
            <w:lang w:val="fr-FR"/>
            <w:rPrChange w:id="1935" w:author="Christophe Borg" w:date="2026-08-26T12:10:00Z">
              <w:rPr>
                <w:rFonts w:ascii="Arial" w:hAnsi="Arial" w:cs="Arial"/>
              </w:rPr>
            </w:rPrChange>
          </w:rPr>
          <w:instrText>HYPERLINK "C:\\Users\\xtoph\\Downloads\\Lee_Sci.Immunol._2022"</w:instrText>
        </w:r>
      </w:ins>
      <w:ins w:id="1936" w:author="LALOY Emilien" w:date="2026-08-20T16:38:00Z">
        <w:del w:id="1937" w:author="Christophe Borg" w:date="2026-08-26T12:10:00Z">
          <w:r w:rsidRPr="00065A05" w:rsidDel="00383B27">
            <w:rPr>
              <w:rFonts w:ascii="Arial" w:hAnsi="Arial" w:cs="Arial"/>
              <w:lang w:val="fr-FR"/>
            </w:rPr>
            <w:delInstrText xml:space="preserve"> HYPERLINK "Lee_Sci.Immunol._2022" </w:delInstrText>
          </w:r>
        </w:del>
        <w:r w:rsidRPr="00065A05">
          <w:rPr>
            <w:rFonts w:ascii="Arial" w:hAnsi="Arial" w:cs="Arial"/>
          </w:rPr>
          <w:fldChar w:fldCharType="separate"/>
        </w:r>
        <w:r w:rsidRPr="00065A05">
          <w:rPr>
            <w:rStyle w:val="Lienhypertexte"/>
            <w:rFonts w:ascii="Arial" w:eastAsiaTheme="majorEastAsia" w:hAnsi="Arial" w:cs="Arial"/>
            <w:lang w:val="fr-FR"/>
          </w:rPr>
          <w:t>Lee</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Sci.Immunol</w:t>
        </w:r>
        <w:proofErr w:type="spellEnd"/>
        <w:r w:rsidRPr="00065A05">
          <w:rPr>
            <w:rStyle w:val="Lienhypertexte"/>
            <w:rFonts w:ascii="Arial" w:eastAsiaTheme="majorEastAsia" w:hAnsi="Arial" w:cs="Arial"/>
            <w:lang w:val="fr-FR"/>
          </w:rPr>
          <w:t>.</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w:t>
        </w:r>
        <w:r w:rsidRPr="00065A05">
          <w:rPr>
            <w:rFonts w:ascii="Arial" w:hAnsi="Arial" w:cs="Arial"/>
          </w:rPr>
          <w:fldChar w:fldCharType="end"/>
        </w:r>
        <w:r w:rsidRPr="00065A05">
          <w:rPr>
            <w:rFonts w:ascii="Arial" w:hAnsi="Arial" w:cs="Arial"/>
            <w:lang w:val="fr-FR"/>
          </w:rPr>
          <w:t xml:space="preserve"> décris que les séquences TCR retrouvées dans les TRM spécifiques d'antigènes tumoraux sont aussi retrouvés dans le sang et les métastases au niveau des LN, ce qui suggère que les TRM des cancers peuvent se répandre et former des réponses systémiques. </w:t>
        </w:r>
      </w:ins>
    </w:p>
    <w:p w14:paraId="302744A9" w14:textId="7C4209EF" w:rsidR="008257D4" w:rsidRPr="00065A05" w:rsidRDefault="008257D4" w:rsidP="008257D4">
      <w:pPr>
        <w:pStyle w:val="NormalWeb"/>
        <w:spacing w:line="360" w:lineRule="auto"/>
        <w:jc w:val="both"/>
        <w:rPr>
          <w:ins w:id="1938" w:author="LALOY Emilien" w:date="2026-08-20T16:38:00Z"/>
          <w:rFonts w:ascii="Arial" w:hAnsi="Arial" w:cs="Arial"/>
          <w:lang w:val="fr-FR"/>
        </w:rPr>
      </w:pPr>
      <w:ins w:id="1939" w:author="LALOY Emilien" w:date="2026-08-20T16:38:00Z">
        <w:r w:rsidRPr="00065A05">
          <w:rPr>
            <w:rFonts w:ascii="Arial" w:hAnsi="Arial" w:cs="Arial"/>
            <w:lang w:val="fr-FR"/>
          </w:rPr>
          <w:t>Les TRM jouent un rôle dans la phase d'équilibre de l'immunosurveillance. En effet, en utilisant un</w:t>
        </w:r>
        <w:r>
          <w:rPr>
            <w:rFonts w:ascii="Arial" w:hAnsi="Arial" w:cs="Arial"/>
            <w:lang w:val="fr-FR"/>
          </w:rPr>
          <w:t>e</w:t>
        </w:r>
        <w:r w:rsidRPr="00065A05">
          <w:rPr>
            <w:rFonts w:ascii="Arial" w:hAnsi="Arial" w:cs="Arial"/>
            <w:lang w:val="fr-FR"/>
          </w:rPr>
          <w:t xml:space="preserve"> injection de cellules tumorale au niveau de l'épithélium, les tumeur</w:t>
        </w:r>
        <w:r>
          <w:rPr>
            <w:rFonts w:ascii="Arial" w:hAnsi="Arial" w:cs="Arial"/>
            <w:lang w:val="fr-FR"/>
          </w:rPr>
          <w:t>s</w:t>
        </w:r>
        <w:r w:rsidRPr="00065A05">
          <w:rPr>
            <w:rFonts w:ascii="Arial" w:hAnsi="Arial" w:cs="Arial"/>
            <w:lang w:val="fr-FR"/>
          </w:rPr>
          <w:t xml:space="preserve"> ne se forment que si les TRM sont déplétés avec un KO de CD69 ou de CD103. De plus, le transfert de cellules WT mais pas de cellules KO dans une souris KO pour CD69 restaure le contrôle et empêche la formation de tumeur </w:t>
        </w:r>
        <w:r w:rsidRPr="00065A05">
          <w:rPr>
            <w:rFonts w:ascii="Arial" w:hAnsi="Arial" w:cs="Arial"/>
          </w:rPr>
          <w:fldChar w:fldCharType="begin"/>
        </w:r>
      </w:ins>
      <w:ins w:id="1940" w:author="Christophe Borg" w:date="2026-08-26T12:10:00Z">
        <w:r w:rsidR="00383B27" w:rsidRPr="00F379D4">
          <w:rPr>
            <w:rFonts w:ascii="Arial" w:hAnsi="Arial" w:cs="Arial"/>
            <w:lang w:val="fr-FR"/>
            <w:rPrChange w:id="1941" w:author="Christophe Borg" w:date="2026-08-26T12:11:00Z">
              <w:rPr>
                <w:rFonts w:ascii="Arial" w:hAnsi="Arial" w:cs="Arial"/>
              </w:rPr>
            </w:rPrChange>
          </w:rPr>
          <w:instrText>HYPERLINK "C:\\Users\\xtoph\\Downloads\\Park_Nature_2019"</w:instrText>
        </w:r>
      </w:ins>
      <w:ins w:id="1942" w:author="LALOY Emilien" w:date="2026-08-20T16:38:00Z">
        <w:del w:id="1943" w:author="Christophe Borg" w:date="2026-08-26T12:10:00Z">
          <w:r w:rsidRPr="00065A05" w:rsidDel="00383B27">
            <w:rPr>
              <w:rFonts w:ascii="Arial" w:hAnsi="Arial" w:cs="Arial"/>
              <w:lang w:val="fr-FR"/>
            </w:rPr>
            <w:delInstrText xml:space="preserve"> HYPERLINK "Park_Nature_2019" </w:delInstrText>
          </w:r>
        </w:del>
        <w:r w:rsidRPr="00065A05">
          <w:rPr>
            <w:rFonts w:ascii="Arial" w:hAnsi="Arial" w:cs="Arial"/>
          </w:rPr>
          <w:fldChar w:fldCharType="separate"/>
        </w:r>
        <w:r w:rsidRPr="00065A05">
          <w:rPr>
            <w:rStyle w:val="Lienhypertexte"/>
            <w:rFonts w:ascii="Arial" w:eastAsiaTheme="majorEastAsia" w:hAnsi="Arial" w:cs="Arial"/>
            <w:lang w:val="fr-FR"/>
          </w:rPr>
          <w:t>Park</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Nature</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2019</w:t>
        </w:r>
        <w:r w:rsidRPr="00065A05">
          <w:rPr>
            <w:rFonts w:ascii="Arial" w:hAnsi="Arial" w:cs="Arial"/>
          </w:rPr>
          <w:fldChar w:fldCharType="end"/>
        </w:r>
        <w:r w:rsidRPr="00065A05">
          <w:rPr>
            <w:rFonts w:ascii="Arial" w:hAnsi="Arial" w:cs="Arial"/>
            <w:lang w:val="fr-FR"/>
          </w:rPr>
          <w:t>. Dans ce modèle, même si les tumeur</w:t>
        </w:r>
        <w:r>
          <w:rPr>
            <w:rFonts w:ascii="Arial" w:hAnsi="Arial" w:cs="Arial"/>
            <w:lang w:val="fr-FR"/>
          </w:rPr>
          <w:t>s</w:t>
        </w:r>
        <w:r w:rsidRPr="00065A05">
          <w:rPr>
            <w:rFonts w:ascii="Arial" w:hAnsi="Arial" w:cs="Arial"/>
            <w:lang w:val="fr-FR"/>
          </w:rPr>
          <w:t xml:space="preserve"> ne se forment pas, les cellules tumorales sont visibles par des techniques comme la microscopie par excitation à deux photons, suggérant que les TRM jouent un rôle dans la phase d'équilibre, mais pas d'élimination </w:t>
        </w:r>
        <w:r w:rsidRPr="00065A05">
          <w:rPr>
            <w:rFonts w:ascii="Arial" w:hAnsi="Arial" w:cs="Arial"/>
          </w:rPr>
          <w:fldChar w:fldCharType="begin"/>
        </w:r>
      </w:ins>
      <w:ins w:id="1944" w:author="Christophe Borg" w:date="2026-08-26T12:10:00Z">
        <w:r w:rsidR="00383B27" w:rsidRPr="00F379D4">
          <w:rPr>
            <w:rFonts w:ascii="Arial" w:hAnsi="Arial" w:cs="Arial"/>
            <w:lang w:val="fr-FR"/>
            <w:rPrChange w:id="1945" w:author="Christophe Borg" w:date="2026-08-26T12:11:00Z">
              <w:rPr>
                <w:rFonts w:ascii="Arial" w:hAnsi="Arial" w:cs="Arial"/>
              </w:rPr>
            </w:rPrChange>
          </w:rPr>
          <w:instrText>HYPERLINK "C:\\Users\\xtoph\\Downloads\\Park_Nature_2019"</w:instrText>
        </w:r>
      </w:ins>
      <w:ins w:id="1946" w:author="LALOY Emilien" w:date="2026-08-20T16:38:00Z">
        <w:del w:id="1947" w:author="Christophe Borg" w:date="2026-08-26T12:10:00Z">
          <w:r w:rsidRPr="00065A05" w:rsidDel="00383B27">
            <w:rPr>
              <w:rFonts w:ascii="Arial" w:hAnsi="Arial" w:cs="Arial"/>
              <w:lang w:val="fr-FR"/>
            </w:rPr>
            <w:delInstrText xml:space="preserve"> HYPERLINK "Park_Nature_2019" </w:delInstrText>
          </w:r>
        </w:del>
        <w:r w:rsidRPr="00065A05">
          <w:rPr>
            <w:rFonts w:ascii="Arial" w:hAnsi="Arial" w:cs="Arial"/>
          </w:rPr>
          <w:fldChar w:fldCharType="separate"/>
        </w:r>
        <w:r w:rsidRPr="00065A05">
          <w:rPr>
            <w:rStyle w:val="Lienhypertexte"/>
            <w:rFonts w:ascii="Arial" w:eastAsiaTheme="majorEastAsia" w:hAnsi="Arial" w:cs="Arial"/>
            <w:lang w:val="fr-FR"/>
          </w:rPr>
          <w:t>Park</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Nature</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2019</w:t>
        </w:r>
        <w:r w:rsidRPr="00065A05">
          <w:rPr>
            <w:rFonts w:ascii="Arial" w:hAnsi="Arial" w:cs="Arial"/>
          </w:rPr>
          <w:fldChar w:fldCharType="end"/>
        </w:r>
        <w:r w:rsidRPr="00065A05">
          <w:rPr>
            <w:rFonts w:ascii="Arial" w:hAnsi="Arial" w:cs="Arial"/>
            <w:lang w:val="fr-FR"/>
          </w:rPr>
          <w:t>. Cet</w:t>
        </w:r>
        <w:r>
          <w:rPr>
            <w:rFonts w:ascii="Arial" w:hAnsi="Arial" w:cs="Arial"/>
            <w:lang w:val="fr-FR"/>
          </w:rPr>
          <w:t>te</w:t>
        </w:r>
        <w:r w:rsidRPr="00065A05">
          <w:rPr>
            <w:rFonts w:ascii="Arial" w:hAnsi="Arial" w:cs="Arial"/>
            <w:lang w:val="fr-FR"/>
          </w:rPr>
          <w:t xml:space="preserve"> observation dépend du </w:t>
        </w:r>
        <w:proofErr w:type="spellStart"/>
        <w:r w:rsidRPr="00065A05">
          <w:rPr>
            <w:rFonts w:ascii="Arial" w:hAnsi="Arial" w:cs="Arial"/>
            <w:lang w:val="fr-FR"/>
          </w:rPr>
          <w:t>TNFa</w:t>
        </w:r>
        <w:proofErr w:type="spellEnd"/>
        <w:r w:rsidRPr="00065A05">
          <w:rPr>
            <w:rFonts w:ascii="Arial" w:hAnsi="Arial" w:cs="Arial"/>
            <w:lang w:val="fr-FR"/>
          </w:rPr>
          <w:t>, mais pas de l'</w:t>
        </w:r>
        <w:proofErr w:type="spellStart"/>
        <w:r w:rsidRPr="00065A05">
          <w:rPr>
            <w:rFonts w:ascii="Arial" w:hAnsi="Arial" w:cs="Arial"/>
            <w:lang w:val="fr-FR"/>
          </w:rPr>
          <w:t>IFNg</w:t>
        </w:r>
        <w:proofErr w:type="spellEnd"/>
        <w:r w:rsidRPr="00065A05">
          <w:rPr>
            <w:rFonts w:ascii="Arial" w:hAnsi="Arial" w:cs="Arial"/>
            <w:lang w:val="fr-FR"/>
          </w:rPr>
          <w:t xml:space="preserve"> et de la perforine, et est indépendante des TCIRC </w:t>
        </w:r>
        <w:r w:rsidRPr="00065A05">
          <w:rPr>
            <w:rFonts w:ascii="Arial" w:hAnsi="Arial" w:cs="Arial"/>
          </w:rPr>
          <w:fldChar w:fldCharType="begin"/>
        </w:r>
      </w:ins>
      <w:ins w:id="1948" w:author="Christophe Borg" w:date="2026-08-26T12:10:00Z">
        <w:r w:rsidR="00383B27" w:rsidRPr="00F379D4">
          <w:rPr>
            <w:rFonts w:ascii="Arial" w:hAnsi="Arial" w:cs="Arial"/>
            <w:lang w:val="fr-FR"/>
            <w:rPrChange w:id="1949" w:author="Christophe Borg" w:date="2026-08-26T12:11:00Z">
              <w:rPr>
                <w:rFonts w:ascii="Arial" w:hAnsi="Arial" w:cs="Arial"/>
              </w:rPr>
            </w:rPrChange>
          </w:rPr>
          <w:instrText>HYPERLINK "C:\\Users\\xtoph\\Downloads\\Park_Nature_2019"</w:instrText>
        </w:r>
      </w:ins>
      <w:ins w:id="1950" w:author="LALOY Emilien" w:date="2026-08-20T16:38:00Z">
        <w:del w:id="1951" w:author="Christophe Borg" w:date="2026-08-26T12:10:00Z">
          <w:r w:rsidRPr="00065A05" w:rsidDel="00383B27">
            <w:rPr>
              <w:rFonts w:ascii="Arial" w:hAnsi="Arial" w:cs="Arial"/>
              <w:lang w:val="fr-FR"/>
            </w:rPr>
            <w:delInstrText xml:space="preserve"> HYPERLINK "Park_Nature_2019" </w:delInstrText>
          </w:r>
        </w:del>
        <w:r w:rsidRPr="00065A05">
          <w:rPr>
            <w:rFonts w:ascii="Arial" w:hAnsi="Arial" w:cs="Arial"/>
          </w:rPr>
          <w:fldChar w:fldCharType="separate"/>
        </w:r>
        <w:r w:rsidRPr="00065A05">
          <w:rPr>
            <w:rStyle w:val="Lienhypertexte"/>
            <w:rFonts w:ascii="Arial" w:eastAsiaTheme="majorEastAsia" w:hAnsi="Arial" w:cs="Arial"/>
            <w:lang w:val="fr-FR"/>
          </w:rPr>
          <w:t>Park</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Nature</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2019</w:t>
        </w:r>
        <w:r w:rsidRPr="00065A05">
          <w:rPr>
            <w:rFonts w:ascii="Arial" w:hAnsi="Arial" w:cs="Arial"/>
          </w:rPr>
          <w:fldChar w:fldCharType="end"/>
        </w:r>
        <w:r w:rsidRPr="00065A05">
          <w:rPr>
            <w:rFonts w:ascii="Arial" w:hAnsi="Arial" w:cs="Arial"/>
            <w:lang w:val="fr-FR"/>
          </w:rPr>
          <w:t>.</w:t>
        </w:r>
      </w:ins>
    </w:p>
    <w:p w14:paraId="6D81E281" w14:textId="0ED78959" w:rsidR="008257D4" w:rsidRPr="00065A05" w:rsidRDefault="008257D4" w:rsidP="008257D4">
      <w:pPr>
        <w:pStyle w:val="NormalWeb"/>
        <w:spacing w:line="360" w:lineRule="auto"/>
        <w:jc w:val="both"/>
        <w:rPr>
          <w:ins w:id="1952" w:author="LALOY Emilien" w:date="2026-08-20T16:38:00Z"/>
          <w:rFonts w:ascii="Arial" w:hAnsi="Arial" w:cs="Arial"/>
          <w:lang w:val="fr-FR"/>
        </w:rPr>
      </w:pPr>
      <w:ins w:id="1953" w:author="LALOY Emilien" w:date="2026-08-20T16:38:00Z">
        <w:r w:rsidRPr="00065A05">
          <w:rPr>
            <w:rFonts w:ascii="Arial" w:hAnsi="Arial" w:cs="Arial"/>
            <w:lang w:val="fr-FR"/>
          </w:rPr>
          <w:t xml:space="preserve">Finalement, bien que le mécanisme soit moins étudié dans le contexte de cancers, les TRM sont capables d'améliorer l'efficacité de la réponse immunitaire en recrutant d'autres acteurs immunitaires </w:t>
        </w:r>
        <w:r w:rsidRPr="00065A05">
          <w:rPr>
            <w:rFonts w:ascii="Arial" w:hAnsi="Arial" w:cs="Arial"/>
          </w:rPr>
          <w:fldChar w:fldCharType="begin"/>
        </w:r>
      </w:ins>
      <w:ins w:id="1954" w:author="Christophe Borg" w:date="2026-08-26T12:10:00Z">
        <w:r w:rsidR="00383B27" w:rsidRPr="00F379D4">
          <w:rPr>
            <w:rFonts w:ascii="Arial" w:hAnsi="Arial" w:cs="Arial"/>
            <w:lang w:val="fr-FR"/>
            <w:rPrChange w:id="1955" w:author="Christophe Borg" w:date="2026-08-26T12:11:00Z">
              <w:rPr>
                <w:rFonts w:ascii="Arial" w:hAnsi="Arial" w:cs="Arial"/>
              </w:rPr>
            </w:rPrChange>
          </w:rPr>
          <w:instrText>HYPERLINK "C:\\Users\\xtoph\\Downloads\\Chang_NatImmunol_2014"</w:instrText>
        </w:r>
      </w:ins>
      <w:ins w:id="1956" w:author="LALOY Emilien" w:date="2026-08-20T16:38:00Z">
        <w:del w:id="1957" w:author="Christophe Borg" w:date="2026-08-26T12:10:00Z">
          <w:r w:rsidRPr="00065A05" w:rsidDel="00383B27">
            <w:rPr>
              <w:rFonts w:ascii="Arial" w:hAnsi="Arial" w:cs="Arial"/>
              <w:lang w:val="fr-FR"/>
            </w:rPr>
            <w:delInstrText xml:space="preserve"> HYPERLINK "Chang_NatImmunol_2014" </w:delInstrText>
          </w:r>
        </w:del>
        <w:r w:rsidRPr="00065A05">
          <w:rPr>
            <w:rFonts w:ascii="Arial" w:hAnsi="Arial" w:cs="Arial"/>
          </w:rPr>
          <w:fldChar w:fldCharType="separate"/>
        </w:r>
        <w:r w:rsidRPr="00065A05">
          <w:rPr>
            <w:rStyle w:val="Lienhypertexte"/>
            <w:rFonts w:ascii="Arial" w:eastAsiaTheme="majorEastAsia" w:hAnsi="Arial" w:cs="Arial"/>
            <w:lang w:val="fr-FR"/>
          </w:rPr>
          <w:t>Chang</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2014</w:t>
        </w:r>
        <w:r w:rsidRPr="00065A05">
          <w:rPr>
            <w:rFonts w:ascii="Arial" w:hAnsi="Arial" w:cs="Arial"/>
          </w:rPr>
          <w:fldChar w:fldCharType="end"/>
        </w:r>
        <w:r w:rsidRPr="00065A05">
          <w:rPr>
            <w:rFonts w:ascii="Arial" w:hAnsi="Arial" w:cs="Arial"/>
            <w:lang w:val="fr-FR"/>
          </w:rPr>
          <w:t xml:space="preserve"> </w:t>
        </w:r>
        <w:r w:rsidRPr="00065A05">
          <w:rPr>
            <w:rFonts w:ascii="Arial" w:hAnsi="Arial" w:cs="Arial"/>
          </w:rPr>
          <w:fldChar w:fldCharType="begin"/>
        </w:r>
      </w:ins>
      <w:ins w:id="1958" w:author="Christophe Borg" w:date="2026-08-26T12:10:00Z">
        <w:r w:rsidR="00383B27" w:rsidRPr="00F379D4">
          <w:rPr>
            <w:rFonts w:ascii="Arial" w:hAnsi="Arial" w:cs="Arial"/>
            <w:lang w:val="fr-FR"/>
            <w:rPrChange w:id="1959" w:author="Christophe Borg" w:date="2026-08-26T12:11:00Z">
              <w:rPr>
                <w:rFonts w:ascii="Arial" w:hAnsi="Arial" w:cs="Arial"/>
              </w:rPr>
            </w:rPrChange>
          </w:rPr>
          <w:instrText>HYPERLINK "C:\\Users\\xtoph\\Downloads\\Yenyuwadee_SciAdv_2022"</w:instrText>
        </w:r>
      </w:ins>
      <w:ins w:id="1960" w:author="LALOY Emilien" w:date="2026-08-20T16:38:00Z">
        <w:del w:id="1961" w:author="Christophe Borg" w:date="2026-08-26T12:10:00Z">
          <w:r w:rsidRPr="00065A05" w:rsidDel="00383B27">
            <w:rPr>
              <w:rFonts w:ascii="Arial" w:hAnsi="Arial" w:cs="Arial"/>
              <w:lang w:val="fr-FR"/>
            </w:rPr>
            <w:delInstrText xml:space="preserve"> HYPERLINK "Yenyuwadee_SciAdv_2022" </w:delInstrText>
          </w:r>
        </w:del>
        <w:r w:rsidRPr="00065A05">
          <w:rPr>
            <w:rFonts w:ascii="Arial" w:hAnsi="Arial" w:cs="Arial"/>
          </w:rPr>
          <w:fldChar w:fldCharType="separate"/>
        </w:r>
        <w:proofErr w:type="spellStart"/>
        <w:r w:rsidRPr="00065A05">
          <w:rPr>
            <w:rStyle w:val="Lienhypertexte"/>
            <w:rFonts w:ascii="Arial" w:eastAsiaTheme="majorEastAsia" w:hAnsi="Arial" w:cs="Arial"/>
            <w:lang w:val="fr-FR"/>
          </w:rPr>
          <w:t>Yenyuwadee</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SciAdv</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w:t>
        </w:r>
        <w:r w:rsidRPr="00065A05">
          <w:rPr>
            <w:rFonts w:ascii="Arial" w:hAnsi="Arial" w:cs="Arial"/>
          </w:rPr>
          <w:fldChar w:fldCharType="end"/>
        </w:r>
        <w:r w:rsidRPr="00065A05">
          <w:rPr>
            <w:rFonts w:ascii="Arial" w:hAnsi="Arial" w:cs="Arial"/>
            <w:lang w:val="fr-FR"/>
          </w:rPr>
          <w:t xml:space="preserve">. Ils permettent aussi la mise en place de réponses secondaires contre des antigènes différents en activant les DC, ce qui entraine leur migration dans les LN </w:t>
        </w:r>
        <w:r w:rsidRPr="00065A05">
          <w:rPr>
            <w:rFonts w:ascii="Arial" w:hAnsi="Arial" w:cs="Arial"/>
          </w:rPr>
          <w:fldChar w:fldCharType="begin"/>
        </w:r>
      </w:ins>
      <w:ins w:id="1962" w:author="Christophe Borg" w:date="2026-08-26T12:10:00Z">
        <w:r w:rsidR="00383B27" w:rsidRPr="00F379D4">
          <w:rPr>
            <w:rFonts w:ascii="Arial" w:hAnsi="Arial" w:cs="Arial"/>
            <w:lang w:val="fr-FR"/>
            <w:rPrChange w:id="1963" w:author="Christophe Borg" w:date="2026-08-26T12:11:00Z">
              <w:rPr>
                <w:rFonts w:ascii="Arial" w:hAnsi="Arial" w:cs="Arial"/>
              </w:rPr>
            </w:rPrChange>
          </w:rPr>
          <w:instrText>HYPERLINK "C:\\Users\\xtoph\\Downloads\\Menares_NatCommun_2019"</w:instrText>
        </w:r>
      </w:ins>
      <w:ins w:id="1964" w:author="LALOY Emilien" w:date="2026-08-20T16:38:00Z">
        <w:del w:id="1965" w:author="Christophe Borg" w:date="2026-08-26T12:10:00Z">
          <w:r w:rsidRPr="00065A05" w:rsidDel="00383B27">
            <w:rPr>
              <w:rFonts w:ascii="Arial" w:hAnsi="Arial" w:cs="Arial"/>
              <w:lang w:val="fr-FR"/>
            </w:rPr>
            <w:delInstrText xml:space="preserve"> HYPERLINK "Menares_NatCommun_2019" </w:delInstrText>
          </w:r>
        </w:del>
        <w:r w:rsidRPr="00065A05">
          <w:rPr>
            <w:rFonts w:ascii="Arial" w:hAnsi="Arial" w:cs="Arial"/>
          </w:rPr>
          <w:fldChar w:fldCharType="separate"/>
        </w:r>
        <w:proofErr w:type="spellStart"/>
        <w:r w:rsidRPr="00065A05">
          <w:rPr>
            <w:rStyle w:val="Lienhypertexte"/>
            <w:rFonts w:ascii="Arial" w:eastAsiaTheme="majorEastAsia" w:hAnsi="Arial" w:cs="Arial"/>
            <w:lang w:val="fr-FR"/>
          </w:rPr>
          <w:t>Menares</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NatCommun</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2019</w:t>
        </w:r>
        <w:r w:rsidRPr="00065A05">
          <w:rPr>
            <w:rFonts w:ascii="Arial" w:hAnsi="Arial" w:cs="Arial"/>
          </w:rPr>
          <w:fldChar w:fldCharType="end"/>
        </w:r>
        <w:r w:rsidRPr="00065A05">
          <w:rPr>
            <w:rFonts w:ascii="Arial" w:hAnsi="Arial" w:cs="Arial"/>
            <w:lang w:val="fr-FR"/>
          </w:rPr>
          <w:t xml:space="preserve">. En se dédifférenciant en TCM et TEM, les TRM peuvent aussi générer une immunité mémoire dans un autre tissu, et il a été hypothétisé que ce mécanisme était important contre les métastases </w:t>
        </w:r>
        <w:r w:rsidRPr="00065A05">
          <w:rPr>
            <w:rFonts w:ascii="Arial" w:hAnsi="Arial" w:cs="Arial"/>
          </w:rPr>
          <w:fldChar w:fldCharType="begin"/>
        </w:r>
      </w:ins>
      <w:ins w:id="1966" w:author="Christophe Borg" w:date="2026-08-26T12:10:00Z">
        <w:r w:rsidR="00383B27" w:rsidRPr="00F379D4">
          <w:rPr>
            <w:rFonts w:ascii="Arial" w:hAnsi="Arial" w:cs="Arial"/>
            <w:lang w:val="fr-FR"/>
            <w:rPrChange w:id="1967" w:author="Christophe Borg" w:date="2026-08-26T12:11:00Z">
              <w:rPr>
                <w:rFonts w:ascii="Arial" w:hAnsi="Arial" w:cs="Arial"/>
              </w:rPr>
            </w:rPrChange>
          </w:rPr>
          <w:instrText>HYPERLINK "C:\\Users\\xtoph\\Downloads\\Fonseca_NatImmunol_2020"</w:instrText>
        </w:r>
      </w:ins>
      <w:ins w:id="1968" w:author="LALOY Emilien" w:date="2026-08-20T16:38:00Z">
        <w:del w:id="1969" w:author="Christophe Borg" w:date="2026-08-26T12:10:00Z">
          <w:r w:rsidRPr="00065A05" w:rsidDel="00383B27">
            <w:rPr>
              <w:rFonts w:ascii="Arial" w:hAnsi="Arial" w:cs="Arial"/>
              <w:lang w:val="fr-FR"/>
            </w:rPr>
            <w:delInstrText xml:space="preserve"> HYPERLINK "Fonseca_NatImmunol_2020" </w:delInstrText>
          </w:r>
        </w:del>
        <w:r w:rsidRPr="00065A05">
          <w:rPr>
            <w:rFonts w:ascii="Arial" w:hAnsi="Arial" w:cs="Arial"/>
          </w:rPr>
          <w:fldChar w:fldCharType="separate"/>
        </w:r>
        <w:r w:rsidRPr="00065A05">
          <w:rPr>
            <w:rStyle w:val="Lienhypertexte"/>
            <w:rFonts w:ascii="Arial" w:eastAsiaTheme="majorEastAsia" w:hAnsi="Arial" w:cs="Arial"/>
            <w:lang w:val="fr-FR"/>
          </w:rPr>
          <w:t>Fonseca</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2020</w:t>
        </w:r>
        <w:r w:rsidRPr="00065A05">
          <w:rPr>
            <w:rFonts w:ascii="Arial" w:hAnsi="Arial" w:cs="Arial"/>
          </w:rPr>
          <w:fldChar w:fldCharType="end"/>
        </w:r>
        <w:r w:rsidRPr="00065A05">
          <w:rPr>
            <w:rFonts w:ascii="Arial" w:hAnsi="Arial" w:cs="Arial"/>
            <w:lang w:val="fr-FR"/>
          </w:rPr>
          <w:t xml:space="preserve">. En </w:t>
        </w:r>
        <w:r w:rsidRPr="00065A05">
          <w:rPr>
            <w:rFonts w:ascii="Arial" w:hAnsi="Arial" w:cs="Arial"/>
            <w:lang w:val="fr-FR"/>
          </w:rPr>
          <w:lastRenderedPageBreak/>
          <w:t xml:space="preserve">accord avec cette théorie, </w:t>
        </w:r>
        <w:r w:rsidRPr="00065A05">
          <w:rPr>
            <w:rFonts w:ascii="Arial" w:hAnsi="Arial" w:cs="Arial"/>
          </w:rPr>
          <w:fldChar w:fldCharType="begin"/>
        </w:r>
      </w:ins>
      <w:ins w:id="1970" w:author="Christophe Borg" w:date="2026-08-26T12:10:00Z">
        <w:r w:rsidR="00383B27" w:rsidRPr="00F379D4">
          <w:rPr>
            <w:rFonts w:ascii="Arial" w:hAnsi="Arial" w:cs="Arial"/>
            <w:lang w:val="fr-FR"/>
            <w:rPrChange w:id="1971" w:author="Christophe Borg" w:date="2026-08-26T12:11:00Z">
              <w:rPr>
                <w:rFonts w:ascii="Arial" w:hAnsi="Arial" w:cs="Arial"/>
              </w:rPr>
            </w:rPrChange>
          </w:rPr>
          <w:instrText>HYPERLINK "C:\\Users\\xtoph\\Downloads\\Lee_Sci.Immunol._2022"</w:instrText>
        </w:r>
      </w:ins>
      <w:ins w:id="1972" w:author="LALOY Emilien" w:date="2026-08-20T16:38:00Z">
        <w:del w:id="1973" w:author="Christophe Borg" w:date="2026-08-26T12:10:00Z">
          <w:r w:rsidRPr="00065A05" w:rsidDel="00383B27">
            <w:rPr>
              <w:rFonts w:ascii="Arial" w:hAnsi="Arial" w:cs="Arial"/>
              <w:lang w:val="fr-FR"/>
            </w:rPr>
            <w:delInstrText xml:space="preserve"> HYPERLINK "Lee_Sci.Immunol._2022" </w:delInstrText>
          </w:r>
        </w:del>
        <w:r w:rsidRPr="00065A05">
          <w:rPr>
            <w:rFonts w:ascii="Arial" w:hAnsi="Arial" w:cs="Arial"/>
          </w:rPr>
          <w:fldChar w:fldCharType="separate"/>
        </w:r>
        <w:r w:rsidRPr="00065A05">
          <w:rPr>
            <w:rStyle w:val="Lienhypertexte"/>
            <w:rFonts w:ascii="Arial" w:eastAsiaTheme="majorEastAsia" w:hAnsi="Arial" w:cs="Arial"/>
            <w:lang w:val="fr-FR"/>
          </w:rPr>
          <w:t>Lee</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Sci.Immunol</w:t>
        </w:r>
        <w:proofErr w:type="spellEnd"/>
        <w:r w:rsidRPr="00065A05">
          <w:rPr>
            <w:rStyle w:val="Lienhypertexte"/>
            <w:rFonts w:ascii="Arial" w:eastAsiaTheme="majorEastAsia" w:hAnsi="Arial" w:cs="Arial"/>
            <w:lang w:val="fr-FR"/>
          </w:rPr>
          <w:t>.</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w:t>
        </w:r>
        <w:r w:rsidRPr="00065A05">
          <w:rPr>
            <w:rFonts w:ascii="Arial" w:hAnsi="Arial" w:cs="Arial"/>
          </w:rPr>
          <w:fldChar w:fldCharType="end"/>
        </w:r>
        <w:r w:rsidRPr="00065A05">
          <w:rPr>
            <w:rFonts w:ascii="Arial" w:hAnsi="Arial" w:cs="Arial"/>
            <w:lang w:val="fr-FR"/>
          </w:rPr>
          <w:t xml:space="preserve"> décrivent que les TRM partagent de nombreuses séquences TCR avec les TEM du sang et des </w:t>
        </w:r>
        <w:proofErr w:type="spellStart"/>
        <w:r w:rsidRPr="00065A05">
          <w:rPr>
            <w:rFonts w:ascii="Arial" w:hAnsi="Arial" w:cs="Arial"/>
            <w:lang w:val="fr-FR"/>
          </w:rPr>
          <w:t>TILs</w:t>
        </w:r>
        <w:proofErr w:type="spellEnd"/>
        <w:r w:rsidRPr="00065A05">
          <w:rPr>
            <w:rFonts w:ascii="Arial" w:hAnsi="Arial" w:cs="Arial"/>
            <w:lang w:val="fr-FR"/>
          </w:rPr>
          <w:t xml:space="preserve"> dans des métastases au niveau des LN.</w:t>
        </w:r>
      </w:ins>
    </w:p>
    <w:p w14:paraId="2ADB6A46" w14:textId="77777777" w:rsidR="008257D4" w:rsidRPr="00065A05" w:rsidRDefault="008257D4" w:rsidP="008257D4">
      <w:pPr>
        <w:pStyle w:val="Titre4"/>
        <w:rPr>
          <w:ins w:id="1974" w:author="LALOY Emilien" w:date="2026-08-20T16:38:00Z"/>
          <w:lang w:val="fr-FR"/>
        </w:rPr>
      </w:pPr>
      <w:ins w:id="1975" w:author="LALOY Emilien" w:date="2026-08-20T16:38:00Z">
        <w:r w:rsidRPr="00065A05">
          <w:rPr>
            <w:lang w:val="fr-FR"/>
          </w:rPr>
          <w:t>3.2.3.2 Rôle indirect des lymphocytes T résidents mémoires contre les cellules tumorales (recrutement d'autres acteurs)</w:t>
        </w:r>
      </w:ins>
    </w:p>
    <w:p w14:paraId="3E88B933" w14:textId="0C95E7B3" w:rsidR="008257D4" w:rsidRPr="00065A05" w:rsidRDefault="008257D4" w:rsidP="008257D4">
      <w:pPr>
        <w:pStyle w:val="NormalWeb"/>
        <w:spacing w:line="360" w:lineRule="auto"/>
        <w:jc w:val="both"/>
        <w:rPr>
          <w:ins w:id="1976" w:author="LALOY Emilien" w:date="2026-08-20T16:38:00Z"/>
          <w:rFonts w:ascii="Arial" w:hAnsi="Arial" w:cs="Arial"/>
          <w:lang w:val="fr-FR"/>
        </w:rPr>
      </w:pPr>
      <w:ins w:id="1977" w:author="LALOY Emilien" w:date="2026-08-20T16:38:00Z">
        <w:r w:rsidRPr="00065A05">
          <w:rPr>
            <w:rFonts w:ascii="Arial" w:hAnsi="Arial" w:cs="Arial"/>
            <w:lang w:val="fr-FR"/>
          </w:rPr>
          <w:t>Les TRM jouent aussi un rôle important passant par le recrutement d'autres acteurs immunitaires. En effet, l'</w:t>
        </w:r>
        <w:proofErr w:type="spellStart"/>
        <w:r w:rsidRPr="00065A05">
          <w:rPr>
            <w:rFonts w:ascii="Arial" w:hAnsi="Arial" w:cs="Arial"/>
            <w:lang w:val="fr-FR"/>
          </w:rPr>
          <w:t>IFNg</w:t>
        </w:r>
        <w:proofErr w:type="spellEnd"/>
        <w:r w:rsidRPr="00065A05">
          <w:rPr>
            <w:rFonts w:ascii="Arial" w:hAnsi="Arial" w:cs="Arial"/>
            <w:lang w:val="fr-FR"/>
          </w:rPr>
          <w:t xml:space="preserve"> sécrété par les TRM permet le recrutement d'autres leucocytes en induisant l'expression de VCAM1 sur les cellules endothéliales </w:t>
        </w:r>
        <w:r w:rsidRPr="00065A05">
          <w:rPr>
            <w:rFonts w:ascii="Arial" w:hAnsi="Arial" w:cs="Arial"/>
          </w:rPr>
          <w:fldChar w:fldCharType="begin"/>
        </w:r>
      </w:ins>
      <w:ins w:id="1978" w:author="Christophe Borg" w:date="2026-08-26T12:10:00Z">
        <w:r w:rsidR="00383B27" w:rsidRPr="00F379D4">
          <w:rPr>
            <w:rFonts w:ascii="Arial" w:hAnsi="Arial" w:cs="Arial"/>
            <w:lang w:val="fr-FR"/>
            <w:rPrChange w:id="1979" w:author="Christophe Borg" w:date="2026-08-26T12:11:00Z">
              <w:rPr>
                <w:rFonts w:ascii="Arial" w:hAnsi="Arial" w:cs="Arial"/>
              </w:rPr>
            </w:rPrChange>
          </w:rPr>
          <w:instrText>HYPERLINK "C:\\Users\\xtoph\\Downloads\\Chang_NatImmunol_2014"</w:instrText>
        </w:r>
      </w:ins>
      <w:ins w:id="1980" w:author="LALOY Emilien" w:date="2026-08-20T16:38:00Z">
        <w:del w:id="1981" w:author="Christophe Borg" w:date="2026-08-26T12:10:00Z">
          <w:r w:rsidRPr="00065A05" w:rsidDel="00383B27">
            <w:rPr>
              <w:rFonts w:ascii="Arial" w:hAnsi="Arial" w:cs="Arial"/>
              <w:lang w:val="fr-FR"/>
            </w:rPr>
            <w:delInstrText xml:space="preserve"> HYPERLINK "Chang_NatImmunol_2014" </w:delInstrText>
          </w:r>
        </w:del>
        <w:r w:rsidRPr="00065A05">
          <w:rPr>
            <w:rFonts w:ascii="Arial" w:hAnsi="Arial" w:cs="Arial"/>
          </w:rPr>
          <w:fldChar w:fldCharType="separate"/>
        </w:r>
        <w:r w:rsidRPr="00065A05">
          <w:rPr>
            <w:rStyle w:val="Lienhypertexte"/>
            <w:rFonts w:ascii="Arial" w:eastAsiaTheme="majorEastAsia" w:hAnsi="Arial" w:cs="Arial"/>
            <w:lang w:val="fr-FR"/>
          </w:rPr>
          <w:t>Chang</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2014</w:t>
        </w:r>
        <w:r w:rsidRPr="00065A05">
          <w:rPr>
            <w:rFonts w:ascii="Arial" w:hAnsi="Arial" w:cs="Arial"/>
          </w:rPr>
          <w:fldChar w:fldCharType="end"/>
        </w:r>
        <w:r w:rsidRPr="00065A05">
          <w:rPr>
            <w:rFonts w:ascii="Arial" w:hAnsi="Arial" w:cs="Arial"/>
            <w:lang w:val="fr-FR"/>
          </w:rPr>
          <w:t xml:space="preserve">, ou en induisant l'expression de CXCL9 et CXCL10 qui permet le recrutement des lymphocytes T CXCR3+ </w:t>
        </w:r>
        <w:r w:rsidRPr="00065A05">
          <w:rPr>
            <w:rFonts w:ascii="Arial" w:hAnsi="Arial" w:cs="Arial"/>
          </w:rPr>
          <w:fldChar w:fldCharType="begin"/>
        </w:r>
      </w:ins>
      <w:ins w:id="1982" w:author="Christophe Borg" w:date="2026-08-26T12:10:00Z">
        <w:r w:rsidR="00383B27" w:rsidRPr="00F379D4">
          <w:rPr>
            <w:rFonts w:ascii="Arial" w:hAnsi="Arial" w:cs="Arial"/>
            <w:lang w:val="fr-FR"/>
            <w:rPrChange w:id="1983" w:author="Christophe Borg" w:date="2026-08-26T12:11:00Z">
              <w:rPr>
                <w:rFonts w:ascii="Arial" w:hAnsi="Arial" w:cs="Arial"/>
              </w:rPr>
            </w:rPrChange>
          </w:rPr>
          <w:instrText>HYPERLINK "C:\\Users\\xtoph\\Downloads\\Yenyuwadee_SciAdv_2022"</w:instrText>
        </w:r>
      </w:ins>
      <w:ins w:id="1984" w:author="LALOY Emilien" w:date="2026-08-20T16:38:00Z">
        <w:del w:id="1985" w:author="Christophe Borg" w:date="2026-08-26T12:10:00Z">
          <w:r w:rsidRPr="00065A05" w:rsidDel="00383B27">
            <w:rPr>
              <w:rFonts w:ascii="Arial" w:hAnsi="Arial" w:cs="Arial"/>
              <w:lang w:val="fr-FR"/>
            </w:rPr>
            <w:delInstrText xml:space="preserve"> HYPERLINK "Yenyuwadee_SciAdv_2022" </w:delInstrText>
          </w:r>
        </w:del>
        <w:r w:rsidRPr="00065A05">
          <w:rPr>
            <w:rFonts w:ascii="Arial" w:hAnsi="Arial" w:cs="Arial"/>
          </w:rPr>
          <w:fldChar w:fldCharType="separate"/>
        </w:r>
        <w:proofErr w:type="spellStart"/>
        <w:r w:rsidRPr="00065A05">
          <w:rPr>
            <w:rStyle w:val="Lienhypertexte"/>
            <w:rFonts w:ascii="Arial" w:eastAsiaTheme="majorEastAsia" w:hAnsi="Arial" w:cs="Arial"/>
            <w:lang w:val="fr-FR"/>
          </w:rPr>
          <w:t>Yenyuwadee</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SciAdv</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w:t>
        </w:r>
        <w:r w:rsidRPr="00065A05">
          <w:rPr>
            <w:rFonts w:ascii="Arial" w:hAnsi="Arial" w:cs="Arial"/>
          </w:rPr>
          <w:fldChar w:fldCharType="end"/>
        </w:r>
        <w:r w:rsidRPr="00065A05">
          <w:rPr>
            <w:rFonts w:ascii="Arial" w:hAnsi="Arial" w:cs="Arial"/>
            <w:lang w:val="fr-FR"/>
          </w:rPr>
          <w:t>. Les TRM (dans les poumons) sécrètent plus d'</w:t>
        </w:r>
        <w:proofErr w:type="spellStart"/>
        <w:r w:rsidRPr="00065A05">
          <w:rPr>
            <w:rFonts w:ascii="Arial" w:hAnsi="Arial" w:cs="Arial"/>
            <w:lang w:val="fr-FR"/>
          </w:rPr>
          <w:t>IFNg</w:t>
        </w:r>
        <w:proofErr w:type="spellEnd"/>
        <w:r w:rsidRPr="00065A05">
          <w:rPr>
            <w:rFonts w:ascii="Arial" w:hAnsi="Arial" w:cs="Arial"/>
            <w:lang w:val="fr-FR"/>
          </w:rPr>
          <w:t xml:space="preserve"> que les Tcirc après stimulation </w:t>
        </w:r>
        <w:r w:rsidRPr="00065A05">
          <w:rPr>
            <w:rStyle w:val="Accentuation"/>
            <w:rFonts w:ascii="Arial" w:hAnsi="Arial" w:cs="Arial"/>
            <w:lang w:val="fr-FR"/>
          </w:rPr>
          <w:t>ex vivo</w:t>
        </w:r>
        <w:r w:rsidRPr="00065A05">
          <w:rPr>
            <w:rFonts w:ascii="Arial" w:hAnsi="Arial" w:cs="Arial"/>
            <w:lang w:val="fr-FR"/>
          </w:rPr>
          <w:t xml:space="preserve">, ce qui suggèrent une efficacité de recrutement plus important </w:t>
        </w:r>
        <w:r w:rsidRPr="00065A05">
          <w:rPr>
            <w:rFonts w:ascii="Arial" w:hAnsi="Arial" w:cs="Arial"/>
          </w:rPr>
          <w:fldChar w:fldCharType="begin"/>
        </w:r>
      </w:ins>
      <w:ins w:id="1986" w:author="Christophe Borg" w:date="2026-08-26T12:10:00Z">
        <w:r w:rsidR="00383B27" w:rsidRPr="00F379D4">
          <w:rPr>
            <w:rFonts w:ascii="Arial" w:hAnsi="Arial" w:cs="Arial"/>
            <w:lang w:val="fr-FR"/>
            <w:rPrChange w:id="1987" w:author="Christophe Borg" w:date="2026-08-26T12:11:00Z">
              <w:rPr>
                <w:rFonts w:ascii="Arial" w:hAnsi="Arial" w:cs="Arial"/>
              </w:rPr>
            </w:rPrChange>
          </w:rPr>
          <w:instrText>HYPERLINK "C:\\Users\\xtoph\\Downloads\\Hombrink_NatImmunol_2016"</w:instrText>
        </w:r>
      </w:ins>
      <w:ins w:id="1988" w:author="LALOY Emilien" w:date="2026-08-20T16:38:00Z">
        <w:del w:id="1989" w:author="Christophe Borg" w:date="2026-08-26T12:10:00Z">
          <w:r w:rsidRPr="00065A05" w:rsidDel="00383B27">
            <w:rPr>
              <w:rFonts w:ascii="Arial" w:hAnsi="Arial" w:cs="Arial"/>
              <w:lang w:val="fr-FR"/>
            </w:rPr>
            <w:delInstrText xml:space="preserve"> HYPERLINK "Hombrink_NatImmunol_2016" </w:delInstrText>
          </w:r>
        </w:del>
        <w:r w:rsidRPr="00065A05">
          <w:rPr>
            <w:rFonts w:ascii="Arial" w:hAnsi="Arial" w:cs="Arial"/>
          </w:rPr>
          <w:fldChar w:fldCharType="separate"/>
        </w:r>
        <w:proofErr w:type="spellStart"/>
        <w:r w:rsidRPr="00065A05">
          <w:rPr>
            <w:rStyle w:val="Lienhypertexte"/>
            <w:rFonts w:ascii="Arial" w:eastAsiaTheme="majorEastAsia" w:hAnsi="Arial" w:cs="Arial"/>
            <w:lang w:val="fr-FR"/>
          </w:rPr>
          <w:t>Hombrink</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2016</w:t>
        </w:r>
        <w:r w:rsidRPr="00065A05">
          <w:rPr>
            <w:rFonts w:ascii="Arial" w:hAnsi="Arial" w:cs="Arial"/>
          </w:rPr>
          <w:fldChar w:fldCharType="end"/>
        </w:r>
        <w:r w:rsidRPr="00065A05">
          <w:rPr>
            <w:rFonts w:ascii="Arial" w:hAnsi="Arial" w:cs="Arial"/>
            <w:lang w:val="fr-FR"/>
          </w:rPr>
          <w:t xml:space="preserve">. Cette observation a été validée par </w:t>
        </w:r>
        <w:r w:rsidRPr="00065A05">
          <w:rPr>
            <w:rFonts w:ascii="Arial" w:hAnsi="Arial" w:cs="Arial"/>
          </w:rPr>
          <w:fldChar w:fldCharType="begin"/>
        </w:r>
      </w:ins>
      <w:ins w:id="1990" w:author="Christophe Borg" w:date="2026-08-26T12:10:00Z">
        <w:r w:rsidR="00383B27" w:rsidRPr="00F379D4">
          <w:rPr>
            <w:rFonts w:ascii="Arial" w:hAnsi="Arial" w:cs="Arial"/>
            <w:lang w:val="fr-FR"/>
            <w:rPrChange w:id="1991" w:author="Christophe Borg" w:date="2026-08-26T12:11:00Z">
              <w:rPr>
                <w:rFonts w:ascii="Arial" w:hAnsi="Arial" w:cs="Arial"/>
              </w:rPr>
            </w:rPrChange>
          </w:rPr>
          <w:instrText>HYPERLINK "C:\\Users\\xtoph\\Downloads\\Khan_Nature_2019"</w:instrText>
        </w:r>
      </w:ins>
      <w:ins w:id="1992" w:author="LALOY Emilien" w:date="2026-08-20T16:38:00Z">
        <w:del w:id="1993" w:author="Christophe Borg" w:date="2026-08-26T12:10:00Z">
          <w:r w:rsidRPr="00065A05" w:rsidDel="00383B27">
            <w:rPr>
              <w:rFonts w:ascii="Arial" w:hAnsi="Arial" w:cs="Arial"/>
              <w:lang w:val="fr-FR"/>
            </w:rPr>
            <w:delInstrText xml:space="preserve"> HYPERLINK "Khan_Nature_2019" </w:delInstrText>
          </w:r>
        </w:del>
        <w:r w:rsidRPr="00065A05">
          <w:rPr>
            <w:rFonts w:ascii="Arial" w:hAnsi="Arial" w:cs="Arial"/>
          </w:rPr>
          <w:fldChar w:fldCharType="separate"/>
        </w:r>
        <w:r w:rsidRPr="00065A05">
          <w:rPr>
            <w:rStyle w:val="Lienhypertexte"/>
            <w:rFonts w:ascii="Arial" w:eastAsiaTheme="majorEastAsia" w:hAnsi="Arial" w:cs="Arial"/>
            <w:lang w:val="fr-FR"/>
          </w:rPr>
          <w:t>Khan</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Nature</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2019</w:t>
        </w:r>
        <w:r w:rsidRPr="00065A05">
          <w:rPr>
            <w:rFonts w:ascii="Arial" w:hAnsi="Arial" w:cs="Arial"/>
          </w:rPr>
          <w:fldChar w:fldCharType="end"/>
        </w:r>
        <w:r w:rsidRPr="00065A05">
          <w:rPr>
            <w:rFonts w:ascii="Arial" w:hAnsi="Arial" w:cs="Arial"/>
            <w:lang w:val="fr-FR"/>
          </w:rPr>
          <w:t xml:space="preserve"> qui décrivent que l'activation de TRM dans l'oreille de la peau avec l'antigène entraine une inflammation locale et le recrutement de neutrophiles, de monocytes inflammatoires et de lymphocytes T CD8+. Les TRM sécrètent aussi de l'IL2 et du </w:t>
        </w:r>
        <w:proofErr w:type="spellStart"/>
        <w:r w:rsidRPr="00065A05">
          <w:rPr>
            <w:rFonts w:ascii="Arial" w:hAnsi="Arial" w:cs="Arial"/>
            <w:lang w:val="fr-FR"/>
          </w:rPr>
          <w:t>TNFa</w:t>
        </w:r>
        <w:proofErr w:type="spellEnd"/>
        <w:r w:rsidRPr="00065A05">
          <w:rPr>
            <w:rFonts w:ascii="Arial" w:hAnsi="Arial" w:cs="Arial"/>
            <w:lang w:val="fr-FR"/>
          </w:rPr>
          <w:t xml:space="preserve">, qui pourraient jouer sur la maturation des cellules dendritiques et des lymphocytes NK </w:t>
        </w:r>
        <w:r w:rsidRPr="00065A05">
          <w:rPr>
            <w:rFonts w:ascii="Arial" w:hAnsi="Arial" w:cs="Arial"/>
          </w:rPr>
          <w:fldChar w:fldCharType="begin"/>
        </w:r>
      </w:ins>
      <w:ins w:id="1994" w:author="Christophe Borg" w:date="2026-08-26T12:10:00Z">
        <w:r w:rsidR="00383B27" w:rsidRPr="00F379D4">
          <w:rPr>
            <w:rFonts w:ascii="Arial" w:hAnsi="Arial" w:cs="Arial"/>
            <w:lang w:val="fr-FR"/>
            <w:rPrChange w:id="1995" w:author="Christophe Borg" w:date="2026-08-26T12:11:00Z">
              <w:rPr>
                <w:rFonts w:ascii="Arial" w:hAnsi="Arial" w:cs="Arial"/>
              </w:rPr>
            </w:rPrChange>
          </w:rPr>
          <w:instrText>HYPERLINK "C:\\Users\\xtoph\\Downloads\\Chang_NatImmunol_2014"</w:instrText>
        </w:r>
      </w:ins>
      <w:ins w:id="1996" w:author="LALOY Emilien" w:date="2026-08-20T16:38:00Z">
        <w:del w:id="1997" w:author="Christophe Borg" w:date="2026-08-26T12:10:00Z">
          <w:r w:rsidRPr="00065A05" w:rsidDel="00383B27">
            <w:rPr>
              <w:rFonts w:ascii="Arial" w:hAnsi="Arial" w:cs="Arial"/>
              <w:lang w:val="fr-FR"/>
            </w:rPr>
            <w:delInstrText xml:space="preserve"> HYPERLINK "Chang_NatImmunol_2014" </w:delInstrText>
          </w:r>
        </w:del>
        <w:r w:rsidRPr="00065A05">
          <w:rPr>
            <w:rFonts w:ascii="Arial" w:hAnsi="Arial" w:cs="Arial"/>
          </w:rPr>
          <w:fldChar w:fldCharType="separate"/>
        </w:r>
        <w:r w:rsidRPr="00065A05">
          <w:rPr>
            <w:rStyle w:val="Lienhypertexte"/>
            <w:rFonts w:ascii="Arial" w:eastAsiaTheme="majorEastAsia" w:hAnsi="Arial" w:cs="Arial"/>
            <w:lang w:val="fr-FR"/>
          </w:rPr>
          <w:t>Chang</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2014</w:t>
        </w:r>
        <w:r w:rsidRPr="00065A05">
          <w:rPr>
            <w:rFonts w:ascii="Arial" w:hAnsi="Arial" w:cs="Arial"/>
          </w:rPr>
          <w:fldChar w:fldCharType="end"/>
        </w:r>
        <w:r w:rsidRPr="00065A05">
          <w:rPr>
            <w:rFonts w:ascii="Arial" w:hAnsi="Arial" w:cs="Arial"/>
            <w:lang w:val="fr-FR"/>
          </w:rPr>
          <w:t>.</w:t>
        </w:r>
      </w:ins>
    </w:p>
    <w:p w14:paraId="1E35B518" w14:textId="77777777" w:rsidR="008257D4" w:rsidRPr="00065A05" w:rsidRDefault="008257D4" w:rsidP="008257D4">
      <w:pPr>
        <w:pStyle w:val="Titre4"/>
        <w:rPr>
          <w:ins w:id="1998" w:author="LALOY Emilien" w:date="2026-08-20T16:38:00Z"/>
          <w:lang w:val="fr-FR"/>
        </w:rPr>
      </w:pPr>
      <w:ins w:id="1999" w:author="LALOY Emilien" w:date="2026-08-20T16:38:00Z">
        <w:r w:rsidRPr="00065A05">
          <w:rPr>
            <w:lang w:val="fr-FR"/>
          </w:rPr>
          <w:t>3.2.3.3 Modulation de l'efficacité des lymphocytes T résidents mémoires</w:t>
        </w:r>
      </w:ins>
    </w:p>
    <w:p w14:paraId="0D710BD9" w14:textId="77777777" w:rsidR="008257D4" w:rsidRPr="00065A05" w:rsidRDefault="008257D4" w:rsidP="008257D4">
      <w:pPr>
        <w:pStyle w:val="NormalWeb"/>
        <w:spacing w:line="360" w:lineRule="auto"/>
        <w:jc w:val="both"/>
        <w:rPr>
          <w:ins w:id="2000" w:author="LALOY Emilien" w:date="2026-08-20T16:38:00Z"/>
          <w:rFonts w:ascii="Arial" w:hAnsi="Arial" w:cs="Arial"/>
          <w:lang w:val="fr-FR"/>
        </w:rPr>
      </w:pPr>
      <w:ins w:id="2001" w:author="LALOY Emilien" w:date="2026-08-20T16:38:00Z">
        <w:r w:rsidRPr="00065A05">
          <w:rPr>
            <w:rFonts w:ascii="Arial" w:hAnsi="Arial" w:cs="Arial"/>
            <w:lang w:val="fr-FR"/>
          </w:rPr>
          <w:t>De nombreux articles ont montré que l'activité des TRM dans les cancers peut être régulée par des mécanismes variés. Ces mécanismes sont présentés dans la liste (non exhaustive) ci-dessous :</w:t>
        </w:r>
      </w:ins>
    </w:p>
    <w:p w14:paraId="44E04B2A" w14:textId="32E8F252" w:rsidR="008257D4" w:rsidRPr="00065A05" w:rsidRDefault="008257D4" w:rsidP="008257D4">
      <w:pPr>
        <w:numPr>
          <w:ilvl w:val="0"/>
          <w:numId w:val="13"/>
        </w:numPr>
        <w:spacing w:before="100" w:beforeAutospacing="1" w:after="100" w:afterAutospacing="1"/>
        <w:jc w:val="both"/>
        <w:rPr>
          <w:ins w:id="2002" w:author="LALOY Emilien" w:date="2026-08-20T16:38:00Z"/>
          <w:rFonts w:cs="Arial"/>
          <w:szCs w:val="24"/>
          <w:lang w:val="fr-FR"/>
        </w:rPr>
      </w:pPr>
      <w:ins w:id="2003" w:author="LALOY Emilien" w:date="2026-08-20T16:38:00Z">
        <w:r w:rsidRPr="00065A05">
          <w:rPr>
            <w:rFonts w:cs="Arial"/>
            <w:szCs w:val="24"/>
            <w:lang w:val="fr-FR"/>
          </w:rPr>
          <w:t xml:space="preserve">L'hypoxie entraine une amélioration de l'efficacité des TRM avec un traitement par anti-PD1 </w:t>
        </w:r>
        <w:r w:rsidRPr="00065A05">
          <w:rPr>
            <w:rFonts w:cs="Arial"/>
            <w:szCs w:val="24"/>
          </w:rPr>
          <w:fldChar w:fldCharType="begin"/>
        </w:r>
      </w:ins>
      <w:ins w:id="2004" w:author="Christophe Borg" w:date="2026-08-26T12:10:00Z">
        <w:r w:rsidR="00383B27" w:rsidRPr="00F379D4">
          <w:rPr>
            <w:rFonts w:cs="Arial"/>
            <w:szCs w:val="24"/>
            <w:lang w:val="fr-FR"/>
            <w:rPrChange w:id="2005" w:author="Christophe Borg" w:date="2026-08-26T12:11:00Z">
              <w:rPr>
                <w:rFonts w:cs="Arial"/>
                <w:szCs w:val="24"/>
              </w:rPr>
            </w:rPrChange>
          </w:rPr>
          <w:instrText>HYPERLINK "C:\\Users\\xtoph\\Downloads\\Liikanen_JClinInvest_2021"</w:instrText>
        </w:r>
      </w:ins>
      <w:ins w:id="2006" w:author="LALOY Emilien" w:date="2026-08-20T16:38:00Z">
        <w:del w:id="2007" w:author="Christophe Borg" w:date="2026-08-26T12:10:00Z">
          <w:r w:rsidRPr="00065A05" w:rsidDel="00383B27">
            <w:rPr>
              <w:rFonts w:cs="Arial"/>
              <w:szCs w:val="24"/>
              <w:lang w:val="fr-FR"/>
            </w:rPr>
            <w:delInstrText xml:space="preserve"> HYPERLINK "Liikanen_JClinInvest_2021" </w:delInstrText>
          </w:r>
        </w:del>
        <w:r w:rsidRPr="00065A05">
          <w:rPr>
            <w:rFonts w:cs="Arial"/>
            <w:szCs w:val="24"/>
          </w:rPr>
          <w:fldChar w:fldCharType="separate"/>
        </w:r>
        <w:r w:rsidRPr="00065A05">
          <w:rPr>
            <w:rStyle w:val="Lienhypertexte"/>
            <w:rFonts w:cs="Arial"/>
            <w:szCs w:val="24"/>
            <w:lang w:val="fr-FR"/>
          </w:rPr>
          <w:t>Liikanen</w:t>
        </w:r>
        <w:r>
          <w:rPr>
            <w:rStyle w:val="Lienhypertexte"/>
            <w:rFonts w:cs="Arial"/>
            <w:szCs w:val="24"/>
            <w:lang w:val="fr-FR"/>
          </w:rPr>
          <w:t xml:space="preserve"> </w:t>
        </w:r>
        <w:proofErr w:type="spellStart"/>
        <w:r w:rsidRPr="00065A05">
          <w:rPr>
            <w:rStyle w:val="Lienhypertexte"/>
            <w:rFonts w:cs="Arial"/>
            <w:szCs w:val="24"/>
            <w:lang w:val="fr-FR"/>
          </w:rPr>
          <w:t>JClinInvest</w:t>
        </w:r>
        <w:proofErr w:type="spellEnd"/>
        <w:r>
          <w:rPr>
            <w:rStyle w:val="Lienhypertexte"/>
            <w:rFonts w:cs="Arial"/>
            <w:szCs w:val="24"/>
            <w:lang w:val="fr-FR"/>
          </w:rPr>
          <w:t xml:space="preserve"> </w:t>
        </w:r>
        <w:r w:rsidRPr="00065A05">
          <w:rPr>
            <w:rStyle w:val="Lienhypertexte"/>
            <w:rFonts w:cs="Arial"/>
            <w:szCs w:val="24"/>
            <w:lang w:val="fr-FR"/>
          </w:rPr>
          <w:t>2021</w:t>
        </w:r>
        <w:r w:rsidRPr="00065A05">
          <w:rPr>
            <w:rFonts w:cs="Arial"/>
            <w:szCs w:val="24"/>
          </w:rPr>
          <w:fldChar w:fldCharType="end"/>
        </w:r>
        <w:r w:rsidRPr="00065A05">
          <w:rPr>
            <w:rFonts w:cs="Arial"/>
            <w:szCs w:val="24"/>
            <w:lang w:val="fr-FR"/>
          </w:rPr>
          <w:t>.</w:t>
        </w:r>
      </w:ins>
    </w:p>
    <w:p w14:paraId="6BB06119" w14:textId="5A882338" w:rsidR="008257D4" w:rsidRPr="00065A05" w:rsidRDefault="008257D4" w:rsidP="008257D4">
      <w:pPr>
        <w:numPr>
          <w:ilvl w:val="0"/>
          <w:numId w:val="13"/>
        </w:numPr>
        <w:spacing w:before="100" w:beforeAutospacing="1" w:after="100" w:afterAutospacing="1"/>
        <w:jc w:val="both"/>
        <w:rPr>
          <w:ins w:id="2008" w:author="LALOY Emilien" w:date="2026-08-20T16:38:00Z"/>
          <w:rFonts w:cs="Arial"/>
          <w:szCs w:val="24"/>
          <w:lang w:val="fr-FR"/>
        </w:rPr>
      </w:pPr>
      <w:ins w:id="2009" w:author="LALOY Emilien" w:date="2026-08-20T16:38:00Z">
        <w:r w:rsidRPr="00065A05">
          <w:rPr>
            <w:rFonts w:cs="Arial"/>
            <w:szCs w:val="24"/>
            <w:lang w:val="fr-FR"/>
          </w:rPr>
          <w:t xml:space="preserve">La vaccination et la radiothérapie ont un effet synergique sur le nombre de TRM retrouvés dans la tumeur </w:t>
        </w:r>
        <w:r w:rsidRPr="00065A05">
          <w:rPr>
            <w:rFonts w:cs="Arial"/>
            <w:szCs w:val="24"/>
          </w:rPr>
          <w:fldChar w:fldCharType="begin"/>
        </w:r>
      </w:ins>
      <w:ins w:id="2010" w:author="Christophe Borg" w:date="2026-08-26T12:10:00Z">
        <w:r w:rsidR="00383B27" w:rsidRPr="00F379D4">
          <w:rPr>
            <w:rFonts w:cs="Arial"/>
            <w:szCs w:val="24"/>
            <w:lang w:val="fr-FR"/>
            <w:rPrChange w:id="2011" w:author="Christophe Borg" w:date="2026-08-26T12:11:00Z">
              <w:rPr>
                <w:rFonts w:cs="Arial"/>
                <w:szCs w:val="24"/>
              </w:rPr>
            </w:rPrChange>
          </w:rPr>
          <w:instrText>HYPERLINK "C:\\Users\\xtoph\\Downloads\\Komdeur_Oncoimmunology_2017"</w:instrText>
        </w:r>
      </w:ins>
      <w:ins w:id="2012" w:author="LALOY Emilien" w:date="2026-08-20T16:38:00Z">
        <w:del w:id="2013" w:author="Christophe Borg" w:date="2026-08-26T12:10:00Z">
          <w:r w:rsidRPr="00065A05" w:rsidDel="00383B27">
            <w:rPr>
              <w:rFonts w:cs="Arial"/>
              <w:szCs w:val="24"/>
              <w:lang w:val="fr-FR"/>
            </w:rPr>
            <w:delInstrText xml:space="preserve"> HYPERLINK "Komdeur_Oncoimmunology_2017" </w:delInstrText>
          </w:r>
        </w:del>
        <w:r w:rsidRPr="00065A05">
          <w:rPr>
            <w:rFonts w:cs="Arial"/>
            <w:szCs w:val="24"/>
          </w:rPr>
          <w:fldChar w:fldCharType="separate"/>
        </w:r>
        <w:proofErr w:type="spellStart"/>
        <w:r w:rsidRPr="00065A05">
          <w:rPr>
            <w:rStyle w:val="Lienhypertexte"/>
            <w:rFonts w:cs="Arial"/>
            <w:szCs w:val="24"/>
            <w:lang w:val="fr-FR"/>
          </w:rPr>
          <w:t>Komdeur</w:t>
        </w:r>
        <w:proofErr w:type="spellEnd"/>
        <w:r>
          <w:rPr>
            <w:rStyle w:val="Lienhypertexte"/>
            <w:rFonts w:cs="Arial"/>
            <w:szCs w:val="24"/>
            <w:lang w:val="fr-FR"/>
          </w:rPr>
          <w:t xml:space="preserve"> </w:t>
        </w:r>
        <w:proofErr w:type="spellStart"/>
        <w:r w:rsidRPr="00065A05">
          <w:rPr>
            <w:rStyle w:val="Lienhypertexte"/>
            <w:rFonts w:cs="Arial"/>
            <w:szCs w:val="24"/>
            <w:lang w:val="fr-FR"/>
          </w:rPr>
          <w:t>Oncoimmunology</w:t>
        </w:r>
        <w:proofErr w:type="spellEnd"/>
        <w:r>
          <w:rPr>
            <w:rStyle w:val="Lienhypertexte"/>
            <w:rFonts w:cs="Arial"/>
            <w:szCs w:val="24"/>
            <w:lang w:val="fr-FR"/>
          </w:rPr>
          <w:t xml:space="preserve"> </w:t>
        </w:r>
        <w:r w:rsidRPr="00065A05">
          <w:rPr>
            <w:rStyle w:val="Lienhypertexte"/>
            <w:rFonts w:cs="Arial"/>
            <w:szCs w:val="24"/>
            <w:lang w:val="fr-FR"/>
          </w:rPr>
          <w:t>2017</w:t>
        </w:r>
        <w:r w:rsidRPr="00065A05">
          <w:rPr>
            <w:rFonts w:cs="Arial"/>
            <w:szCs w:val="24"/>
          </w:rPr>
          <w:fldChar w:fldCharType="end"/>
        </w:r>
        <w:r w:rsidRPr="00065A05">
          <w:rPr>
            <w:rFonts w:cs="Arial"/>
            <w:szCs w:val="24"/>
            <w:lang w:val="fr-FR"/>
          </w:rPr>
          <w:t>.</w:t>
        </w:r>
      </w:ins>
    </w:p>
    <w:p w14:paraId="6889E9ED" w14:textId="128ED728" w:rsidR="008257D4" w:rsidRPr="00065A05" w:rsidRDefault="008257D4" w:rsidP="008257D4">
      <w:pPr>
        <w:numPr>
          <w:ilvl w:val="0"/>
          <w:numId w:val="13"/>
        </w:numPr>
        <w:spacing w:before="100" w:beforeAutospacing="1" w:after="100" w:afterAutospacing="1"/>
        <w:jc w:val="both"/>
        <w:rPr>
          <w:ins w:id="2014" w:author="LALOY Emilien" w:date="2026-08-20T16:38:00Z"/>
          <w:rFonts w:cs="Arial"/>
          <w:szCs w:val="24"/>
          <w:lang w:val="fr-FR"/>
        </w:rPr>
      </w:pPr>
      <w:ins w:id="2015" w:author="LALOY Emilien" w:date="2026-08-20T16:38:00Z">
        <w:r w:rsidRPr="00065A05">
          <w:rPr>
            <w:rFonts w:cs="Arial"/>
            <w:szCs w:val="24"/>
            <w:lang w:val="fr-FR"/>
          </w:rPr>
          <w:t xml:space="preserve">La signalisation du </w:t>
        </w:r>
        <w:proofErr w:type="spellStart"/>
        <w:r w:rsidRPr="00065A05">
          <w:rPr>
            <w:rFonts w:cs="Arial"/>
            <w:szCs w:val="24"/>
            <w:lang w:val="fr-FR"/>
          </w:rPr>
          <w:t>TGFb</w:t>
        </w:r>
        <w:proofErr w:type="spellEnd"/>
        <w:r w:rsidRPr="00065A05">
          <w:rPr>
            <w:rFonts w:cs="Arial"/>
            <w:szCs w:val="24"/>
            <w:lang w:val="fr-FR"/>
          </w:rPr>
          <w:t xml:space="preserve"> entraine une augmentation de l'efficacité des TRM CD103+ contre les cellules tumorales </w:t>
        </w:r>
        <w:r w:rsidRPr="00065A05">
          <w:rPr>
            <w:rFonts w:cs="Arial"/>
            <w:szCs w:val="24"/>
          </w:rPr>
          <w:fldChar w:fldCharType="begin"/>
        </w:r>
      </w:ins>
      <w:ins w:id="2016" w:author="Christophe Borg" w:date="2026-08-26T12:10:00Z">
        <w:r w:rsidR="00383B27" w:rsidRPr="00F379D4">
          <w:rPr>
            <w:rFonts w:cs="Arial"/>
            <w:szCs w:val="24"/>
            <w:lang w:val="fr-FR"/>
            <w:rPrChange w:id="2017" w:author="Christophe Borg" w:date="2026-08-26T12:11:00Z">
              <w:rPr>
                <w:rFonts w:cs="Arial"/>
                <w:szCs w:val="24"/>
              </w:rPr>
            </w:rPrChange>
          </w:rPr>
          <w:instrText>HYPERLINK "C:\\Users\\xtoph\\Downloads\\Boutet_CancerRes_2016"</w:instrText>
        </w:r>
      </w:ins>
      <w:ins w:id="2018" w:author="LALOY Emilien" w:date="2026-08-20T16:38:00Z">
        <w:del w:id="2019" w:author="Christophe Borg" w:date="2026-08-26T12:10:00Z">
          <w:r w:rsidRPr="00065A05" w:rsidDel="00383B27">
            <w:rPr>
              <w:rFonts w:cs="Arial"/>
              <w:szCs w:val="24"/>
              <w:lang w:val="fr-FR"/>
            </w:rPr>
            <w:delInstrText xml:space="preserve"> HYPERLINK "Boutet_CancerRes_2016" </w:delInstrText>
          </w:r>
        </w:del>
        <w:r w:rsidRPr="00065A05">
          <w:rPr>
            <w:rFonts w:cs="Arial"/>
            <w:szCs w:val="24"/>
          </w:rPr>
          <w:fldChar w:fldCharType="separate"/>
        </w:r>
        <w:r w:rsidRPr="00065A05">
          <w:rPr>
            <w:rStyle w:val="Lienhypertexte"/>
            <w:rFonts w:cs="Arial"/>
            <w:szCs w:val="24"/>
            <w:lang w:val="fr-FR"/>
          </w:rPr>
          <w:t>Boutet</w:t>
        </w:r>
        <w:r>
          <w:rPr>
            <w:rStyle w:val="Lienhypertexte"/>
            <w:rFonts w:cs="Arial"/>
            <w:szCs w:val="24"/>
            <w:lang w:val="fr-FR"/>
          </w:rPr>
          <w:t xml:space="preserve"> </w:t>
        </w:r>
        <w:proofErr w:type="spellStart"/>
        <w:r w:rsidRPr="00065A05">
          <w:rPr>
            <w:rStyle w:val="Lienhypertexte"/>
            <w:rFonts w:cs="Arial"/>
            <w:szCs w:val="24"/>
            <w:lang w:val="fr-FR"/>
          </w:rPr>
          <w:t>CancerRes</w:t>
        </w:r>
        <w:proofErr w:type="spellEnd"/>
        <w:r>
          <w:rPr>
            <w:rStyle w:val="Lienhypertexte"/>
            <w:rFonts w:cs="Arial"/>
            <w:szCs w:val="24"/>
            <w:lang w:val="fr-FR"/>
          </w:rPr>
          <w:t xml:space="preserve"> </w:t>
        </w:r>
        <w:r w:rsidRPr="00065A05">
          <w:rPr>
            <w:rStyle w:val="Lienhypertexte"/>
            <w:rFonts w:cs="Arial"/>
            <w:szCs w:val="24"/>
            <w:lang w:val="fr-FR"/>
          </w:rPr>
          <w:t>2016</w:t>
        </w:r>
        <w:r w:rsidRPr="00065A05">
          <w:rPr>
            <w:rFonts w:cs="Arial"/>
            <w:szCs w:val="24"/>
          </w:rPr>
          <w:fldChar w:fldCharType="end"/>
        </w:r>
      </w:ins>
    </w:p>
    <w:p w14:paraId="0DE00E08" w14:textId="02F0BFF6" w:rsidR="008257D4" w:rsidRPr="00065A05" w:rsidRDefault="008257D4" w:rsidP="008257D4">
      <w:pPr>
        <w:numPr>
          <w:ilvl w:val="0"/>
          <w:numId w:val="13"/>
        </w:numPr>
        <w:spacing w:before="100" w:beforeAutospacing="1" w:after="100" w:afterAutospacing="1"/>
        <w:jc w:val="both"/>
        <w:rPr>
          <w:ins w:id="2020" w:author="LALOY Emilien" w:date="2026-08-20T16:38:00Z"/>
          <w:rFonts w:cs="Arial"/>
          <w:szCs w:val="24"/>
          <w:lang w:val="fr-FR"/>
        </w:rPr>
      </w:pPr>
      <w:ins w:id="2021" w:author="LALOY Emilien" w:date="2026-08-20T16:38:00Z">
        <w:r w:rsidRPr="00065A05">
          <w:rPr>
            <w:rFonts w:cs="Arial"/>
            <w:szCs w:val="24"/>
            <w:lang w:val="fr-FR"/>
          </w:rPr>
          <w:t xml:space="preserve">Les DC provenant de la moëlle osseuse favorisent la génération de TRM CD103+ dans les tumeurs de manière </w:t>
        </w:r>
        <w:proofErr w:type="spellStart"/>
        <w:r w:rsidRPr="00065A05">
          <w:rPr>
            <w:rFonts w:cs="Arial"/>
            <w:szCs w:val="24"/>
            <w:lang w:val="fr-FR"/>
          </w:rPr>
          <w:t>TGFb</w:t>
        </w:r>
        <w:proofErr w:type="spellEnd"/>
        <w:r w:rsidRPr="00065A05">
          <w:rPr>
            <w:rFonts w:cs="Arial"/>
            <w:szCs w:val="24"/>
            <w:lang w:val="fr-FR"/>
          </w:rPr>
          <w:t xml:space="preserve"> dépendante </w:t>
        </w:r>
        <w:r w:rsidRPr="00065A05">
          <w:rPr>
            <w:rFonts w:cs="Arial"/>
            <w:szCs w:val="24"/>
          </w:rPr>
          <w:fldChar w:fldCharType="begin"/>
        </w:r>
      </w:ins>
      <w:ins w:id="2022" w:author="Christophe Borg" w:date="2026-08-26T12:10:00Z">
        <w:r w:rsidR="00383B27" w:rsidRPr="00F379D4">
          <w:rPr>
            <w:rFonts w:cs="Arial"/>
            <w:szCs w:val="24"/>
            <w:lang w:val="fr-FR"/>
            <w:rPrChange w:id="2023" w:author="Christophe Borg" w:date="2026-08-26T12:11:00Z">
              <w:rPr>
                <w:rFonts w:cs="Arial"/>
                <w:szCs w:val="24"/>
              </w:rPr>
            </w:rPrChange>
          </w:rPr>
          <w:instrText>HYPERLINK "C:\\Users\\xtoph\\Downloads\\Huang_CellularImmunology_2022"</w:instrText>
        </w:r>
      </w:ins>
      <w:ins w:id="2024" w:author="LALOY Emilien" w:date="2026-08-20T16:38:00Z">
        <w:del w:id="2025" w:author="Christophe Borg" w:date="2026-08-26T12:10:00Z">
          <w:r w:rsidRPr="00065A05" w:rsidDel="00383B27">
            <w:rPr>
              <w:rFonts w:cs="Arial"/>
              <w:szCs w:val="24"/>
              <w:lang w:val="fr-FR"/>
            </w:rPr>
            <w:delInstrText xml:space="preserve"> HYPERLINK "Huang_CellularImmunology_2022" </w:delInstrText>
          </w:r>
        </w:del>
        <w:r w:rsidRPr="00065A05">
          <w:rPr>
            <w:rFonts w:cs="Arial"/>
            <w:szCs w:val="24"/>
          </w:rPr>
          <w:fldChar w:fldCharType="separate"/>
        </w:r>
        <w:r w:rsidRPr="00065A05">
          <w:rPr>
            <w:rStyle w:val="Lienhypertexte"/>
            <w:rFonts w:cs="Arial"/>
            <w:szCs w:val="24"/>
            <w:lang w:val="fr-FR"/>
          </w:rPr>
          <w:t>Huang</w:t>
        </w:r>
        <w:r>
          <w:rPr>
            <w:rStyle w:val="Lienhypertexte"/>
            <w:rFonts w:cs="Arial"/>
            <w:szCs w:val="24"/>
            <w:lang w:val="fr-FR"/>
          </w:rPr>
          <w:t xml:space="preserve"> </w:t>
        </w:r>
        <w:proofErr w:type="spellStart"/>
        <w:r w:rsidRPr="00065A05">
          <w:rPr>
            <w:rStyle w:val="Lienhypertexte"/>
            <w:rFonts w:cs="Arial"/>
            <w:szCs w:val="24"/>
            <w:lang w:val="fr-FR"/>
          </w:rPr>
          <w:t>CellularImmunology</w:t>
        </w:r>
        <w:proofErr w:type="spellEnd"/>
        <w:r>
          <w:rPr>
            <w:rStyle w:val="Lienhypertexte"/>
            <w:rFonts w:cs="Arial"/>
            <w:szCs w:val="24"/>
            <w:lang w:val="fr-FR"/>
          </w:rPr>
          <w:t xml:space="preserve"> </w:t>
        </w:r>
        <w:r w:rsidRPr="00065A05">
          <w:rPr>
            <w:rStyle w:val="Lienhypertexte"/>
            <w:rFonts w:cs="Arial"/>
            <w:szCs w:val="24"/>
            <w:lang w:val="fr-FR"/>
          </w:rPr>
          <w:t>2022</w:t>
        </w:r>
        <w:r w:rsidRPr="00065A05">
          <w:rPr>
            <w:rFonts w:cs="Arial"/>
            <w:szCs w:val="24"/>
          </w:rPr>
          <w:fldChar w:fldCharType="end"/>
        </w:r>
      </w:ins>
    </w:p>
    <w:p w14:paraId="6786EFB8" w14:textId="106EF065" w:rsidR="008257D4" w:rsidRPr="00065A05" w:rsidRDefault="008257D4" w:rsidP="008257D4">
      <w:pPr>
        <w:numPr>
          <w:ilvl w:val="0"/>
          <w:numId w:val="13"/>
        </w:numPr>
        <w:spacing w:before="100" w:beforeAutospacing="1" w:after="100" w:afterAutospacing="1"/>
        <w:jc w:val="both"/>
        <w:rPr>
          <w:ins w:id="2026" w:author="LALOY Emilien" w:date="2026-08-20T16:38:00Z"/>
          <w:rFonts w:cs="Arial"/>
          <w:szCs w:val="24"/>
          <w:lang w:val="fr-FR"/>
        </w:rPr>
      </w:pPr>
      <w:ins w:id="2027" w:author="LALOY Emilien" w:date="2026-08-20T16:38:00Z">
        <w:r w:rsidRPr="00065A05">
          <w:rPr>
            <w:rFonts w:cs="Arial"/>
            <w:szCs w:val="24"/>
            <w:lang w:val="fr-FR"/>
          </w:rPr>
          <w:lastRenderedPageBreak/>
          <w:t>L'effet protecteur des TRM dans les vitiligo</w:t>
        </w:r>
        <w:r>
          <w:rPr>
            <w:rFonts w:cs="Arial"/>
            <w:szCs w:val="24"/>
            <w:lang w:val="fr-FR"/>
          </w:rPr>
          <w:t>s</w:t>
        </w:r>
        <w:r w:rsidRPr="00065A05">
          <w:rPr>
            <w:rFonts w:cs="Arial"/>
            <w:szCs w:val="24"/>
            <w:lang w:val="fr-FR"/>
          </w:rPr>
          <w:t xml:space="preserve"> dépend de CLA et de CD103 </w:t>
        </w:r>
        <w:r w:rsidRPr="00065A05">
          <w:rPr>
            <w:rFonts w:cs="Arial"/>
            <w:szCs w:val="24"/>
          </w:rPr>
          <w:fldChar w:fldCharType="begin"/>
        </w:r>
      </w:ins>
      <w:ins w:id="2028" w:author="Christophe Borg" w:date="2026-08-26T12:10:00Z">
        <w:r w:rsidR="00383B27" w:rsidRPr="00F379D4">
          <w:rPr>
            <w:rFonts w:cs="Arial"/>
            <w:szCs w:val="24"/>
            <w:lang w:val="fr-FR"/>
            <w:rPrChange w:id="2029" w:author="Christophe Borg" w:date="2026-08-26T12:11:00Z">
              <w:rPr>
                <w:rFonts w:cs="Arial"/>
                <w:szCs w:val="24"/>
              </w:rPr>
            </w:rPrChange>
          </w:rPr>
          <w:instrText>HYPERLINK "C:\\Users\\xtoph\\Downloads\\Malik_SciImmunol_2017"</w:instrText>
        </w:r>
      </w:ins>
      <w:ins w:id="2030" w:author="LALOY Emilien" w:date="2026-08-20T16:38:00Z">
        <w:del w:id="2031" w:author="Christophe Borg" w:date="2026-08-26T12:10:00Z">
          <w:r w:rsidRPr="00065A05" w:rsidDel="00383B27">
            <w:rPr>
              <w:rFonts w:cs="Arial"/>
              <w:szCs w:val="24"/>
              <w:lang w:val="fr-FR"/>
            </w:rPr>
            <w:delInstrText xml:space="preserve"> HYPERLINK "Malik_SciImmunol_2017" </w:delInstrText>
          </w:r>
        </w:del>
        <w:r w:rsidRPr="00065A05">
          <w:rPr>
            <w:rFonts w:cs="Arial"/>
            <w:szCs w:val="24"/>
          </w:rPr>
          <w:fldChar w:fldCharType="separate"/>
        </w:r>
        <w:r w:rsidRPr="00065A05">
          <w:rPr>
            <w:rStyle w:val="Lienhypertexte"/>
            <w:rFonts w:cs="Arial"/>
            <w:szCs w:val="24"/>
            <w:lang w:val="fr-FR"/>
          </w:rPr>
          <w:t>Malik</w:t>
        </w:r>
        <w:r>
          <w:rPr>
            <w:rStyle w:val="Lienhypertexte"/>
            <w:rFonts w:cs="Arial"/>
            <w:szCs w:val="24"/>
            <w:lang w:val="fr-FR"/>
          </w:rPr>
          <w:t xml:space="preserve"> </w:t>
        </w:r>
        <w:proofErr w:type="spellStart"/>
        <w:r w:rsidRPr="00065A05">
          <w:rPr>
            <w:rStyle w:val="Lienhypertexte"/>
            <w:rFonts w:cs="Arial"/>
            <w:szCs w:val="24"/>
            <w:lang w:val="fr-FR"/>
          </w:rPr>
          <w:t>SciImmunol</w:t>
        </w:r>
        <w:proofErr w:type="spellEnd"/>
        <w:r>
          <w:rPr>
            <w:rStyle w:val="Lienhypertexte"/>
            <w:rFonts w:cs="Arial"/>
            <w:szCs w:val="24"/>
            <w:lang w:val="fr-FR"/>
          </w:rPr>
          <w:t xml:space="preserve"> </w:t>
        </w:r>
        <w:r w:rsidRPr="00065A05">
          <w:rPr>
            <w:rStyle w:val="Lienhypertexte"/>
            <w:rFonts w:cs="Arial"/>
            <w:szCs w:val="24"/>
            <w:lang w:val="fr-FR"/>
          </w:rPr>
          <w:t>2017</w:t>
        </w:r>
        <w:r w:rsidRPr="00065A05">
          <w:rPr>
            <w:rFonts w:cs="Arial"/>
            <w:szCs w:val="24"/>
          </w:rPr>
          <w:fldChar w:fldCharType="end"/>
        </w:r>
        <w:r w:rsidRPr="00065A05">
          <w:rPr>
            <w:rFonts w:cs="Arial"/>
            <w:szCs w:val="24"/>
            <w:lang w:val="fr-FR"/>
          </w:rPr>
          <w:t>.</w:t>
        </w:r>
      </w:ins>
    </w:p>
    <w:p w14:paraId="3EA74321" w14:textId="4068BB47" w:rsidR="008257D4" w:rsidRPr="00065A05" w:rsidRDefault="008257D4" w:rsidP="008257D4">
      <w:pPr>
        <w:numPr>
          <w:ilvl w:val="0"/>
          <w:numId w:val="13"/>
        </w:numPr>
        <w:spacing w:before="100" w:beforeAutospacing="1" w:after="100" w:afterAutospacing="1"/>
        <w:jc w:val="both"/>
        <w:rPr>
          <w:ins w:id="2032" w:author="LALOY Emilien" w:date="2026-08-20T16:38:00Z"/>
          <w:rFonts w:cs="Arial"/>
          <w:szCs w:val="24"/>
          <w:lang w:val="fr-FR"/>
        </w:rPr>
      </w:pPr>
      <w:ins w:id="2033" w:author="LALOY Emilien" w:date="2026-08-20T16:38:00Z">
        <w:r w:rsidRPr="00065A05">
          <w:rPr>
            <w:rFonts w:cs="Arial"/>
            <w:szCs w:val="24"/>
            <w:lang w:val="fr-FR"/>
          </w:rPr>
          <w:t xml:space="preserve">La protéine CD61 peut s'associer à CD103 et augmenter l'efficacité des synapses immunologique des TRM contre les cellules tumorales </w:t>
        </w:r>
        <w:r w:rsidRPr="00065A05">
          <w:rPr>
            <w:rFonts w:cs="Arial"/>
            <w:szCs w:val="24"/>
          </w:rPr>
          <w:fldChar w:fldCharType="begin"/>
        </w:r>
      </w:ins>
      <w:ins w:id="2034" w:author="Christophe Borg" w:date="2026-08-26T12:10:00Z">
        <w:r w:rsidR="00383B27" w:rsidRPr="00F379D4">
          <w:rPr>
            <w:rFonts w:cs="Arial"/>
            <w:szCs w:val="24"/>
            <w:lang w:val="fr-FR"/>
            <w:rPrChange w:id="2035" w:author="Christophe Borg" w:date="2026-08-26T12:11:00Z">
              <w:rPr>
                <w:rFonts w:cs="Arial"/>
                <w:szCs w:val="24"/>
              </w:rPr>
            </w:rPrChange>
          </w:rPr>
          <w:instrText>HYPERLINK "C:\\Users\\xtoph\\Downloads\\Hamid_NatImmunol_2024"</w:instrText>
        </w:r>
      </w:ins>
      <w:ins w:id="2036" w:author="LALOY Emilien" w:date="2026-08-20T16:38:00Z">
        <w:del w:id="2037" w:author="Christophe Borg" w:date="2026-08-26T12:10:00Z">
          <w:r w:rsidRPr="00065A05" w:rsidDel="00383B27">
            <w:rPr>
              <w:rFonts w:cs="Arial"/>
              <w:szCs w:val="24"/>
              <w:lang w:val="fr-FR"/>
            </w:rPr>
            <w:delInstrText xml:space="preserve"> HYPERLINK "Hamid_NatImmunol_2024" </w:delInstrText>
          </w:r>
        </w:del>
        <w:r w:rsidRPr="00065A05">
          <w:rPr>
            <w:rFonts w:cs="Arial"/>
            <w:szCs w:val="24"/>
          </w:rPr>
          <w:fldChar w:fldCharType="separate"/>
        </w:r>
        <w:r w:rsidRPr="00065A05">
          <w:rPr>
            <w:rStyle w:val="Lienhypertexte"/>
            <w:rFonts w:cs="Arial"/>
            <w:szCs w:val="24"/>
            <w:lang w:val="fr-FR"/>
          </w:rPr>
          <w:t>Hamid</w:t>
        </w:r>
        <w:r>
          <w:rPr>
            <w:rStyle w:val="Lienhypertexte"/>
            <w:rFonts w:cs="Arial"/>
            <w:szCs w:val="24"/>
            <w:lang w:val="fr-FR"/>
          </w:rPr>
          <w:t xml:space="preserve"> </w:t>
        </w:r>
        <w:proofErr w:type="spellStart"/>
        <w:r w:rsidRPr="00065A05">
          <w:rPr>
            <w:rStyle w:val="Lienhypertexte"/>
            <w:rFonts w:cs="Arial"/>
            <w:szCs w:val="24"/>
            <w:lang w:val="fr-FR"/>
          </w:rPr>
          <w:t>NatImmunol</w:t>
        </w:r>
        <w:proofErr w:type="spellEnd"/>
        <w:r>
          <w:rPr>
            <w:rStyle w:val="Lienhypertexte"/>
            <w:rFonts w:cs="Arial"/>
            <w:szCs w:val="24"/>
            <w:lang w:val="fr-FR"/>
          </w:rPr>
          <w:t xml:space="preserve"> </w:t>
        </w:r>
        <w:r w:rsidRPr="00065A05">
          <w:rPr>
            <w:rStyle w:val="Lienhypertexte"/>
            <w:rFonts w:cs="Arial"/>
            <w:szCs w:val="24"/>
            <w:lang w:val="fr-FR"/>
          </w:rPr>
          <w:t>2024</w:t>
        </w:r>
        <w:r w:rsidRPr="00065A05">
          <w:rPr>
            <w:rFonts w:cs="Arial"/>
            <w:szCs w:val="24"/>
          </w:rPr>
          <w:fldChar w:fldCharType="end"/>
        </w:r>
        <w:r w:rsidRPr="00065A05">
          <w:rPr>
            <w:rFonts w:cs="Arial"/>
            <w:szCs w:val="24"/>
            <w:lang w:val="fr-FR"/>
          </w:rPr>
          <w:t>.</w:t>
        </w:r>
      </w:ins>
    </w:p>
    <w:p w14:paraId="31C7284C" w14:textId="3D79337D" w:rsidR="008257D4" w:rsidRPr="00065A05" w:rsidRDefault="008257D4" w:rsidP="008257D4">
      <w:pPr>
        <w:numPr>
          <w:ilvl w:val="0"/>
          <w:numId w:val="13"/>
        </w:numPr>
        <w:spacing w:before="100" w:beforeAutospacing="1" w:after="100" w:afterAutospacing="1"/>
        <w:jc w:val="both"/>
        <w:rPr>
          <w:ins w:id="2038" w:author="LALOY Emilien" w:date="2026-08-20T16:38:00Z"/>
          <w:rFonts w:cs="Arial"/>
          <w:szCs w:val="24"/>
          <w:lang w:val="fr-FR"/>
        </w:rPr>
      </w:pPr>
      <w:ins w:id="2039" w:author="LALOY Emilien" w:date="2026-08-20T16:38:00Z">
        <w:r w:rsidRPr="00065A05">
          <w:rPr>
            <w:rFonts w:cs="Arial"/>
            <w:szCs w:val="24"/>
            <w:lang w:val="fr-FR"/>
          </w:rPr>
          <w:t xml:space="preserve">Certains TRM expriment CXCL13 et sont retrouvés dans les TLS dont le rôle pronostic est très favorable (voir figure ci-dessous) </w:t>
        </w:r>
        <w:r w:rsidRPr="00065A05">
          <w:rPr>
            <w:rFonts w:cs="Arial"/>
            <w:szCs w:val="24"/>
          </w:rPr>
          <w:fldChar w:fldCharType="begin"/>
        </w:r>
      </w:ins>
      <w:ins w:id="2040" w:author="Christophe Borg" w:date="2026-08-26T12:10:00Z">
        <w:r w:rsidR="00383B27" w:rsidRPr="00F379D4">
          <w:rPr>
            <w:rFonts w:cs="Arial"/>
            <w:szCs w:val="24"/>
            <w:lang w:val="fr-FR"/>
            <w:rPrChange w:id="2041" w:author="Christophe Borg" w:date="2026-08-26T12:11:00Z">
              <w:rPr>
                <w:rFonts w:cs="Arial"/>
                <w:szCs w:val="24"/>
              </w:rPr>
            </w:rPrChange>
          </w:rPr>
          <w:instrText>HYPERLINK "C:\\Users\\xtoph\\Downloads\\Hu_Gastroenterology_2024"</w:instrText>
        </w:r>
      </w:ins>
      <w:ins w:id="2042" w:author="LALOY Emilien" w:date="2026-08-20T16:38:00Z">
        <w:del w:id="2043" w:author="Christophe Borg" w:date="2026-08-26T12:10:00Z">
          <w:r w:rsidRPr="00065A05" w:rsidDel="00383B27">
            <w:rPr>
              <w:rFonts w:cs="Arial"/>
              <w:szCs w:val="24"/>
              <w:lang w:val="fr-FR"/>
            </w:rPr>
            <w:delInstrText xml:space="preserve"> HYPERLINK "Hu_Gastroenterology_2024" </w:delInstrText>
          </w:r>
        </w:del>
        <w:r w:rsidRPr="00065A05">
          <w:rPr>
            <w:rFonts w:cs="Arial"/>
            <w:szCs w:val="24"/>
          </w:rPr>
          <w:fldChar w:fldCharType="separate"/>
        </w:r>
        <w:r w:rsidRPr="00065A05">
          <w:rPr>
            <w:rStyle w:val="Lienhypertexte"/>
            <w:rFonts w:cs="Arial"/>
            <w:szCs w:val="24"/>
            <w:lang w:val="fr-FR"/>
          </w:rPr>
          <w:t>Hu</w:t>
        </w:r>
        <w:r>
          <w:rPr>
            <w:rStyle w:val="Lienhypertexte"/>
            <w:rFonts w:cs="Arial"/>
            <w:szCs w:val="24"/>
            <w:lang w:val="fr-FR"/>
          </w:rPr>
          <w:t xml:space="preserve"> </w:t>
        </w:r>
        <w:proofErr w:type="spellStart"/>
        <w:r w:rsidRPr="00065A05">
          <w:rPr>
            <w:rStyle w:val="Lienhypertexte"/>
            <w:rFonts w:cs="Arial"/>
            <w:szCs w:val="24"/>
            <w:lang w:val="fr-FR"/>
          </w:rPr>
          <w:t>Gastroenterology</w:t>
        </w:r>
        <w:proofErr w:type="spellEnd"/>
        <w:r>
          <w:rPr>
            <w:rStyle w:val="Lienhypertexte"/>
            <w:rFonts w:cs="Arial"/>
            <w:szCs w:val="24"/>
            <w:lang w:val="fr-FR"/>
          </w:rPr>
          <w:t xml:space="preserve"> </w:t>
        </w:r>
        <w:r w:rsidRPr="00065A05">
          <w:rPr>
            <w:rStyle w:val="Lienhypertexte"/>
            <w:rFonts w:cs="Arial"/>
            <w:szCs w:val="24"/>
            <w:lang w:val="fr-FR"/>
          </w:rPr>
          <w:t>2024</w:t>
        </w:r>
        <w:r w:rsidRPr="00065A05">
          <w:rPr>
            <w:rFonts w:cs="Arial"/>
            <w:szCs w:val="24"/>
          </w:rPr>
          <w:fldChar w:fldCharType="end"/>
        </w:r>
        <w:r w:rsidRPr="00065A05">
          <w:rPr>
            <w:rFonts w:cs="Arial"/>
            <w:szCs w:val="24"/>
            <w:lang w:val="fr-FR"/>
          </w:rPr>
          <w:t xml:space="preserve">. Celles-ci communiquent avec les lymphocytes B </w:t>
        </w:r>
        <w:r w:rsidRPr="00065A05">
          <w:rPr>
            <w:rStyle w:val="Accentuation"/>
            <w:rFonts w:cs="Arial"/>
            <w:szCs w:val="24"/>
            <w:lang w:val="fr-FR"/>
          </w:rPr>
          <w:t>via</w:t>
        </w:r>
        <w:r w:rsidRPr="00065A05">
          <w:rPr>
            <w:rFonts w:cs="Arial"/>
            <w:szCs w:val="24"/>
            <w:lang w:val="fr-FR"/>
          </w:rPr>
          <w:t xml:space="preserve"> l'axe LTA/TNFR2, ce qui entraine la glycolyse mTOR dépendante et une amélioration de l'efficacité des TRM </w:t>
        </w:r>
        <w:r w:rsidRPr="00065A05">
          <w:rPr>
            <w:rFonts w:cs="Arial"/>
            <w:szCs w:val="24"/>
          </w:rPr>
          <w:fldChar w:fldCharType="begin"/>
        </w:r>
      </w:ins>
      <w:ins w:id="2044" w:author="Christophe Borg" w:date="2026-08-26T12:10:00Z">
        <w:r w:rsidR="00383B27" w:rsidRPr="00F379D4">
          <w:rPr>
            <w:rFonts w:cs="Arial"/>
            <w:szCs w:val="24"/>
            <w:lang w:val="fr-FR"/>
            <w:rPrChange w:id="2045" w:author="Christophe Borg" w:date="2026-08-26T12:11:00Z">
              <w:rPr>
                <w:rFonts w:cs="Arial"/>
                <w:szCs w:val="24"/>
              </w:rPr>
            </w:rPrChange>
          </w:rPr>
          <w:instrText>HYPERLINK "C:\\Users\\xtoph\\Downloads\\Hu_Gastroenterology_2024"</w:instrText>
        </w:r>
      </w:ins>
      <w:ins w:id="2046" w:author="LALOY Emilien" w:date="2026-08-20T16:38:00Z">
        <w:del w:id="2047" w:author="Christophe Borg" w:date="2026-08-26T12:10:00Z">
          <w:r w:rsidRPr="00065A05" w:rsidDel="00383B27">
            <w:rPr>
              <w:rFonts w:cs="Arial"/>
              <w:szCs w:val="24"/>
              <w:lang w:val="fr-FR"/>
            </w:rPr>
            <w:delInstrText xml:space="preserve"> HYPERLINK "Hu_Gastroenterology_2024" </w:delInstrText>
          </w:r>
        </w:del>
        <w:r w:rsidRPr="00065A05">
          <w:rPr>
            <w:rFonts w:cs="Arial"/>
            <w:szCs w:val="24"/>
          </w:rPr>
          <w:fldChar w:fldCharType="separate"/>
        </w:r>
        <w:r w:rsidRPr="00065A05">
          <w:rPr>
            <w:rStyle w:val="Lienhypertexte"/>
            <w:rFonts w:cs="Arial"/>
            <w:szCs w:val="24"/>
            <w:lang w:val="fr-FR"/>
          </w:rPr>
          <w:t>Hu</w:t>
        </w:r>
        <w:r>
          <w:rPr>
            <w:rStyle w:val="Lienhypertexte"/>
            <w:rFonts w:cs="Arial"/>
            <w:szCs w:val="24"/>
            <w:lang w:val="fr-FR"/>
          </w:rPr>
          <w:t xml:space="preserve"> </w:t>
        </w:r>
        <w:proofErr w:type="spellStart"/>
        <w:r w:rsidRPr="00065A05">
          <w:rPr>
            <w:rStyle w:val="Lienhypertexte"/>
            <w:rFonts w:cs="Arial"/>
            <w:szCs w:val="24"/>
            <w:lang w:val="fr-FR"/>
          </w:rPr>
          <w:t>Gastroenterology</w:t>
        </w:r>
        <w:proofErr w:type="spellEnd"/>
        <w:r>
          <w:rPr>
            <w:rStyle w:val="Lienhypertexte"/>
            <w:rFonts w:cs="Arial"/>
            <w:szCs w:val="24"/>
            <w:lang w:val="fr-FR"/>
          </w:rPr>
          <w:t xml:space="preserve"> </w:t>
        </w:r>
        <w:r w:rsidRPr="00065A05">
          <w:rPr>
            <w:rStyle w:val="Lienhypertexte"/>
            <w:rFonts w:cs="Arial"/>
            <w:szCs w:val="24"/>
            <w:lang w:val="fr-FR"/>
          </w:rPr>
          <w:t>2024</w:t>
        </w:r>
        <w:r w:rsidRPr="00065A05">
          <w:rPr>
            <w:rFonts w:cs="Arial"/>
            <w:szCs w:val="24"/>
          </w:rPr>
          <w:fldChar w:fldCharType="end"/>
        </w:r>
        <w:r w:rsidRPr="00065A05">
          <w:rPr>
            <w:rFonts w:cs="Arial"/>
            <w:szCs w:val="24"/>
            <w:lang w:val="fr-FR"/>
          </w:rPr>
          <w:t>.</w:t>
        </w:r>
      </w:ins>
    </w:p>
    <w:p w14:paraId="4061C73F" w14:textId="77777777" w:rsidR="008257D4" w:rsidRPr="00CD51DA" w:rsidRDefault="008257D4">
      <w:pPr>
        <w:rPr>
          <w:ins w:id="2048" w:author="LALOY Emilien" w:date="2026-08-20T16:38:00Z"/>
          <w:lang w:val="fr-FR"/>
        </w:rPr>
        <w:pPrChange w:id="2049" w:author="LALOY Emilien" w:date="2026-08-20T16:52:00Z">
          <w:pPr>
            <w:pStyle w:val="Titre3"/>
          </w:pPr>
        </w:pPrChange>
      </w:pPr>
      <w:ins w:id="2050" w:author="LALOY Emilien" w:date="2026-08-20T16:38:00Z">
        <w:r>
          <w:rPr>
            <w:noProof/>
          </w:rPr>
          <w:drawing>
            <wp:inline distT="0" distB="0" distL="0" distR="0" wp14:anchorId="235D3FA6" wp14:editId="23CFF8F0">
              <wp:extent cx="5760720" cy="202184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760720" cy="2021840"/>
                      </a:xfrm>
                      <a:prstGeom prst="rect">
                        <a:avLst/>
                      </a:prstGeom>
                      <a:noFill/>
                      <a:ln>
                        <a:noFill/>
                      </a:ln>
                    </pic:spPr>
                  </pic:pic>
                </a:graphicData>
              </a:graphic>
            </wp:inline>
          </w:drawing>
        </w:r>
        <w:r w:rsidRPr="00CD51DA">
          <w:rPr>
            <w:lang w:val="fr-FR"/>
          </w:rPr>
          <w:t xml:space="preserve"> </w:t>
        </w:r>
      </w:ins>
    </w:p>
    <w:p w14:paraId="02259B59" w14:textId="77777777" w:rsidR="008257D4" w:rsidRDefault="008257D4" w:rsidP="008257D4">
      <w:pPr>
        <w:rPr>
          <w:ins w:id="2051" w:author="LALOY Emilien" w:date="2026-08-20T16:38:00Z"/>
          <w:lang w:val="fr-FR"/>
        </w:rPr>
      </w:pPr>
      <w:ins w:id="2052" w:author="LALOY Emilien" w:date="2026-08-20T16:38:00Z">
        <w:r>
          <w:rPr>
            <w:lang w:val="fr-FR"/>
          </w:rPr>
          <w:t>Adapté de Hu et al, 2024</w:t>
        </w:r>
      </w:ins>
    </w:p>
    <w:p w14:paraId="77C5688A" w14:textId="77777777" w:rsidR="008257D4" w:rsidRPr="00CD51DA" w:rsidRDefault="008257D4" w:rsidP="008257D4">
      <w:pPr>
        <w:pStyle w:val="Titre3"/>
        <w:rPr>
          <w:ins w:id="2053" w:author="LALOY Emilien" w:date="2026-08-20T16:38:00Z"/>
          <w:lang w:val="fr-FR"/>
        </w:rPr>
      </w:pPr>
      <w:bookmarkStart w:id="2054" w:name="_Toc238137522"/>
      <w:ins w:id="2055" w:author="LALOY Emilien" w:date="2026-08-20T16:38:00Z">
        <w:r w:rsidRPr="00CD51DA">
          <w:rPr>
            <w:lang w:val="fr-FR"/>
          </w:rPr>
          <w:t>3.2.4 Spécificité antigénique des lymphocytes T infiltrants la tumeur</w:t>
        </w:r>
        <w:bookmarkEnd w:id="2054"/>
      </w:ins>
    </w:p>
    <w:p w14:paraId="6B4873B6" w14:textId="7D20ADE5" w:rsidR="008257D4" w:rsidRPr="00065A05" w:rsidRDefault="008257D4" w:rsidP="008257D4">
      <w:pPr>
        <w:pStyle w:val="NormalWeb"/>
        <w:spacing w:line="360" w:lineRule="auto"/>
        <w:jc w:val="both"/>
        <w:rPr>
          <w:ins w:id="2056" w:author="LALOY Emilien" w:date="2026-08-20T16:38:00Z"/>
          <w:rFonts w:ascii="Arial" w:hAnsi="Arial" w:cs="Arial"/>
          <w:lang w:val="fr-FR"/>
        </w:rPr>
      </w:pPr>
      <w:ins w:id="2057" w:author="LALOY Emilien" w:date="2026-08-20T16:38:00Z">
        <w:r w:rsidRPr="00065A05">
          <w:rPr>
            <w:rFonts w:ascii="Arial" w:hAnsi="Arial" w:cs="Arial"/>
            <w:lang w:val="fr-FR"/>
          </w:rPr>
          <w:t xml:space="preserve">Les lymphocytes T sont des cellules capables de reconnaitre un antigène grâce à leur TCR, et les </w:t>
        </w:r>
        <w:proofErr w:type="spellStart"/>
        <w:r w:rsidRPr="00065A05">
          <w:rPr>
            <w:rFonts w:ascii="Arial" w:hAnsi="Arial" w:cs="Arial"/>
            <w:lang w:val="fr-FR"/>
          </w:rPr>
          <w:t>TILs</w:t>
        </w:r>
        <w:proofErr w:type="spellEnd"/>
        <w:r w:rsidRPr="00065A05">
          <w:rPr>
            <w:rFonts w:ascii="Arial" w:hAnsi="Arial" w:cs="Arial"/>
            <w:lang w:val="fr-FR"/>
          </w:rPr>
          <w:t xml:space="preserve"> ne font pas d'exception à la règle</w:t>
        </w:r>
        <w:r>
          <w:rPr>
            <w:rFonts w:ascii="Arial" w:hAnsi="Arial" w:cs="Arial"/>
            <w:lang w:val="fr-FR"/>
          </w:rPr>
          <w:t xml:space="preserve"> </w:t>
        </w:r>
        <w:r w:rsidRPr="00065A05">
          <w:rPr>
            <w:rFonts w:ascii="Arial" w:hAnsi="Arial" w:cs="Arial"/>
            <w:lang w:val="fr-FR"/>
          </w:rPr>
          <w:t xml:space="preserve">; cependant, il a été observé qu'alors que certains </w:t>
        </w:r>
        <w:proofErr w:type="spellStart"/>
        <w:r w:rsidRPr="00065A05">
          <w:rPr>
            <w:rFonts w:ascii="Arial" w:hAnsi="Arial" w:cs="Arial"/>
            <w:lang w:val="fr-FR"/>
          </w:rPr>
          <w:t>TILs</w:t>
        </w:r>
        <w:proofErr w:type="spellEnd"/>
        <w:r w:rsidRPr="00065A05">
          <w:rPr>
            <w:rFonts w:ascii="Arial" w:hAnsi="Arial" w:cs="Arial"/>
            <w:lang w:val="fr-FR"/>
          </w:rPr>
          <w:t xml:space="preserve"> étaient capable</w:t>
        </w:r>
        <w:r>
          <w:rPr>
            <w:rFonts w:ascii="Arial" w:hAnsi="Arial" w:cs="Arial"/>
            <w:lang w:val="fr-FR"/>
          </w:rPr>
          <w:t>s</w:t>
        </w:r>
        <w:r w:rsidRPr="00065A05">
          <w:rPr>
            <w:rFonts w:ascii="Arial" w:hAnsi="Arial" w:cs="Arial"/>
            <w:lang w:val="fr-FR"/>
          </w:rPr>
          <w:t xml:space="preserve"> de reconnaitre des antigènes tumoraux, d'autres sont spécifiques d'autre antigènes et sont recrutés à tort dans les tumeurs. Sur la base de la reconnaissance antigénique, la classification suivante a été créé : il existe des </w:t>
        </w:r>
        <w:proofErr w:type="spellStart"/>
        <w:r w:rsidRPr="00065A05">
          <w:rPr>
            <w:rFonts w:ascii="Arial" w:hAnsi="Arial" w:cs="Arial"/>
            <w:lang w:val="fr-FR"/>
          </w:rPr>
          <w:t>TILs</w:t>
        </w:r>
        <w:proofErr w:type="spellEnd"/>
        <w:r w:rsidRPr="00065A05">
          <w:rPr>
            <w:rFonts w:ascii="Arial" w:hAnsi="Arial" w:cs="Arial"/>
            <w:lang w:val="fr-FR"/>
          </w:rPr>
          <w:t xml:space="preserve"> "spécifiques d'antigènes tumoraux" et des </w:t>
        </w:r>
        <w:proofErr w:type="spellStart"/>
        <w:r w:rsidRPr="00065A05">
          <w:rPr>
            <w:rFonts w:ascii="Arial" w:hAnsi="Arial" w:cs="Arial"/>
            <w:lang w:val="fr-FR"/>
          </w:rPr>
          <w:t>TILs</w:t>
        </w:r>
        <w:proofErr w:type="spellEnd"/>
        <w:r w:rsidRPr="00065A05">
          <w:rPr>
            <w:rFonts w:ascii="Arial" w:hAnsi="Arial" w:cs="Arial"/>
            <w:lang w:val="fr-FR"/>
          </w:rPr>
          <w:t xml:space="preserve"> "</w:t>
        </w:r>
        <w:proofErr w:type="spellStart"/>
        <w:r w:rsidRPr="00065A05">
          <w:rPr>
            <w:rFonts w:ascii="Arial" w:hAnsi="Arial" w:cs="Arial"/>
            <w:lang w:val="fr-FR"/>
          </w:rPr>
          <w:t>bystanders</w:t>
        </w:r>
        <w:proofErr w:type="spellEnd"/>
        <w:r w:rsidRPr="00065A05">
          <w:rPr>
            <w:rFonts w:ascii="Arial" w:hAnsi="Arial" w:cs="Arial"/>
            <w:lang w:val="fr-FR"/>
          </w:rPr>
          <w:t xml:space="preserve">". Il est possible de distinguer les deux populations en utilisant l'expression de marqueurs. Par exemple dans de nombreux types de cancer, il a été démontré que l'expression de CD39 est restreinte aux lymphocytes spécifiques des antigènes tumoraux </w:t>
        </w:r>
        <w:r w:rsidRPr="00065A05">
          <w:rPr>
            <w:rFonts w:ascii="Arial" w:hAnsi="Arial" w:cs="Arial"/>
          </w:rPr>
          <w:fldChar w:fldCharType="begin"/>
        </w:r>
      </w:ins>
      <w:ins w:id="2058" w:author="Christophe Borg" w:date="2026-08-26T12:10:00Z">
        <w:r w:rsidR="00383B27" w:rsidRPr="00F379D4">
          <w:rPr>
            <w:rFonts w:ascii="Arial" w:hAnsi="Arial" w:cs="Arial"/>
            <w:lang w:val="fr-FR"/>
            <w:rPrChange w:id="2059" w:author="Christophe Borg" w:date="2026-08-26T12:11:00Z">
              <w:rPr>
                <w:rFonts w:ascii="Arial" w:hAnsi="Arial" w:cs="Arial"/>
              </w:rPr>
            </w:rPrChange>
          </w:rPr>
          <w:instrText>HYPERLINK "C:\\Users\\xtoph\\Downloads\\Duhen_NatCommun_2018"</w:instrText>
        </w:r>
      </w:ins>
      <w:ins w:id="2060" w:author="LALOY Emilien" w:date="2026-08-20T16:38:00Z">
        <w:del w:id="2061" w:author="Christophe Borg" w:date="2026-08-26T12:10:00Z">
          <w:r w:rsidRPr="00065A05" w:rsidDel="00383B27">
            <w:rPr>
              <w:rFonts w:ascii="Arial" w:hAnsi="Arial" w:cs="Arial"/>
              <w:lang w:val="fr-FR"/>
            </w:rPr>
            <w:delInstrText xml:space="preserve"> HYPERLINK "Duhen_NatCommun_2018" </w:delInstrText>
          </w:r>
        </w:del>
        <w:r w:rsidRPr="00065A05">
          <w:rPr>
            <w:rFonts w:ascii="Arial" w:hAnsi="Arial" w:cs="Arial"/>
          </w:rPr>
          <w:fldChar w:fldCharType="separate"/>
        </w:r>
        <w:proofErr w:type="spellStart"/>
        <w:r w:rsidRPr="00065A05">
          <w:rPr>
            <w:rStyle w:val="Lienhypertexte"/>
            <w:rFonts w:ascii="Arial" w:eastAsiaTheme="majorEastAsia" w:hAnsi="Arial" w:cs="Arial"/>
            <w:lang w:val="fr-FR"/>
          </w:rPr>
          <w:t>Duhen</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NatCommun</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2018</w:t>
        </w:r>
        <w:r w:rsidRPr="00065A05">
          <w:rPr>
            <w:rFonts w:ascii="Arial" w:hAnsi="Arial" w:cs="Arial"/>
          </w:rPr>
          <w:fldChar w:fldCharType="end"/>
        </w:r>
        <w:r w:rsidRPr="00065A05">
          <w:rPr>
            <w:rFonts w:ascii="Arial" w:hAnsi="Arial" w:cs="Arial"/>
            <w:lang w:val="fr-FR"/>
          </w:rPr>
          <w:t xml:space="preserve"> (HSNCC, mélanomes, cancer de l'ovaire, des poumons et rectaux), </w:t>
        </w:r>
        <w:r w:rsidRPr="00065A05">
          <w:rPr>
            <w:rFonts w:ascii="Arial" w:hAnsi="Arial" w:cs="Arial"/>
          </w:rPr>
          <w:fldChar w:fldCharType="begin"/>
        </w:r>
      </w:ins>
      <w:ins w:id="2062" w:author="Christophe Borg" w:date="2026-08-26T12:10:00Z">
        <w:r w:rsidR="00383B27" w:rsidRPr="00F379D4">
          <w:rPr>
            <w:rFonts w:ascii="Arial" w:hAnsi="Arial" w:cs="Arial"/>
            <w:lang w:val="fr-FR"/>
            <w:rPrChange w:id="2063" w:author="Christophe Borg" w:date="2026-08-26T12:11:00Z">
              <w:rPr>
                <w:rFonts w:ascii="Arial" w:hAnsi="Arial" w:cs="Arial"/>
              </w:rPr>
            </w:rPrChange>
          </w:rPr>
          <w:instrText>HYPERLINK "C:\\Users\\xtoph\\Downloads\\Simoni_Nature_2018"</w:instrText>
        </w:r>
      </w:ins>
      <w:ins w:id="2064" w:author="LALOY Emilien" w:date="2026-08-20T16:38:00Z">
        <w:del w:id="2065" w:author="Christophe Borg" w:date="2026-08-26T12:10:00Z">
          <w:r w:rsidRPr="00065A05" w:rsidDel="00383B27">
            <w:rPr>
              <w:rFonts w:ascii="Arial" w:hAnsi="Arial" w:cs="Arial"/>
              <w:lang w:val="fr-FR"/>
            </w:rPr>
            <w:delInstrText xml:space="preserve"> HYPERLINK "Simoni_Nature_2018" </w:delInstrText>
          </w:r>
        </w:del>
        <w:r w:rsidRPr="00065A05">
          <w:rPr>
            <w:rFonts w:ascii="Arial" w:hAnsi="Arial" w:cs="Arial"/>
          </w:rPr>
          <w:fldChar w:fldCharType="separate"/>
        </w:r>
        <w:proofErr w:type="spellStart"/>
        <w:r w:rsidRPr="00065A05">
          <w:rPr>
            <w:rStyle w:val="Lienhypertexte"/>
            <w:rFonts w:ascii="Arial" w:eastAsiaTheme="majorEastAsia" w:hAnsi="Arial" w:cs="Arial"/>
            <w:lang w:val="fr-FR"/>
          </w:rPr>
          <w:t>Simoni</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Nature</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2018</w:t>
        </w:r>
        <w:r w:rsidRPr="00065A05">
          <w:rPr>
            <w:rFonts w:ascii="Arial" w:hAnsi="Arial" w:cs="Arial"/>
          </w:rPr>
          <w:fldChar w:fldCharType="end"/>
        </w:r>
        <w:r w:rsidRPr="00065A05">
          <w:rPr>
            <w:rFonts w:ascii="Arial" w:hAnsi="Arial" w:cs="Arial"/>
            <w:lang w:val="fr-FR"/>
          </w:rPr>
          <w:t xml:space="preserve"> (cancer colorectal et des poumons), </w:t>
        </w:r>
        <w:r w:rsidRPr="00065A05">
          <w:rPr>
            <w:rFonts w:ascii="Arial" w:hAnsi="Arial" w:cs="Arial"/>
          </w:rPr>
          <w:fldChar w:fldCharType="begin"/>
        </w:r>
      </w:ins>
      <w:ins w:id="2066" w:author="Christophe Borg" w:date="2026-08-26T12:10:00Z">
        <w:r w:rsidR="00383B27" w:rsidRPr="00F379D4">
          <w:rPr>
            <w:rFonts w:ascii="Arial" w:hAnsi="Arial" w:cs="Arial"/>
            <w:lang w:val="fr-FR"/>
            <w:rPrChange w:id="2067" w:author="Christophe Borg" w:date="2026-08-26T12:11:00Z">
              <w:rPr>
                <w:rFonts w:ascii="Arial" w:hAnsi="Arial" w:cs="Arial"/>
              </w:rPr>
            </w:rPrChange>
          </w:rPr>
          <w:instrText>HYPERLINK "C:\\Users\\xtoph\\Downloads\\Lee_Sci.Immunol._2022"</w:instrText>
        </w:r>
      </w:ins>
      <w:ins w:id="2068" w:author="LALOY Emilien" w:date="2026-08-20T16:38:00Z">
        <w:del w:id="2069" w:author="Christophe Borg" w:date="2026-08-26T12:10:00Z">
          <w:r w:rsidRPr="00065A05" w:rsidDel="00383B27">
            <w:rPr>
              <w:rFonts w:ascii="Arial" w:hAnsi="Arial" w:cs="Arial"/>
              <w:lang w:val="fr-FR"/>
            </w:rPr>
            <w:delInstrText xml:space="preserve"> HYPERLINK "Lee_Sci.Immunol._2022" </w:delInstrText>
          </w:r>
        </w:del>
        <w:r w:rsidRPr="00065A05">
          <w:rPr>
            <w:rFonts w:ascii="Arial" w:hAnsi="Arial" w:cs="Arial"/>
          </w:rPr>
          <w:fldChar w:fldCharType="separate"/>
        </w:r>
        <w:r w:rsidRPr="00065A05">
          <w:rPr>
            <w:rStyle w:val="Lienhypertexte"/>
            <w:rFonts w:ascii="Arial" w:eastAsiaTheme="majorEastAsia" w:hAnsi="Arial" w:cs="Arial"/>
            <w:lang w:val="fr-FR"/>
          </w:rPr>
          <w:t>Lee</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Sci.Immunol</w:t>
        </w:r>
        <w:proofErr w:type="spellEnd"/>
        <w:r w:rsidRPr="00065A05">
          <w:rPr>
            <w:rStyle w:val="Lienhypertexte"/>
            <w:rFonts w:ascii="Arial" w:eastAsiaTheme="majorEastAsia" w:hAnsi="Arial" w:cs="Arial"/>
            <w:lang w:val="fr-FR"/>
          </w:rPr>
          <w:t>.</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w:t>
        </w:r>
        <w:r w:rsidRPr="00065A05">
          <w:rPr>
            <w:rFonts w:ascii="Arial" w:hAnsi="Arial" w:cs="Arial"/>
          </w:rPr>
          <w:fldChar w:fldCharType="end"/>
        </w:r>
        <w:r w:rsidRPr="00065A05">
          <w:rPr>
            <w:rFonts w:ascii="Arial" w:hAnsi="Arial" w:cs="Arial"/>
            <w:lang w:val="fr-FR"/>
          </w:rPr>
          <w:t xml:space="preserve"> (cancer du </w:t>
        </w:r>
        <w:r w:rsidRPr="00065A05">
          <w:rPr>
            <w:rFonts w:ascii="Arial" w:hAnsi="Arial" w:cs="Arial"/>
            <w:lang w:val="fr-FR"/>
          </w:rPr>
          <w:lastRenderedPageBreak/>
          <w:t xml:space="preserve">sein). Les marqueurs PD1 et TIGIT, utilisés pour distinguer les lymphocytes T activés, ne permettent pas de distinguer les </w:t>
        </w:r>
        <w:proofErr w:type="spellStart"/>
        <w:r w:rsidRPr="00065A05">
          <w:rPr>
            <w:rFonts w:ascii="Arial" w:hAnsi="Arial" w:cs="Arial"/>
            <w:lang w:val="fr-FR"/>
          </w:rPr>
          <w:t>TILs</w:t>
        </w:r>
        <w:proofErr w:type="spellEnd"/>
        <w:r w:rsidRPr="00065A05">
          <w:rPr>
            <w:rFonts w:ascii="Arial" w:hAnsi="Arial" w:cs="Arial"/>
            <w:lang w:val="fr-FR"/>
          </w:rPr>
          <w:t xml:space="preserve"> spécifiques d'antigènes tumoraux des </w:t>
        </w:r>
        <w:proofErr w:type="spellStart"/>
        <w:r w:rsidRPr="00065A05">
          <w:rPr>
            <w:rFonts w:ascii="Arial" w:hAnsi="Arial" w:cs="Arial"/>
            <w:lang w:val="fr-FR"/>
          </w:rPr>
          <w:t>TILs</w:t>
        </w:r>
        <w:proofErr w:type="spellEnd"/>
        <w:r w:rsidRPr="00065A05">
          <w:rPr>
            <w:rFonts w:ascii="Arial" w:hAnsi="Arial" w:cs="Arial"/>
            <w:lang w:val="fr-FR"/>
          </w:rPr>
          <w:t xml:space="preserve"> </w:t>
        </w:r>
        <w:proofErr w:type="spellStart"/>
        <w:r w:rsidRPr="00065A05">
          <w:rPr>
            <w:rFonts w:ascii="Arial" w:hAnsi="Arial" w:cs="Arial"/>
            <w:lang w:val="fr-FR"/>
          </w:rPr>
          <w:t>bystanders</w:t>
        </w:r>
        <w:proofErr w:type="spellEnd"/>
        <w:r w:rsidRPr="00065A05">
          <w:rPr>
            <w:rFonts w:ascii="Arial" w:hAnsi="Arial" w:cs="Arial"/>
            <w:lang w:val="fr-FR"/>
          </w:rPr>
          <w:t xml:space="preserve"> </w:t>
        </w:r>
        <w:r w:rsidRPr="00065A05">
          <w:rPr>
            <w:rFonts w:ascii="Arial" w:hAnsi="Arial" w:cs="Arial"/>
          </w:rPr>
          <w:fldChar w:fldCharType="begin"/>
        </w:r>
      </w:ins>
      <w:ins w:id="2070" w:author="Christophe Borg" w:date="2026-08-26T12:10:00Z">
        <w:r w:rsidR="00383B27" w:rsidRPr="00F379D4">
          <w:rPr>
            <w:rFonts w:ascii="Arial" w:hAnsi="Arial" w:cs="Arial"/>
            <w:lang w:val="fr-FR"/>
            <w:rPrChange w:id="2071" w:author="Christophe Borg" w:date="2026-08-26T12:11:00Z">
              <w:rPr>
                <w:rFonts w:ascii="Arial" w:hAnsi="Arial" w:cs="Arial"/>
              </w:rPr>
            </w:rPrChange>
          </w:rPr>
          <w:instrText>HYPERLINK "C:\\Users\\xtoph\\Downloads\\Simoni_Nature_2018"</w:instrText>
        </w:r>
      </w:ins>
      <w:ins w:id="2072" w:author="LALOY Emilien" w:date="2026-08-20T16:38:00Z">
        <w:del w:id="2073" w:author="Christophe Borg" w:date="2026-08-26T12:10:00Z">
          <w:r w:rsidRPr="00065A05" w:rsidDel="00383B27">
            <w:rPr>
              <w:rFonts w:ascii="Arial" w:hAnsi="Arial" w:cs="Arial"/>
              <w:lang w:val="fr-FR"/>
            </w:rPr>
            <w:delInstrText xml:space="preserve"> HYPERLINK "Simoni_Nature_2018" </w:delInstrText>
          </w:r>
        </w:del>
        <w:r w:rsidRPr="00065A05">
          <w:rPr>
            <w:rFonts w:ascii="Arial" w:hAnsi="Arial" w:cs="Arial"/>
          </w:rPr>
          <w:fldChar w:fldCharType="separate"/>
        </w:r>
        <w:proofErr w:type="spellStart"/>
        <w:r w:rsidRPr="00065A05">
          <w:rPr>
            <w:rStyle w:val="Lienhypertexte"/>
            <w:rFonts w:ascii="Arial" w:eastAsiaTheme="majorEastAsia" w:hAnsi="Arial" w:cs="Arial"/>
            <w:lang w:val="fr-FR"/>
          </w:rPr>
          <w:t>Simoni</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Nature</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2018</w:t>
        </w:r>
        <w:r w:rsidRPr="00065A05">
          <w:rPr>
            <w:rFonts w:ascii="Arial" w:hAnsi="Arial" w:cs="Arial"/>
          </w:rPr>
          <w:fldChar w:fldCharType="end"/>
        </w:r>
        <w:r w:rsidRPr="00065A05">
          <w:rPr>
            <w:rFonts w:ascii="Arial" w:hAnsi="Arial" w:cs="Arial"/>
            <w:lang w:val="fr-FR"/>
          </w:rPr>
          <w:t>.</w:t>
        </w:r>
      </w:ins>
    </w:p>
    <w:p w14:paraId="558C0E84" w14:textId="4994C3E9" w:rsidR="008257D4" w:rsidRPr="00065A05" w:rsidRDefault="008257D4" w:rsidP="008257D4">
      <w:pPr>
        <w:pStyle w:val="NormalWeb"/>
        <w:spacing w:line="360" w:lineRule="auto"/>
        <w:jc w:val="both"/>
        <w:rPr>
          <w:ins w:id="2074" w:author="LALOY Emilien" w:date="2026-08-20T16:38:00Z"/>
          <w:rFonts w:ascii="Arial" w:hAnsi="Arial" w:cs="Arial"/>
          <w:lang w:val="fr-FR"/>
        </w:rPr>
      </w:pPr>
      <w:ins w:id="2075" w:author="LALOY Emilien" w:date="2026-08-20T16:38:00Z">
        <w:r w:rsidRPr="00065A05">
          <w:rPr>
            <w:rFonts w:ascii="Arial" w:hAnsi="Arial" w:cs="Arial"/>
            <w:lang w:val="fr-FR"/>
          </w:rPr>
          <w:t xml:space="preserve">Dans le cas des TRM, il a été observé qu'une partie importante des TRM dans la tumeur sont capable de reconnaitre des antigènes dérivés des cellules tumorales, bien qu'il existe aussi des TRM </w:t>
        </w:r>
        <w:proofErr w:type="spellStart"/>
        <w:r w:rsidRPr="00065A05">
          <w:rPr>
            <w:rFonts w:ascii="Arial" w:hAnsi="Arial" w:cs="Arial"/>
            <w:lang w:val="fr-FR"/>
          </w:rPr>
          <w:t>bystander</w:t>
        </w:r>
        <w:proofErr w:type="spellEnd"/>
        <w:r w:rsidRPr="00065A05">
          <w:rPr>
            <w:rFonts w:ascii="Arial" w:hAnsi="Arial" w:cs="Arial"/>
            <w:lang w:val="fr-FR"/>
          </w:rPr>
          <w:t xml:space="preserve"> </w:t>
        </w:r>
        <w:r w:rsidRPr="00065A05">
          <w:rPr>
            <w:rFonts w:ascii="Arial" w:hAnsi="Arial" w:cs="Arial"/>
          </w:rPr>
          <w:fldChar w:fldCharType="begin"/>
        </w:r>
      </w:ins>
      <w:ins w:id="2076" w:author="Christophe Borg" w:date="2026-08-26T12:10:00Z">
        <w:r w:rsidR="00383B27" w:rsidRPr="00F379D4">
          <w:rPr>
            <w:rFonts w:ascii="Arial" w:hAnsi="Arial" w:cs="Arial"/>
            <w:lang w:val="fr-FR"/>
            <w:rPrChange w:id="2077" w:author="Christophe Borg" w:date="2026-08-26T12:11:00Z">
              <w:rPr>
                <w:rFonts w:ascii="Arial" w:hAnsi="Arial" w:cs="Arial"/>
              </w:rPr>
            </w:rPrChange>
          </w:rPr>
          <w:instrText>HYPERLINK "C:\\Users\\xtoph\\Downloads\\Caushi_Nature_2021"</w:instrText>
        </w:r>
      </w:ins>
      <w:ins w:id="2078" w:author="LALOY Emilien" w:date="2026-08-20T16:38:00Z">
        <w:del w:id="2079" w:author="Christophe Borg" w:date="2026-08-26T12:10:00Z">
          <w:r w:rsidRPr="00065A05" w:rsidDel="00383B27">
            <w:rPr>
              <w:rFonts w:ascii="Arial" w:hAnsi="Arial" w:cs="Arial"/>
              <w:lang w:val="fr-FR"/>
            </w:rPr>
            <w:delInstrText xml:space="preserve"> HYPERLINK "Caushi_Nature_2021" </w:delInstrText>
          </w:r>
        </w:del>
        <w:r w:rsidRPr="00065A05">
          <w:rPr>
            <w:rFonts w:ascii="Arial" w:hAnsi="Arial" w:cs="Arial"/>
          </w:rPr>
          <w:fldChar w:fldCharType="separate"/>
        </w:r>
        <w:r w:rsidRPr="00065A05">
          <w:rPr>
            <w:rStyle w:val="Lienhypertexte"/>
            <w:rFonts w:ascii="Arial" w:eastAsiaTheme="majorEastAsia" w:hAnsi="Arial" w:cs="Arial"/>
            <w:lang w:val="fr-FR"/>
          </w:rPr>
          <w:t>Caushi</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Nature</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2021</w:t>
        </w:r>
        <w:r w:rsidRPr="00065A05">
          <w:rPr>
            <w:rFonts w:ascii="Arial" w:hAnsi="Arial" w:cs="Arial"/>
          </w:rPr>
          <w:fldChar w:fldCharType="end"/>
        </w:r>
        <w:r w:rsidRPr="00065A05">
          <w:rPr>
            <w:rFonts w:ascii="Arial" w:hAnsi="Arial" w:cs="Arial"/>
            <w:lang w:val="fr-FR"/>
          </w:rPr>
          <w:t xml:space="preserve">. En utilisant la </w:t>
        </w:r>
        <w:proofErr w:type="spellStart"/>
        <w:r w:rsidRPr="00065A05">
          <w:rPr>
            <w:rFonts w:ascii="Arial" w:hAnsi="Arial" w:cs="Arial"/>
            <w:lang w:val="fr-FR"/>
          </w:rPr>
          <w:t>trogocytose</w:t>
        </w:r>
        <w:proofErr w:type="spellEnd"/>
        <w:r w:rsidRPr="00065A05">
          <w:rPr>
            <w:rFonts w:ascii="Arial" w:hAnsi="Arial" w:cs="Arial"/>
            <w:lang w:val="fr-FR"/>
          </w:rPr>
          <w:t xml:space="preserve"> (processus durant lequel le lymphocyte échange une partie de sa membrane avec sa cellule cible) comme marqueur de spécificité antigénique, il a été observé que les </w:t>
        </w:r>
        <w:proofErr w:type="spellStart"/>
        <w:r w:rsidRPr="00065A05">
          <w:rPr>
            <w:rFonts w:ascii="Arial" w:hAnsi="Arial" w:cs="Arial"/>
            <w:lang w:val="fr-FR"/>
          </w:rPr>
          <w:t>TILs</w:t>
        </w:r>
        <w:proofErr w:type="spellEnd"/>
        <w:r w:rsidRPr="00065A05">
          <w:rPr>
            <w:rFonts w:ascii="Arial" w:hAnsi="Arial" w:cs="Arial"/>
            <w:lang w:val="fr-FR"/>
          </w:rPr>
          <w:t xml:space="preserve"> spécifiques d'antigènes tumoraux ont un phénotype semblable à des TRM épuisés </w:t>
        </w:r>
        <w:r w:rsidRPr="00065A05">
          <w:rPr>
            <w:rFonts w:ascii="Arial" w:hAnsi="Arial" w:cs="Arial"/>
          </w:rPr>
          <w:fldChar w:fldCharType="begin"/>
        </w:r>
      </w:ins>
      <w:ins w:id="2080" w:author="Christophe Borg" w:date="2026-08-26T12:10:00Z">
        <w:r w:rsidR="00383B27" w:rsidRPr="00F379D4">
          <w:rPr>
            <w:rFonts w:ascii="Arial" w:hAnsi="Arial" w:cs="Arial"/>
            <w:lang w:val="fr-FR"/>
            <w:rPrChange w:id="2081" w:author="Christophe Borg" w:date="2026-08-26T12:11:00Z">
              <w:rPr>
                <w:rFonts w:ascii="Arial" w:hAnsi="Arial" w:cs="Arial"/>
              </w:rPr>
            </w:rPrChange>
          </w:rPr>
          <w:instrText>HYPERLINK "C:\\Users\\xtoph\\Downloads\\Anadon_CancerCell_2022"</w:instrText>
        </w:r>
      </w:ins>
      <w:ins w:id="2082" w:author="LALOY Emilien" w:date="2026-08-20T16:38:00Z">
        <w:del w:id="2083" w:author="Christophe Borg" w:date="2026-08-26T12:10:00Z">
          <w:r w:rsidRPr="00065A05" w:rsidDel="00383B27">
            <w:rPr>
              <w:rFonts w:ascii="Arial" w:hAnsi="Arial" w:cs="Arial"/>
              <w:lang w:val="fr-FR"/>
            </w:rPr>
            <w:delInstrText xml:space="preserve"> HYPERLINK "Anadon_CancerCell_2022" </w:delInstrText>
          </w:r>
        </w:del>
        <w:r w:rsidRPr="00065A05">
          <w:rPr>
            <w:rFonts w:ascii="Arial" w:hAnsi="Arial" w:cs="Arial"/>
          </w:rPr>
          <w:fldChar w:fldCharType="separate"/>
        </w:r>
        <w:proofErr w:type="spellStart"/>
        <w:r w:rsidRPr="00065A05">
          <w:rPr>
            <w:rStyle w:val="Lienhypertexte"/>
            <w:rFonts w:ascii="Arial" w:eastAsiaTheme="majorEastAsia" w:hAnsi="Arial" w:cs="Arial"/>
            <w:lang w:val="fr-FR"/>
          </w:rPr>
          <w:t>Anadon</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CancerCell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w:t>
        </w:r>
        <w:r w:rsidRPr="00065A05">
          <w:rPr>
            <w:rFonts w:ascii="Arial" w:hAnsi="Arial" w:cs="Arial"/>
          </w:rPr>
          <w:fldChar w:fldCharType="end"/>
        </w:r>
        <w:r w:rsidRPr="00065A05">
          <w:rPr>
            <w:rFonts w:ascii="Arial" w:hAnsi="Arial" w:cs="Arial"/>
            <w:lang w:val="fr-FR"/>
          </w:rPr>
          <w:t>.</w:t>
        </w:r>
        <w:r>
          <w:rPr>
            <w:rFonts w:ascii="Arial" w:hAnsi="Arial" w:cs="Arial"/>
            <w:lang w:val="fr-FR"/>
          </w:rPr>
          <w:t xml:space="preserve"> </w:t>
        </w:r>
        <w:r w:rsidRPr="00065A05">
          <w:rPr>
            <w:rFonts w:ascii="Arial" w:hAnsi="Arial" w:cs="Arial"/>
            <w:lang w:val="fr-FR"/>
          </w:rPr>
          <w:t>La vaccination dans un modèle murin génère des lymphocytes T spécifiques des antigènes dérivés de E6/E7 et qui présentent un phénotype TRM CD103+</w:t>
        </w:r>
        <w:r w:rsidRPr="00065A05">
          <w:rPr>
            <w:rFonts w:ascii="Arial" w:hAnsi="Arial" w:cs="Arial"/>
          </w:rPr>
          <w:fldChar w:fldCharType="begin"/>
        </w:r>
      </w:ins>
      <w:ins w:id="2084" w:author="Christophe Borg" w:date="2026-08-26T12:10:00Z">
        <w:r w:rsidR="00383B27" w:rsidRPr="00F379D4">
          <w:rPr>
            <w:rFonts w:ascii="Arial" w:hAnsi="Arial" w:cs="Arial"/>
            <w:lang w:val="fr-FR"/>
            <w:rPrChange w:id="2085" w:author="Christophe Borg" w:date="2026-08-26T12:11:00Z">
              <w:rPr>
                <w:rFonts w:ascii="Arial" w:hAnsi="Arial" w:cs="Arial"/>
              </w:rPr>
            </w:rPrChange>
          </w:rPr>
          <w:instrText>HYPERLINK "C:\\Users\\xtoph\\Downloads\\Karaki_JImmunotherCancer_2021"</w:instrText>
        </w:r>
      </w:ins>
      <w:ins w:id="2086" w:author="LALOY Emilien" w:date="2026-08-20T16:38:00Z">
        <w:del w:id="2087" w:author="Christophe Borg" w:date="2026-08-26T12:10:00Z">
          <w:r w:rsidRPr="00065A05" w:rsidDel="00383B27">
            <w:rPr>
              <w:rFonts w:ascii="Arial" w:hAnsi="Arial" w:cs="Arial"/>
              <w:lang w:val="fr-FR"/>
            </w:rPr>
            <w:delInstrText xml:space="preserve"> HYPERLINK "Karaki_JImmunotherCancer_2021" </w:delInstrText>
          </w:r>
        </w:del>
        <w:r w:rsidRPr="00065A05">
          <w:rPr>
            <w:rFonts w:ascii="Arial" w:hAnsi="Arial" w:cs="Arial"/>
          </w:rPr>
          <w:fldChar w:fldCharType="separate"/>
        </w:r>
        <w:r w:rsidRPr="00065A05">
          <w:rPr>
            <w:rStyle w:val="Lienhypertexte"/>
            <w:rFonts w:ascii="Arial" w:eastAsiaTheme="majorEastAsia" w:hAnsi="Arial" w:cs="Arial"/>
            <w:lang w:val="fr-FR"/>
          </w:rPr>
          <w:t>Karaki</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JImmunotherCancer</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2021</w:t>
        </w:r>
        <w:r w:rsidRPr="00065A05">
          <w:rPr>
            <w:rFonts w:ascii="Arial" w:hAnsi="Arial" w:cs="Arial"/>
          </w:rPr>
          <w:fldChar w:fldCharType="end"/>
        </w:r>
        <w:r w:rsidRPr="00065A05">
          <w:rPr>
            <w:rFonts w:ascii="Arial" w:hAnsi="Arial" w:cs="Arial"/>
            <w:lang w:val="fr-FR"/>
          </w:rPr>
          <w:t xml:space="preserve"> </w:t>
        </w:r>
        <w:r w:rsidRPr="00065A05">
          <w:rPr>
            <w:rFonts w:ascii="Arial" w:hAnsi="Arial" w:cs="Arial"/>
          </w:rPr>
          <w:fldChar w:fldCharType="begin"/>
        </w:r>
      </w:ins>
      <w:ins w:id="2088" w:author="Christophe Borg" w:date="2026-08-26T12:10:00Z">
        <w:r w:rsidR="00383B27" w:rsidRPr="00F379D4">
          <w:rPr>
            <w:rFonts w:ascii="Arial" w:hAnsi="Arial" w:cs="Arial"/>
            <w:lang w:val="fr-FR"/>
            <w:rPrChange w:id="2089" w:author="Christophe Borg" w:date="2026-08-26T12:11:00Z">
              <w:rPr>
                <w:rFonts w:ascii="Arial" w:hAnsi="Arial" w:cs="Arial"/>
              </w:rPr>
            </w:rPrChange>
          </w:rPr>
          <w:instrText>HYPERLINK "C:\\Users\\xtoph\\Downloads\\Komdeur_Oncoimmunology_2017"</w:instrText>
        </w:r>
      </w:ins>
      <w:ins w:id="2090" w:author="LALOY Emilien" w:date="2026-08-20T16:38:00Z">
        <w:del w:id="2091" w:author="Christophe Borg" w:date="2026-08-26T12:10:00Z">
          <w:r w:rsidRPr="00065A05" w:rsidDel="00383B27">
            <w:rPr>
              <w:rFonts w:ascii="Arial" w:hAnsi="Arial" w:cs="Arial"/>
              <w:lang w:val="fr-FR"/>
            </w:rPr>
            <w:delInstrText xml:space="preserve"> HYPERLINK "Komdeur_Oncoimmunology_2017" </w:delInstrText>
          </w:r>
        </w:del>
        <w:r w:rsidRPr="00065A05">
          <w:rPr>
            <w:rFonts w:ascii="Arial" w:hAnsi="Arial" w:cs="Arial"/>
          </w:rPr>
          <w:fldChar w:fldCharType="separate"/>
        </w:r>
        <w:proofErr w:type="spellStart"/>
        <w:r w:rsidRPr="00065A05">
          <w:rPr>
            <w:rStyle w:val="Lienhypertexte"/>
            <w:rFonts w:ascii="Arial" w:eastAsiaTheme="majorEastAsia" w:hAnsi="Arial" w:cs="Arial"/>
            <w:lang w:val="fr-FR"/>
          </w:rPr>
          <w:t>Komdeur</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Oncoimmunology</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2017</w:t>
        </w:r>
        <w:r w:rsidRPr="00065A05">
          <w:rPr>
            <w:rFonts w:ascii="Arial" w:hAnsi="Arial" w:cs="Arial"/>
          </w:rPr>
          <w:fldChar w:fldCharType="end"/>
        </w:r>
        <w:r w:rsidRPr="00065A05">
          <w:rPr>
            <w:rFonts w:ascii="Arial" w:hAnsi="Arial" w:cs="Arial"/>
            <w:lang w:val="fr-FR"/>
          </w:rPr>
          <w:t>.</w:t>
        </w:r>
      </w:ins>
    </w:p>
    <w:p w14:paraId="7915D277" w14:textId="4779B846" w:rsidR="008257D4" w:rsidRPr="00065A05" w:rsidRDefault="008257D4" w:rsidP="008257D4">
      <w:pPr>
        <w:pStyle w:val="NormalWeb"/>
        <w:spacing w:line="360" w:lineRule="auto"/>
        <w:jc w:val="both"/>
        <w:rPr>
          <w:ins w:id="2092" w:author="LALOY Emilien" w:date="2026-08-20T16:38:00Z"/>
          <w:rFonts w:ascii="Arial" w:hAnsi="Arial" w:cs="Arial"/>
          <w:lang w:val="fr-FR"/>
        </w:rPr>
      </w:pPr>
      <w:ins w:id="2093" w:author="LALOY Emilien" w:date="2026-08-20T16:38:00Z">
        <w:r w:rsidRPr="00065A05">
          <w:rPr>
            <w:rFonts w:ascii="Arial" w:hAnsi="Arial" w:cs="Arial"/>
            <w:lang w:val="fr-FR"/>
          </w:rPr>
          <w:t xml:space="preserve">La différence de réactivité influe sur l'efficacité des TRM. Seuls les TRM spécifiques des antigènes tumoraux empêchent l'apparition de tumeurs chez la souris </w:t>
        </w:r>
        <w:r w:rsidRPr="00065A05">
          <w:rPr>
            <w:rFonts w:ascii="Arial" w:hAnsi="Arial" w:cs="Arial"/>
          </w:rPr>
          <w:fldChar w:fldCharType="begin"/>
        </w:r>
      </w:ins>
      <w:ins w:id="2094" w:author="Christophe Borg" w:date="2026-08-26T12:10:00Z">
        <w:r w:rsidR="00383B27" w:rsidRPr="00F379D4">
          <w:rPr>
            <w:rFonts w:ascii="Arial" w:hAnsi="Arial" w:cs="Arial"/>
            <w:lang w:val="fr-FR"/>
            <w:rPrChange w:id="2095" w:author="Christophe Borg" w:date="2026-08-26T12:11:00Z">
              <w:rPr>
                <w:rFonts w:ascii="Arial" w:hAnsi="Arial" w:cs="Arial"/>
              </w:rPr>
            </w:rPrChange>
          </w:rPr>
          <w:instrText>HYPERLINK "C:\\Users\\xtoph\\Downloads\\Park_Nature_2019"</w:instrText>
        </w:r>
      </w:ins>
      <w:ins w:id="2096" w:author="LALOY Emilien" w:date="2026-08-20T16:38:00Z">
        <w:del w:id="2097" w:author="Christophe Borg" w:date="2026-08-26T12:10:00Z">
          <w:r w:rsidRPr="00065A05" w:rsidDel="00383B27">
            <w:rPr>
              <w:rFonts w:ascii="Arial" w:hAnsi="Arial" w:cs="Arial"/>
              <w:lang w:val="fr-FR"/>
            </w:rPr>
            <w:delInstrText xml:space="preserve"> HYPERLINK "Park_Nature_2019" </w:delInstrText>
          </w:r>
        </w:del>
        <w:r w:rsidRPr="00065A05">
          <w:rPr>
            <w:rFonts w:ascii="Arial" w:hAnsi="Arial" w:cs="Arial"/>
          </w:rPr>
          <w:fldChar w:fldCharType="separate"/>
        </w:r>
        <w:r w:rsidRPr="00065A05">
          <w:rPr>
            <w:rStyle w:val="Lienhypertexte"/>
            <w:rFonts w:ascii="Arial" w:eastAsiaTheme="majorEastAsia" w:hAnsi="Arial" w:cs="Arial"/>
            <w:lang w:val="fr-FR"/>
          </w:rPr>
          <w:t>Park</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Nature</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2019</w:t>
        </w:r>
        <w:r w:rsidRPr="00065A05">
          <w:rPr>
            <w:rFonts w:ascii="Arial" w:hAnsi="Arial" w:cs="Arial"/>
          </w:rPr>
          <w:fldChar w:fldCharType="end"/>
        </w:r>
        <w:r w:rsidRPr="00065A05">
          <w:rPr>
            <w:rFonts w:ascii="Arial" w:hAnsi="Arial" w:cs="Arial"/>
            <w:lang w:val="fr-FR"/>
          </w:rPr>
          <w:t xml:space="preserve">. Dans les cancers ovariens, un faible nombre de </w:t>
        </w:r>
        <w:proofErr w:type="spellStart"/>
        <w:r w:rsidRPr="00065A05">
          <w:rPr>
            <w:rFonts w:ascii="Arial" w:hAnsi="Arial" w:cs="Arial"/>
            <w:lang w:val="fr-FR"/>
          </w:rPr>
          <w:t>clonotypes</w:t>
        </w:r>
        <w:proofErr w:type="spellEnd"/>
        <w:r w:rsidRPr="00065A05">
          <w:rPr>
            <w:rFonts w:ascii="Arial" w:hAnsi="Arial" w:cs="Arial"/>
            <w:lang w:val="fr-FR"/>
          </w:rPr>
          <w:t xml:space="preserve"> (environ 3%) sont spécifiques des antigènes tumoraux, mais seules ces cellules sont efficaces </w:t>
        </w:r>
        <w:r w:rsidRPr="00065A05">
          <w:rPr>
            <w:rFonts w:ascii="Arial" w:hAnsi="Arial" w:cs="Arial"/>
          </w:rPr>
          <w:fldChar w:fldCharType="begin"/>
        </w:r>
      </w:ins>
      <w:ins w:id="2098" w:author="Christophe Borg" w:date="2026-08-26T12:10:00Z">
        <w:r w:rsidR="00383B27" w:rsidRPr="00F379D4">
          <w:rPr>
            <w:rFonts w:ascii="Arial" w:hAnsi="Arial" w:cs="Arial"/>
            <w:lang w:val="fr-FR"/>
            <w:rPrChange w:id="2099" w:author="Christophe Borg" w:date="2026-08-26T12:11:00Z">
              <w:rPr>
                <w:rFonts w:ascii="Arial" w:hAnsi="Arial" w:cs="Arial"/>
              </w:rPr>
            </w:rPrChange>
          </w:rPr>
          <w:instrText>HYPERLINK "C:\\Users\\xtoph\\Downloads\\Anadon_CancerCell_2022"</w:instrText>
        </w:r>
      </w:ins>
      <w:ins w:id="2100" w:author="LALOY Emilien" w:date="2026-08-20T16:38:00Z">
        <w:del w:id="2101" w:author="Christophe Borg" w:date="2026-08-26T12:10:00Z">
          <w:r w:rsidRPr="00065A05" w:rsidDel="00383B27">
            <w:rPr>
              <w:rFonts w:ascii="Arial" w:hAnsi="Arial" w:cs="Arial"/>
              <w:lang w:val="fr-FR"/>
            </w:rPr>
            <w:delInstrText xml:space="preserve"> HYPERLINK "Anadon_CancerCell_2022" </w:delInstrText>
          </w:r>
        </w:del>
        <w:r w:rsidRPr="00065A05">
          <w:rPr>
            <w:rFonts w:ascii="Arial" w:hAnsi="Arial" w:cs="Arial"/>
          </w:rPr>
          <w:fldChar w:fldCharType="separate"/>
        </w:r>
        <w:proofErr w:type="spellStart"/>
        <w:r w:rsidRPr="00065A05">
          <w:rPr>
            <w:rStyle w:val="Lienhypertexte"/>
            <w:rFonts w:ascii="Arial" w:eastAsiaTheme="majorEastAsia" w:hAnsi="Arial" w:cs="Arial"/>
            <w:lang w:val="fr-FR"/>
          </w:rPr>
          <w:t>Anadon</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CancerCell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w:t>
        </w:r>
        <w:r w:rsidRPr="00065A05">
          <w:rPr>
            <w:rFonts w:ascii="Arial" w:hAnsi="Arial" w:cs="Arial"/>
          </w:rPr>
          <w:fldChar w:fldCharType="end"/>
        </w:r>
        <w:r w:rsidRPr="00065A05">
          <w:rPr>
            <w:rFonts w:ascii="Arial" w:hAnsi="Arial" w:cs="Arial"/>
            <w:lang w:val="fr-FR"/>
          </w:rPr>
          <w:t>.</w:t>
        </w:r>
      </w:ins>
    </w:p>
    <w:p w14:paraId="55380A61" w14:textId="77777777" w:rsidR="008257D4" w:rsidRPr="00EC6A19" w:rsidRDefault="008257D4" w:rsidP="008257D4">
      <w:pPr>
        <w:pStyle w:val="Titre3"/>
        <w:rPr>
          <w:ins w:id="2102" w:author="LALOY Emilien" w:date="2026-08-20T16:38:00Z"/>
          <w:lang w:val="fr-FR"/>
        </w:rPr>
      </w:pPr>
      <w:bookmarkStart w:id="2103" w:name="_Toc238137523"/>
      <w:ins w:id="2104" w:author="LALOY Emilien" w:date="2026-08-20T16:38:00Z">
        <w:r w:rsidRPr="00EC6A19">
          <w:rPr>
            <w:lang w:val="fr-FR"/>
          </w:rPr>
          <w:t>3.2.5 Impact pronostique</w:t>
        </w:r>
        <w:r>
          <w:rPr>
            <w:lang w:val="fr-FR"/>
          </w:rPr>
          <w:t xml:space="preserve"> </w:t>
        </w:r>
        <w:r w:rsidRPr="00EC6A19">
          <w:rPr>
            <w:lang w:val="fr-FR"/>
          </w:rPr>
          <w:t>de l'infiltration des cancers par les TRM</w:t>
        </w:r>
        <w:bookmarkEnd w:id="2103"/>
      </w:ins>
    </w:p>
    <w:p w14:paraId="61F2FB7C" w14:textId="77777777" w:rsidR="008257D4" w:rsidRPr="00065A05" w:rsidRDefault="008257D4" w:rsidP="008257D4">
      <w:pPr>
        <w:pStyle w:val="NormalWeb"/>
        <w:spacing w:line="360" w:lineRule="auto"/>
        <w:jc w:val="both"/>
        <w:rPr>
          <w:ins w:id="2105" w:author="LALOY Emilien" w:date="2026-08-20T16:38:00Z"/>
          <w:rFonts w:ascii="Arial" w:hAnsi="Arial" w:cs="Arial"/>
          <w:lang w:val="fr-FR"/>
        </w:rPr>
      </w:pPr>
      <w:ins w:id="2106" w:author="LALOY Emilien" w:date="2026-08-20T16:38:00Z">
        <w:r w:rsidRPr="00065A05">
          <w:rPr>
            <w:rFonts w:ascii="Arial" w:hAnsi="Arial" w:cs="Arial"/>
            <w:lang w:val="fr-FR"/>
          </w:rPr>
          <w:t>La difficulté principale du traitement des patients atteints de cancer est due à la forte hétérogénéité des cancers, ce qui entraine des différences sur la manière dont les patients répondent aux traitements qu'ils reçoivent. Dans ce sens, le choix du traitement à utiliser pour chaque patient est difficile. Il existe des marqueurs cliniques permettant de prédire la réponse à un type de traitement, où le pronostic de survie du patient.</w:t>
        </w:r>
      </w:ins>
    </w:p>
    <w:p w14:paraId="41A6B27E" w14:textId="71C8811F" w:rsidR="008257D4" w:rsidRPr="00065A05" w:rsidRDefault="008257D4" w:rsidP="008257D4">
      <w:pPr>
        <w:pStyle w:val="NormalWeb"/>
        <w:spacing w:line="360" w:lineRule="auto"/>
        <w:jc w:val="both"/>
        <w:rPr>
          <w:ins w:id="2107" w:author="LALOY Emilien" w:date="2026-08-20T16:38:00Z"/>
          <w:rFonts w:ascii="Arial" w:hAnsi="Arial" w:cs="Arial"/>
          <w:lang w:val="fr-FR"/>
        </w:rPr>
      </w:pPr>
      <w:ins w:id="2108" w:author="LALOY Emilien" w:date="2026-08-20T16:38:00Z">
        <w:r w:rsidRPr="00065A05">
          <w:rPr>
            <w:rFonts w:ascii="Arial" w:hAnsi="Arial" w:cs="Arial"/>
            <w:lang w:val="fr-FR"/>
          </w:rPr>
          <w:t xml:space="preserve">Dès lors que le rôle du système immunitaire dans le cancer a été précisé, certaines équipes ont observé que le taux d'infiltration des tumeurs par les lymphocytes T avait un impact clinique favorable chez les patients </w:t>
        </w:r>
        <w:r w:rsidRPr="00065A05">
          <w:rPr>
            <w:rFonts w:ascii="Arial" w:hAnsi="Arial" w:cs="Arial"/>
          </w:rPr>
          <w:fldChar w:fldCharType="begin"/>
        </w:r>
      </w:ins>
      <w:ins w:id="2109" w:author="Christophe Borg" w:date="2026-08-26T12:10:00Z">
        <w:r w:rsidR="00383B27" w:rsidRPr="00F379D4">
          <w:rPr>
            <w:rFonts w:ascii="Arial" w:hAnsi="Arial" w:cs="Arial"/>
            <w:lang w:val="fr-FR"/>
            <w:rPrChange w:id="2110" w:author="Christophe Borg" w:date="2026-08-26T12:11:00Z">
              <w:rPr>
                <w:rFonts w:ascii="Arial" w:hAnsi="Arial" w:cs="Arial"/>
              </w:rPr>
            </w:rPrChange>
          </w:rPr>
          <w:instrText>HYPERLINK "C:\\Users\\xtoph\\Downloads\\Galon_Science_2006"</w:instrText>
        </w:r>
      </w:ins>
      <w:ins w:id="2111" w:author="LALOY Emilien" w:date="2026-08-20T16:38:00Z">
        <w:del w:id="2112" w:author="Christophe Borg" w:date="2026-08-26T12:10:00Z">
          <w:r w:rsidRPr="00065A05" w:rsidDel="00383B27">
            <w:rPr>
              <w:rFonts w:ascii="Arial" w:hAnsi="Arial" w:cs="Arial"/>
              <w:lang w:val="fr-FR"/>
            </w:rPr>
            <w:delInstrText xml:space="preserve"> HYPERLINK "Galon_Science_2006" </w:delInstrText>
          </w:r>
        </w:del>
        <w:r w:rsidRPr="00065A05">
          <w:rPr>
            <w:rFonts w:ascii="Arial" w:hAnsi="Arial" w:cs="Arial"/>
          </w:rPr>
          <w:fldChar w:fldCharType="separate"/>
        </w:r>
        <w:r w:rsidRPr="00065A05">
          <w:rPr>
            <w:rStyle w:val="Lienhypertexte"/>
            <w:rFonts w:ascii="Arial" w:eastAsiaTheme="majorEastAsia" w:hAnsi="Arial" w:cs="Arial"/>
            <w:lang w:val="fr-FR"/>
          </w:rPr>
          <w:t>Galon</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Science</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2006</w:t>
        </w:r>
        <w:r w:rsidRPr="00065A05">
          <w:rPr>
            <w:rFonts w:ascii="Arial" w:hAnsi="Arial" w:cs="Arial"/>
          </w:rPr>
          <w:fldChar w:fldCharType="end"/>
        </w:r>
        <w:r w:rsidRPr="00065A05">
          <w:rPr>
            <w:rFonts w:ascii="Arial" w:hAnsi="Arial" w:cs="Arial"/>
            <w:lang w:val="fr-FR"/>
          </w:rPr>
          <w:t xml:space="preserve">. Plus récemment, le rôle des TRM a été étudié dans les cancers. Depuis, de nombreuses publications ont démontré qu'une infiltration des tumeurs par les TRM avait aussi un impact clinique </w:t>
        </w:r>
        <w:r w:rsidRPr="00065A05">
          <w:rPr>
            <w:rFonts w:ascii="Arial" w:hAnsi="Arial" w:cs="Arial"/>
            <w:lang w:val="fr-FR"/>
          </w:rPr>
          <w:lastRenderedPageBreak/>
          <w:t>favorable, et souvent plus important que celui des lymphocytes T totaux. Une liste (non exhaustive) de ces publications est disponible dans le tableau ci-dessous.</w:t>
        </w:r>
      </w:ins>
    </w:p>
    <w:p w14:paraId="331A5B93" w14:textId="294FF567" w:rsidR="008257D4" w:rsidRPr="00065A05" w:rsidRDefault="008257D4" w:rsidP="008257D4">
      <w:pPr>
        <w:pStyle w:val="NormalWeb"/>
        <w:spacing w:line="360" w:lineRule="auto"/>
        <w:jc w:val="both"/>
        <w:rPr>
          <w:ins w:id="2113" w:author="LALOY Emilien" w:date="2026-08-20T16:38:00Z"/>
          <w:rFonts w:ascii="Arial" w:hAnsi="Arial" w:cs="Arial"/>
          <w:lang w:val="fr-FR"/>
        </w:rPr>
      </w:pPr>
      <w:ins w:id="2114" w:author="LALOY Emilien" w:date="2026-08-20T16:38:00Z">
        <w:r w:rsidRPr="00065A05">
          <w:rPr>
            <w:rFonts w:ascii="Arial" w:hAnsi="Arial" w:cs="Arial"/>
            <w:u w:val="single"/>
            <w:lang w:val="fr-FR"/>
          </w:rPr>
          <w:t>Note :</w:t>
        </w:r>
        <w:r w:rsidRPr="00065A05">
          <w:rPr>
            <w:rFonts w:ascii="Arial" w:hAnsi="Arial" w:cs="Arial"/>
            <w:lang w:val="fr-FR"/>
          </w:rPr>
          <w:t xml:space="preserve"> La </w:t>
        </w:r>
        <w:proofErr w:type="spellStart"/>
        <w:r w:rsidRPr="00065A05">
          <w:rPr>
            <w:rFonts w:ascii="Arial" w:hAnsi="Arial" w:cs="Arial"/>
            <w:lang w:val="fr-FR"/>
          </w:rPr>
          <w:t>review</w:t>
        </w:r>
        <w:proofErr w:type="spellEnd"/>
        <w:r w:rsidRPr="00065A05">
          <w:rPr>
            <w:rFonts w:ascii="Arial" w:hAnsi="Arial" w:cs="Arial"/>
            <w:lang w:val="fr-FR"/>
          </w:rPr>
          <w:t xml:space="preserve"> écrite par </w:t>
        </w:r>
        <w:r w:rsidRPr="00065A05">
          <w:rPr>
            <w:rFonts w:ascii="Arial" w:hAnsi="Arial" w:cs="Arial"/>
          </w:rPr>
          <w:fldChar w:fldCharType="begin"/>
        </w:r>
      </w:ins>
      <w:ins w:id="2115" w:author="Christophe Borg" w:date="2026-08-26T12:10:00Z">
        <w:r w:rsidR="00383B27" w:rsidRPr="00F379D4">
          <w:rPr>
            <w:rFonts w:ascii="Arial" w:hAnsi="Arial" w:cs="Arial"/>
            <w:lang w:val="fr-FR"/>
            <w:rPrChange w:id="2116" w:author="Christophe Borg" w:date="2026-08-26T12:11:00Z">
              <w:rPr>
                <w:rFonts w:ascii="Arial" w:hAnsi="Arial" w:cs="Arial"/>
              </w:rPr>
            </w:rPrChange>
          </w:rPr>
          <w:instrText>HYPERLINK "C:\\Users\\xtoph\\Downloads\\Okla_JExpMed_2021"</w:instrText>
        </w:r>
      </w:ins>
      <w:ins w:id="2117" w:author="LALOY Emilien" w:date="2026-08-20T16:38:00Z">
        <w:del w:id="2118" w:author="Christophe Borg" w:date="2026-08-26T12:10:00Z">
          <w:r w:rsidRPr="00065A05" w:rsidDel="00383B27">
            <w:rPr>
              <w:rFonts w:ascii="Arial" w:hAnsi="Arial" w:cs="Arial"/>
              <w:lang w:val="fr-FR"/>
            </w:rPr>
            <w:delInstrText xml:space="preserve"> HYPERLINK "Okla_JExpMed_2021" </w:delInstrText>
          </w:r>
        </w:del>
        <w:r w:rsidRPr="00065A05">
          <w:rPr>
            <w:rFonts w:ascii="Arial" w:hAnsi="Arial" w:cs="Arial"/>
          </w:rPr>
          <w:fldChar w:fldCharType="separate"/>
        </w:r>
        <w:proofErr w:type="spellStart"/>
        <w:r w:rsidRPr="00065A05">
          <w:rPr>
            <w:rStyle w:val="Lienhypertexte"/>
            <w:rFonts w:ascii="Arial" w:eastAsiaTheme="majorEastAsia" w:hAnsi="Arial" w:cs="Arial"/>
            <w:lang w:val="fr-FR"/>
          </w:rPr>
          <w:t>Okla</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JExpMed</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2021</w:t>
        </w:r>
        <w:r w:rsidRPr="00065A05">
          <w:rPr>
            <w:rFonts w:ascii="Arial" w:hAnsi="Arial" w:cs="Arial"/>
          </w:rPr>
          <w:fldChar w:fldCharType="end"/>
        </w:r>
        <w:r w:rsidRPr="00065A05">
          <w:rPr>
            <w:rFonts w:ascii="Arial" w:hAnsi="Arial" w:cs="Arial"/>
            <w:lang w:val="fr-FR"/>
          </w:rPr>
          <w:t xml:space="preserve"> contient un tableau similaire, mais qui n'a pas été utilisé pour la rédaction de celui-ci, ce qui le rend complémentaire.</w:t>
        </w:r>
      </w:ins>
    </w:p>
    <w:tbl>
      <w:tblPr>
        <w:tblStyle w:val="Grilledutableau"/>
        <w:tblW w:w="0" w:type="auto"/>
        <w:tblLook w:val="04A0" w:firstRow="1" w:lastRow="0" w:firstColumn="1" w:lastColumn="0" w:noHBand="0" w:noVBand="1"/>
      </w:tblPr>
      <w:tblGrid>
        <w:gridCol w:w="1696"/>
        <w:gridCol w:w="1701"/>
        <w:gridCol w:w="1456"/>
        <w:gridCol w:w="4209"/>
      </w:tblGrid>
      <w:tr w:rsidR="009607D8" w:rsidRPr="00065A05" w14:paraId="179A4DE4" w14:textId="77777777" w:rsidTr="00D8480A">
        <w:trPr>
          <w:ins w:id="2119" w:author="LALOY Emilien" w:date="2026-08-20T16:38:00Z"/>
        </w:trPr>
        <w:tc>
          <w:tcPr>
            <w:tcW w:w="1696" w:type="dxa"/>
            <w:hideMark/>
          </w:tcPr>
          <w:p w14:paraId="1537DB0A" w14:textId="77777777" w:rsidR="008257D4" w:rsidRPr="00065A05" w:rsidRDefault="008257D4" w:rsidP="00D8480A">
            <w:pPr>
              <w:jc w:val="both"/>
              <w:rPr>
                <w:ins w:id="2120" w:author="LALOY Emilien" w:date="2026-08-20T16:38:00Z"/>
                <w:rFonts w:cs="Arial"/>
                <w:b/>
                <w:bCs/>
                <w:szCs w:val="24"/>
              </w:rPr>
            </w:pPr>
            <w:ins w:id="2121" w:author="LALOY Emilien" w:date="2026-08-20T16:38:00Z">
              <w:r w:rsidRPr="00065A05">
                <w:rPr>
                  <w:rFonts w:cs="Arial"/>
                  <w:b/>
                  <w:bCs/>
                  <w:szCs w:val="24"/>
                </w:rPr>
                <w:t>Article</w:t>
              </w:r>
            </w:ins>
          </w:p>
        </w:tc>
        <w:tc>
          <w:tcPr>
            <w:tcW w:w="1701" w:type="dxa"/>
            <w:hideMark/>
          </w:tcPr>
          <w:p w14:paraId="1ADAD0CC" w14:textId="77777777" w:rsidR="008257D4" w:rsidRPr="00065A05" w:rsidRDefault="008257D4" w:rsidP="00D8480A">
            <w:pPr>
              <w:jc w:val="both"/>
              <w:rPr>
                <w:ins w:id="2122" w:author="LALOY Emilien" w:date="2026-08-20T16:38:00Z"/>
                <w:rFonts w:cs="Arial"/>
                <w:b/>
                <w:bCs/>
                <w:szCs w:val="24"/>
              </w:rPr>
            </w:pPr>
            <w:ins w:id="2123" w:author="LALOY Emilien" w:date="2026-08-20T16:38:00Z">
              <w:r w:rsidRPr="00065A05">
                <w:rPr>
                  <w:rFonts w:cs="Arial"/>
                  <w:b/>
                  <w:bCs/>
                  <w:szCs w:val="24"/>
                </w:rPr>
                <w:t>Type de cancer</w:t>
              </w:r>
            </w:ins>
          </w:p>
        </w:tc>
        <w:tc>
          <w:tcPr>
            <w:tcW w:w="1447" w:type="dxa"/>
            <w:hideMark/>
          </w:tcPr>
          <w:p w14:paraId="5788E47F" w14:textId="77777777" w:rsidR="008257D4" w:rsidRPr="00065A05" w:rsidRDefault="008257D4" w:rsidP="00D8480A">
            <w:pPr>
              <w:jc w:val="both"/>
              <w:rPr>
                <w:ins w:id="2124" w:author="LALOY Emilien" w:date="2026-08-20T16:38:00Z"/>
                <w:rFonts w:cs="Arial"/>
                <w:b/>
                <w:bCs/>
                <w:szCs w:val="24"/>
              </w:rPr>
            </w:pPr>
            <w:ins w:id="2125" w:author="LALOY Emilien" w:date="2026-08-20T16:38:00Z">
              <w:r w:rsidRPr="00065A05">
                <w:rPr>
                  <w:rFonts w:cs="Arial"/>
                  <w:b/>
                  <w:bCs/>
                  <w:szCs w:val="24"/>
                </w:rPr>
                <w:t>Population</w:t>
              </w:r>
            </w:ins>
          </w:p>
        </w:tc>
        <w:tc>
          <w:tcPr>
            <w:tcW w:w="4218" w:type="dxa"/>
            <w:hideMark/>
          </w:tcPr>
          <w:p w14:paraId="39B2B36E" w14:textId="77777777" w:rsidR="008257D4" w:rsidRPr="00065A05" w:rsidRDefault="008257D4" w:rsidP="00D8480A">
            <w:pPr>
              <w:jc w:val="both"/>
              <w:rPr>
                <w:ins w:id="2126" w:author="LALOY Emilien" w:date="2026-08-20T16:38:00Z"/>
                <w:rFonts w:cs="Arial"/>
                <w:b/>
                <w:bCs/>
                <w:szCs w:val="24"/>
              </w:rPr>
            </w:pPr>
            <w:ins w:id="2127" w:author="LALOY Emilien" w:date="2026-08-20T16:38:00Z">
              <w:r w:rsidRPr="00065A05">
                <w:rPr>
                  <w:rFonts w:cs="Arial"/>
                  <w:b/>
                  <w:bCs/>
                  <w:szCs w:val="24"/>
                </w:rPr>
                <w:t>Observation</w:t>
              </w:r>
            </w:ins>
          </w:p>
        </w:tc>
      </w:tr>
      <w:tr w:rsidR="009607D8" w:rsidRPr="00360BC6" w14:paraId="16473B44" w14:textId="77777777" w:rsidTr="00D8480A">
        <w:trPr>
          <w:ins w:id="2128" w:author="LALOY Emilien" w:date="2026-08-20T16:38:00Z"/>
        </w:trPr>
        <w:tc>
          <w:tcPr>
            <w:tcW w:w="1696" w:type="dxa"/>
            <w:hideMark/>
          </w:tcPr>
          <w:p w14:paraId="15AAEFE2" w14:textId="2EE2CC3B" w:rsidR="008257D4" w:rsidRPr="00065A05" w:rsidRDefault="008257D4" w:rsidP="00D8480A">
            <w:pPr>
              <w:jc w:val="both"/>
              <w:rPr>
                <w:ins w:id="2129" w:author="LALOY Emilien" w:date="2026-08-20T16:38:00Z"/>
                <w:rFonts w:cs="Arial"/>
                <w:szCs w:val="24"/>
              </w:rPr>
            </w:pPr>
            <w:ins w:id="2130" w:author="LALOY Emilien" w:date="2026-08-20T16:38:00Z">
              <w:r w:rsidRPr="00065A05">
                <w:rPr>
                  <w:rFonts w:cs="Arial"/>
                  <w:szCs w:val="24"/>
                </w:rPr>
                <w:fldChar w:fldCharType="begin"/>
              </w:r>
            </w:ins>
            <w:ins w:id="2131" w:author="Christophe Borg" w:date="2026-08-26T12:10:00Z">
              <w:r w:rsidR="00383B27">
                <w:rPr>
                  <w:rFonts w:cs="Arial"/>
                  <w:szCs w:val="24"/>
                </w:rPr>
                <w:instrText>HYPERLINK "C:\\Users\\xtoph\\Downloads\\Duhen_NatCommun_2018"</w:instrText>
              </w:r>
            </w:ins>
            <w:ins w:id="2132" w:author="LALOY Emilien" w:date="2026-08-20T16:38:00Z">
              <w:del w:id="2133" w:author="Christophe Borg" w:date="2026-08-26T12:10:00Z">
                <w:r w:rsidRPr="00065A05" w:rsidDel="00383B27">
                  <w:rPr>
                    <w:rFonts w:cs="Arial"/>
                    <w:szCs w:val="24"/>
                  </w:rPr>
                  <w:delInstrText xml:space="preserve"> HYPERLINK "Duhen_NatCommun_2018" </w:delInstrText>
                </w:r>
              </w:del>
              <w:r w:rsidRPr="00065A05">
                <w:rPr>
                  <w:rFonts w:cs="Arial"/>
                  <w:szCs w:val="24"/>
                </w:rPr>
                <w:fldChar w:fldCharType="separate"/>
              </w:r>
              <w:proofErr w:type="spellStart"/>
              <w:r w:rsidRPr="00065A05">
                <w:rPr>
                  <w:rStyle w:val="Lienhypertexte"/>
                  <w:rFonts w:cs="Arial"/>
                  <w:szCs w:val="24"/>
                </w:rPr>
                <w:t>Duhen</w:t>
              </w:r>
              <w:proofErr w:type="spellEnd"/>
              <w:r>
                <w:rPr>
                  <w:rStyle w:val="Lienhypertexte"/>
                  <w:rFonts w:cs="Arial"/>
                  <w:szCs w:val="24"/>
                </w:rPr>
                <w:t xml:space="preserve"> </w:t>
              </w:r>
              <w:proofErr w:type="spellStart"/>
              <w:r w:rsidRPr="00065A05">
                <w:rPr>
                  <w:rStyle w:val="Lienhypertexte"/>
                  <w:rFonts w:cs="Arial"/>
                  <w:szCs w:val="24"/>
                </w:rPr>
                <w:t>NatCommun</w:t>
              </w:r>
              <w:proofErr w:type="spellEnd"/>
              <w:r>
                <w:rPr>
                  <w:rStyle w:val="Lienhypertexte"/>
                  <w:rFonts w:cs="Arial"/>
                  <w:szCs w:val="24"/>
                </w:rPr>
                <w:t xml:space="preserve"> </w:t>
              </w:r>
              <w:r w:rsidRPr="00065A05">
                <w:rPr>
                  <w:rStyle w:val="Lienhypertexte"/>
                  <w:rFonts w:cs="Arial"/>
                  <w:szCs w:val="24"/>
                </w:rPr>
                <w:t>2018</w:t>
              </w:r>
              <w:r w:rsidRPr="00065A05">
                <w:rPr>
                  <w:rFonts w:cs="Arial"/>
                  <w:szCs w:val="24"/>
                </w:rPr>
                <w:fldChar w:fldCharType="end"/>
              </w:r>
            </w:ins>
          </w:p>
        </w:tc>
        <w:tc>
          <w:tcPr>
            <w:tcW w:w="1701" w:type="dxa"/>
            <w:hideMark/>
          </w:tcPr>
          <w:p w14:paraId="59C17296" w14:textId="77777777" w:rsidR="008257D4" w:rsidRPr="00065A05" w:rsidRDefault="008257D4" w:rsidP="00D8480A">
            <w:pPr>
              <w:jc w:val="both"/>
              <w:rPr>
                <w:ins w:id="2134" w:author="LALOY Emilien" w:date="2026-08-20T16:38:00Z"/>
                <w:rFonts w:cs="Arial"/>
                <w:szCs w:val="24"/>
              </w:rPr>
            </w:pPr>
            <w:ins w:id="2135" w:author="LALOY Emilien" w:date="2026-08-20T16:38:00Z">
              <w:r w:rsidRPr="00065A05">
                <w:rPr>
                  <w:rFonts w:cs="Arial"/>
                  <w:szCs w:val="24"/>
                </w:rPr>
                <w:t>HNSCC</w:t>
              </w:r>
            </w:ins>
          </w:p>
        </w:tc>
        <w:tc>
          <w:tcPr>
            <w:tcW w:w="1447" w:type="dxa"/>
            <w:hideMark/>
          </w:tcPr>
          <w:p w14:paraId="6D55DB40" w14:textId="77777777" w:rsidR="008257D4" w:rsidRPr="00065A05" w:rsidRDefault="008257D4" w:rsidP="00D8480A">
            <w:pPr>
              <w:jc w:val="both"/>
              <w:rPr>
                <w:ins w:id="2136" w:author="LALOY Emilien" w:date="2026-08-20T16:38:00Z"/>
                <w:rFonts w:cs="Arial"/>
                <w:szCs w:val="24"/>
                <w:lang w:val="fr-FR"/>
              </w:rPr>
            </w:pPr>
            <w:ins w:id="2137" w:author="LALOY Emilien" w:date="2026-08-20T16:38:00Z">
              <w:r w:rsidRPr="00065A05">
                <w:rPr>
                  <w:rFonts w:cs="Arial"/>
                  <w:szCs w:val="24"/>
                  <w:lang w:val="fr-FR"/>
                </w:rPr>
                <w:t>CD8+ CD103+ CD39+ T cells</w:t>
              </w:r>
            </w:ins>
          </w:p>
        </w:tc>
        <w:tc>
          <w:tcPr>
            <w:tcW w:w="4218" w:type="dxa"/>
            <w:hideMark/>
          </w:tcPr>
          <w:p w14:paraId="11C922A2" w14:textId="77777777" w:rsidR="008257D4" w:rsidRPr="00065A05" w:rsidRDefault="008257D4" w:rsidP="00D8480A">
            <w:pPr>
              <w:jc w:val="both"/>
              <w:rPr>
                <w:ins w:id="2138" w:author="LALOY Emilien" w:date="2026-08-20T16:38:00Z"/>
                <w:rFonts w:cs="Arial"/>
                <w:szCs w:val="24"/>
                <w:lang w:val="fr-FR"/>
              </w:rPr>
            </w:pPr>
            <w:ins w:id="2139" w:author="LALOY Emilien" w:date="2026-08-20T16:38:00Z">
              <w:r w:rsidRPr="00065A05">
                <w:rPr>
                  <w:rFonts w:cs="Arial"/>
                  <w:szCs w:val="24"/>
                  <w:lang w:val="fr-FR"/>
                </w:rPr>
                <w:t xml:space="preserve">La </w:t>
              </w:r>
              <w:proofErr w:type="spellStart"/>
              <w:r w:rsidRPr="00065A05">
                <w:rPr>
                  <w:rFonts w:cs="Arial"/>
                  <w:szCs w:val="24"/>
                  <w:lang w:val="fr-FR"/>
                </w:rPr>
                <w:t>porportion</w:t>
              </w:r>
              <w:proofErr w:type="spellEnd"/>
              <w:r w:rsidRPr="00065A05">
                <w:rPr>
                  <w:rFonts w:cs="Arial"/>
                  <w:szCs w:val="24"/>
                  <w:lang w:val="fr-FR"/>
                </w:rPr>
                <w:t xml:space="preserve"> des </w:t>
              </w:r>
              <w:proofErr w:type="spellStart"/>
              <w:r w:rsidRPr="00065A05">
                <w:rPr>
                  <w:rFonts w:cs="Arial"/>
                  <w:szCs w:val="24"/>
                  <w:lang w:val="fr-FR"/>
                </w:rPr>
                <w:t>TILs</w:t>
              </w:r>
              <w:proofErr w:type="spellEnd"/>
              <w:r w:rsidRPr="00065A05">
                <w:rPr>
                  <w:rFonts w:cs="Arial"/>
                  <w:szCs w:val="24"/>
                  <w:lang w:val="fr-FR"/>
                </w:rPr>
                <w:t xml:space="preserve"> (FC) est associée avec la survie des patients</w:t>
              </w:r>
            </w:ins>
          </w:p>
        </w:tc>
      </w:tr>
      <w:tr w:rsidR="009607D8" w:rsidRPr="00360BC6" w14:paraId="4BA8FF25" w14:textId="77777777" w:rsidTr="00D8480A">
        <w:trPr>
          <w:ins w:id="2140" w:author="LALOY Emilien" w:date="2026-08-20T16:38:00Z"/>
        </w:trPr>
        <w:tc>
          <w:tcPr>
            <w:tcW w:w="1696" w:type="dxa"/>
            <w:hideMark/>
          </w:tcPr>
          <w:p w14:paraId="4AAC4987" w14:textId="1EE65062" w:rsidR="008257D4" w:rsidRPr="00065A05" w:rsidRDefault="008257D4" w:rsidP="00D8480A">
            <w:pPr>
              <w:jc w:val="both"/>
              <w:rPr>
                <w:ins w:id="2141" w:author="LALOY Emilien" w:date="2026-08-20T16:38:00Z"/>
                <w:rFonts w:cs="Arial"/>
                <w:szCs w:val="24"/>
              </w:rPr>
            </w:pPr>
            <w:ins w:id="2142" w:author="LALOY Emilien" w:date="2026-08-20T16:38:00Z">
              <w:r w:rsidRPr="00065A05">
                <w:rPr>
                  <w:rFonts w:cs="Arial"/>
                  <w:szCs w:val="24"/>
                </w:rPr>
                <w:fldChar w:fldCharType="begin"/>
              </w:r>
            </w:ins>
            <w:ins w:id="2143" w:author="Christophe Borg" w:date="2026-08-26T12:10:00Z">
              <w:r w:rsidR="00383B27">
                <w:rPr>
                  <w:rFonts w:cs="Arial"/>
                  <w:szCs w:val="24"/>
                </w:rPr>
                <w:instrText>HYPERLINK "C:\\Users\\xtoph\\Downloads\\Savas_NatMed_2018"</w:instrText>
              </w:r>
            </w:ins>
            <w:ins w:id="2144" w:author="LALOY Emilien" w:date="2026-08-20T16:38:00Z">
              <w:del w:id="2145" w:author="Christophe Borg" w:date="2026-08-26T12:10:00Z">
                <w:r w:rsidRPr="00065A05" w:rsidDel="00383B27">
                  <w:rPr>
                    <w:rFonts w:cs="Arial"/>
                    <w:szCs w:val="24"/>
                  </w:rPr>
                  <w:delInstrText xml:space="preserve"> HYPERLINK "Savas_NatMed_2018" </w:delInstrText>
                </w:r>
              </w:del>
              <w:r w:rsidRPr="00065A05">
                <w:rPr>
                  <w:rFonts w:cs="Arial"/>
                  <w:szCs w:val="24"/>
                </w:rPr>
                <w:fldChar w:fldCharType="separate"/>
              </w:r>
              <w:proofErr w:type="spellStart"/>
              <w:r w:rsidRPr="00065A05">
                <w:rPr>
                  <w:rStyle w:val="Lienhypertexte"/>
                  <w:rFonts w:cs="Arial"/>
                  <w:szCs w:val="24"/>
                </w:rPr>
                <w:t>Savas</w:t>
              </w:r>
              <w:proofErr w:type="spellEnd"/>
              <w:r>
                <w:rPr>
                  <w:rStyle w:val="Lienhypertexte"/>
                  <w:rFonts w:cs="Arial"/>
                  <w:szCs w:val="24"/>
                </w:rPr>
                <w:t xml:space="preserve"> </w:t>
              </w:r>
              <w:proofErr w:type="spellStart"/>
              <w:r w:rsidRPr="00065A05">
                <w:rPr>
                  <w:rStyle w:val="Lienhypertexte"/>
                  <w:rFonts w:cs="Arial"/>
                  <w:szCs w:val="24"/>
                </w:rPr>
                <w:t>NatMed</w:t>
              </w:r>
              <w:proofErr w:type="spellEnd"/>
              <w:r>
                <w:rPr>
                  <w:rStyle w:val="Lienhypertexte"/>
                  <w:rFonts w:cs="Arial"/>
                  <w:szCs w:val="24"/>
                </w:rPr>
                <w:t xml:space="preserve"> </w:t>
              </w:r>
              <w:r w:rsidRPr="00065A05">
                <w:rPr>
                  <w:rStyle w:val="Lienhypertexte"/>
                  <w:rFonts w:cs="Arial"/>
                  <w:szCs w:val="24"/>
                </w:rPr>
                <w:t>2018</w:t>
              </w:r>
              <w:r w:rsidRPr="00065A05">
                <w:rPr>
                  <w:rFonts w:cs="Arial"/>
                  <w:szCs w:val="24"/>
                </w:rPr>
                <w:fldChar w:fldCharType="end"/>
              </w:r>
            </w:ins>
          </w:p>
        </w:tc>
        <w:tc>
          <w:tcPr>
            <w:tcW w:w="1701" w:type="dxa"/>
            <w:hideMark/>
          </w:tcPr>
          <w:p w14:paraId="4E8DA1AD" w14:textId="77777777" w:rsidR="008257D4" w:rsidRPr="00065A05" w:rsidRDefault="008257D4" w:rsidP="00D8480A">
            <w:pPr>
              <w:jc w:val="both"/>
              <w:rPr>
                <w:ins w:id="2146" w:author="LALOY Emilien" w:date="2026-08-20T16:38:00Z"/>
                <w:rFonts w:cs="Arial"/>
                <w:szCs w:val="24"/>
              </w:rPr>
            </w:pPr>
            <w:ins w:id="2147" w:author="LALOY Emilien" w:date="2026-08-20T16:38:00Z">
              <w:r w:rsidRPr="00065A05">
                <w:rPr>
                  <w:rFonts w:cs="Arial"/>
                  <w:szCs w:val="24"/>
                </w:rPr>
                <w:t>BC</w:t>
              </w:r>
            </w:ins>
          </w:p>
        </w:tc>
        <w:tc>
          <w:tcPr>
            <w:tcW w:w="1447" w:type="dxa"/>
            <w:hideMark/>
          </w:tcPr>
          <w:p w14:paraId="2A803753" w14:textId="77777777" w:rsidR="008257D4" w:rsidRPr="00065A05" w:rsidRDefault="008257D4" w:rsidP="00D8480A">
            <w:pPr>
              <w:jc w:val="both"/>
              <w:rPr>
                <w:ins w:id="2148" w:author="LALOY Emilien" w:date="2026-08-20T16:38:00Z"/>
                <w:rFonts w:cs="Arial"/>
                <w:szCs w:val="24"/>
              </w:rPr>
            </w:pPr>
            <w:ins w:id="2149" w:author="LALOY Emilien" w:date="2026-08-20T16:38:00Z">
              <w:r w:rsidRPr="00065A05">
                <w:rPr>
                  <w:rFonts w:cs="Arial"/>
                  <w:szCs w:val="24"/>
                </w:rPr>
                <w:t>CD8+ CD103+ T cells</w:t>
              </w:r>
            </w:ins>
          </w:p>
        </w:tc>
        <w:tc>
          <w:tcPr>
            <w:tcW w:w="4218" w:type="dxa"/>
            <w:hideMark/>
          </w:tcPr>
          <w:p w14:paraId="13D73DF3" w14:textId="77777777" w:rsidR="008257D4" w:rsidRPr="00065A05" w:rsidRDefault="008257D4" w:rsidP="00D8480A">
            <w:pPr>
              <w:jc w:val="both"/>
              <w:rPr>
                <w:ins w:id="2150" w:author="LALOY Emilien" w:date="2026-08-20T16:38:00Z"/>
                <w:rFonts w:cs="Arial"/>
                <w:szCs w:val="24"/>
                <w:lang w:val="fr-FR"/>
              </w:rPr>
            </w:pPr>
            <w:ins w:id="2151" w:author="LALOY Emilien" w:date="2026-08-20T16:38:00Z">
              <w:r w:rsidRPr="00065A05">
                <w:rPr>
                  <w:rFonts w:cs="Arial"/>
                  <w:szCs w:val="24"/>
                  <w:lang w:val="fr-FR"/>
                </w:rPr>
                <w:t xml:space="preserve">Un score élevé d'une signature (bulk </w:t>
              </w:r>
              <w:proofErr w:type="spellStart"/>
              <w:r w:rsidRPr="00065A05">
                <w:rPr>
                  <w:rFonts w:cs="Arial"/>
                  <w:szCs w:val="24"/>
                  <w:lang w:val="fr-FR"/>
                </w:rPr>
                <w:t>RNAseq</w:t>
              </w:r>
              <w:proofErr w:type="spellEnd"/>
              <w:r w:rsidRPr="00065A05">
                <w:rPr>
                  <w:rFonts w:cs="Arial"/>
                  <w:szCs w:val="24"/>
                  <w:lang w:val="fr-FR"/>
                </w:rPr>
                <w:t xml:space="preserve"> de </w:t>
              </w:r>
              <w:proofErr w:type="spellStart"/>
              <w:r w:rsidRPr="00065A05">
                <w:rPr>
                  <w:rFonts w:cs="Arial"/>
                  <w:szCs w:val="24"/>
                  <w:lang w:val="fr-FR"/>
                </w:rPr>
                <w:t>TIL</w:t>
              </w:r>
              <w:r>
                <w:rPr>
                  <w:rFonts w:cs="Arial"/>
                  <w:szCs w:val="24"/>
                  <w:lang w:val="fr-FR"/>
                </w:rPr>
                <w:t>s</w:t>
              </w:r>
              <w:proofErr w:type="spellEnd"/>
              <w:r w:rsidRPr="00065A05">
                <w:rPr>
                  <w:rFonts w:cs="Arial"/>
                  <w:szCs w:val="24"/>
                  <w:lang w:val="fr-FR"/>
                </w:rPr>
                <w:t xml:space="preserve"> trié</w:t>
              </w:r>
              <w:r>
                <w:rPr>
                  <w:rFonts w:cs="Arial"/>
                  <w:szCs w:val="24"/>
                  <w:lang w:val="fr-FR"/>
                </w:rPr>
                <w:t>s</w:t>
              </w:r>
              <w:r w:rsidRPr="00065A05">
                <w:rPr>
                  <w:rFonts w:cs="Arial"/>
                  <w:szCs w:val="24"/>
                  <w:lang w:val="fr-FR"/>
                </w:rPr>
                <w:t xml:space="preserve"> CD8+ CD103+ vs CD103-) est associé avec la survie des patients</w:t>
              </w:r>
            </w:ins>
          </w:p>
        </w:tc>
      </w:tr>
      <w:tr w:rsidR="009607D8" w:rsidRPr="00360BC6" w14:paraId="1CF1C0F0" w14:textId="77777777" w:rsidTr="00D8480A">
        <w:trPr>
          <w:ins w:id="2152" w:author="LALOY Emilien" w:date="2026-08-20T16:38:00Z"/>
        </w:trPr>
        <w:tc>
          <w:tcPr>
            <w:tcW w:w="1696" w:type="dxa"/>
            <w:hideMark/>
          </w:tcPr>
          <w:p w14:paraId="49705C95" w14:textId="0D60C03B" w:rsidR="008257D4" w:rsidRPr="00065A05" w:rsidRDefault="008257D4" w:rsidP="00D8480A">
            <w:pPr>
              <w:jc w:val="both"/>
              <w:rPr>
                <w:ins w:id="2153" w:author="LALOY Emilien" w:date="2026-08-20T16:38:00Z"/>
                <w:rFonts w:cs="Arial"/>
                <w:szCs w:val="24"/>
              </w:rPr>
            </w:pPr>
            <w:ins w:id="2154" w:author="LALOY Emilien" w:date="2026-08-20T16:38:00Z">
              <w:r w:rsidRPr="00065A05">
                <w:rPr>
                  <w:rFonts w:cs="Arial"/>
                  <w:szCs w:val="24"/>
                </w:rPr>
                <w:fldChar w:fldCharType="begin"/>
              </w:r>
            </w:ins>
            <w:ins w:id="2155" w:author="Christophe Borg" w:date="2026-08-26T12:10:00Z">
              <w:r w:rsidR="00383B27">
                <w:rPr>
                  <w:rFonts w:cs="Arial"/>
                  <w:szCs w:val="24"/>
                </w:rPr>
                <w:instrText>HYPERLINK "C:\\Users\\xtoph\\Downloads\\Virassamy_CancerCell_2023"</w:instrText>
              </w:r>
            </w:ins>
            <w:ins w:id="2156" w:author="LALOY Emilien" w:date="2026-08-20T16:38:00Z">
              <w:del w:id="2157" w:author="Christophe Borg" w:date="2026-08-26T12:10:00Z">
                <w:r w:rsidRPr="00065A05" w:rsidDel="00383B27">
                  <w:rPr>
                    <w:rFonts w:cs="Arial"/>
                    <w:szCs w:val="24"/>
                  </w:rPr>
                  <w:delInstrText xml:space="preserve"> HYPERLINK "Virassamy_CancerCell_2023" </w:delInstrText>
                </w:r>
              </w:del>
              <w:r w:rsidRPr="00065A05">
                <w:rPr>
                  <w:rFonts w:cs="Arial"/>
                  <w:szCs w:val="24"/>
                </w:rPr>
                <w:fldChar w:fldCharType="separate"/>
              </w:r>
              <w:proofErr w:type="spellStart"/>
              <w:r w:rsidRPr="00065A05">
                <w:rPr>
                  <w:rStyle w:val="Lienhypertexte"/>
                  <w:rFonts w:cs="Arial"/>
                  <w:szCs w:val="24"/>
                </w:rPr>
                <w:t>Virassamy</w:t>
              </w:r>
              <w:proofErr w:type="spellEnd"/>
              <w:r>
                <w:rPr>
                  <w:rStyle w:val="Lienhypertexte"/>
                  <w:rFonts w:cs="Arial"/>
                  <w:szCs w:val="24"/>
                </w:rPr>
                <w:t xml:space="preserve"> </w:t>
              </w:r>
              <w:proofErr w:type="spellStart"/>
              <w:r w:rsidRPr="00065A05">
                <w:rPr>
                  <w:rStyle w:val="Lienhypertexte"/>
                  <w:rFonts w:cs="Arial"/>
                  <w:szCs w:val="24"/>
                </w:rPr>
                <w:t>CancerCell</w:t>
              </w:r>
              <w:proofErr w:type="spellEnd"/>
              <w:r>
                <w:rPr>
                  <w:rStyle w:val="Lienhypertexte"/>
                  <w:rFonts w:cs="Arial"/>
                  <w:szCs w:val="24"/>
                </w:rPr>
                <w:t xml:space="preserve"> </w:t>
              </w:r>
              <w:r w:rsidRPr="00065A05">
                <w:rPr>
                  <w:rStyle w:val="Lienhypertexte"/>
                  <w:rFonts w:cs="Arial"/>
                  <w:szCs w:val="24"/>
                </w:rPr>
                <w:t>2023</w:t>
              </w:r>
              <w:r w:rsidRPr="00065A05">
                <w:rPr>
                  <w:rFonts w:cs="Arial"/>
                  <w:szCs w:val="24"/>
                </w:rPr>
                <w:fldChar w:fldCharType="end"/>
              </w:r>
            </w:ins>
          </w:p>
        </w:tc>
        <w:tc>
          <w:tcPr>
            <w:tcW w:w="1701" w:type="dxa"/>
            <w:hideMark/>
          </w:tcPr>
          <w:p w14:paraId="769C917F" w14:textId="77777777" w:rsidR="008257D4" w:rsidRPr="00065A05" w:rsidRDefault="008257D4" w:rsidP="00D8480A">
            <w:pPr>
              <w:jc w:val="both"/>
              <w:rPr>
                <w:ins w:id="2158" w:author="LALOY Emilien" w:date="2026-08-20T16:38:00Z"/>
                <w:rFonts w:cs="Arial"/>
                <w:szCs w:val="24"/>
                <w:lang w:val="fr-FR"/>
              </w:rPr>
            </w:pPr>
            <w:ins w:id="2159" w:author="LALOY Emilien" w:date="2026-08-20T16:38:00Z">
              <w:r w:rsidRPr="00065A05">
                <w:rPr>
                  <w:rFonts w:cs="Arial"/>
                  <w:szCs w:val="24"/>
                  <w:lang w:val="fr-FR"/>
                </w:rPr>
                <w:t>BC (et surtout TNBC dont METABRIC)</w:t>
              </w:r>
            </w:ins>
          </w:p>
        </w:tc>
        <w:tc>
          <w:tcPr>
            <w:tcW w:w="1447" w:type="dxa"/>
            <w:hideMark/>
          </w:tcPr>
          <w:p w14:paraId="6F86BF60" w14:textId="77777777" w:rsidR="008257D4" w:rsidRPr="00065A05" w:rsidRDefault="008257D4" w:rsidP="00D8480A">
            <w:pPr>
              <w:jc w:val="both"/>
              <w:rPr>
                <w:ins w:id="2160" w:author="LALOY Emilien" w:date="2026-08-20T16:38:00Z"/>
                <w:rFonts w:cs="Arial"/>
                <w:szCs w:val="24"/>
                <w:lang w:val="fr-FR"/>
              </w:rPr>
            </w:pPr>
            <w:ins w:id="2161" w:author="LALOY Emilien" w:date="2026-08-20T16:38:00Z">
              <w:r w:rsidRPr="00065A05">
                <w:rPr>
                  <w:rFonts w:cs="Arial"/>
                  <w:szCs w:val="24"/>
                  <w:lang w:val="fr-FR"/>
                </w:rPr>
                <w:t>CD8+ CD69+ CD103+ T cells</w:t>
              </w:r>
            </w:ins>
          </w:p>
        </w:tc>
        <w:tc>
          <w:tcPr>
            <w:tcW w:w="4218" w:type="dxa"/>
            <w:hideMark/>
          </w:tcPr>
          <w:p w14:paraId="1F68CB06" w14:textId="77777777" w:rsidR="008257D4" w:rsidRPr="00065A05" w:rsidRDefault="008257D4" w:rsidP="00D8480A">
            <w:pPr>
              <w:jc w:val="both"/>
              <w:rPr>
                <w:ins w:id="2162" w:author="LALOY Emilien" w:date="2026-08-20T16:38:00Z"/>
                <w:rFonts w:cs="Arial"/>
                <w:szCs w:val="24"/>
                <w:lang w:val="fr-FR"/>
              </w:rPr>
            </w:pPr>
            <w:ins w:id="2163" w:author="LALOY Emilien" w:date="2026-08-20T16:38:00Z">
              <w:r w:rsidRPr="00065A05">
                <w:rPr>
                  <w:rFonts w:cs="Arial"/>
                  <w:szCs w:val="24"/>
                  <w:lang w:val="fr-FR"/>
                </w:rPr>
                <w:t xml:space="preserve">Un score élevé d'une signature (bulk </w:t>
              </w:r>
              <w:proofErr w:type="spellStart"/>
              <w:r w:rsidRPr="00065A05">
                <w:rPr>
                  <w:rFonts w:cs="Arial"/>
                  <w:szCs w:val="24"/>
                  <w:lang w:val="fr-FR"/>
                </w:rPr>
                <w:t>RNAseq</w:t>
              </w:r>
              <w:proofErr w:type="spellEnd"/>
              <w:r w:rsidRPr="00065A05">
                <w:rPr>
                  <w:rFonts w:cs="Arial"/>
                  <w:szCs w:val="24"/>
                  <w:lang w:val="fr-FR"/>
                </w:rPr>
                <w:t xml:space="preserve"> de TIL trié CD8+CD69+ CD103+ vs CD103-) est associé avec la survie des patients</w:t>
              </w:r>
            </w:ins>
          </w:p>
        </w:tc>
      </w:tr>
      <w:tr w:rsidR="009607D8" w:rsidRPr="00360BC6" w14:paraId="74C890B7" w14:textId="77777777" w:rsidTr="00D8480A">
        <w:trPr>
          <w:ins w:id="2164" w:author="LALOY Emilien" w:date="2026-08-20T16:38:00Z"/>
        </w:trPr>
        <w:tc>
          <w:tcPr>
            <w:tcW w:w="1696" w:type="dxa"/>
            <w:hideMark/>
          </w:tcPr>
          <w:p w14:paraId="746B033B" w14:textId="1B34DE3E" w:rsidR="008257D4" w:rsidRPr="00065A05" w:rsidRDefault="008257D4" w:rsidP="00D8480A">
            <w:pPr>
              <w:jc w:val="both"/>
              <w:rPr>
                <w:ins w:id="2165" w:author="LALOY Emilien" w:date="2026-08-20T16:38:00Z"/>
                <w:rFonts w:cs="Arial"/>
                <w:szCs w:val="24"/>
              </w:rPr>
            </w:pPr>
            <w:ins w:id="2166" w:author="LALOY Emilien" w:date="2026-08-20T16:38:00Z">
              <w:r w:rsidRPr="00065A05">
                <w:rPr>
                  <w:rFonts w:cs="Arial"/>
                  <w:szCs w:val="24"/>
                </w:rPr>
                <w:fldChar w:fldCharType="begin"/>
              </w:r>
            </w:ins>
            <w:ins w:id="2167" w:author="Christophe Borg" w:date="2026-08-26T12:10:00Z">
              <w:r w:rsidR="00383B27">
                <w:rPr>
                  <w:rFonts w:cs="Arial"/>
                  <w:szCs w:val="24"/>
                </w:rPr>
                <w:instrText>HYPERLINK "C:\\Users\\xtoph\\Downloads\\Burn_NatImmunol_2026"</w:instrText>
              </w:r>
            </w:ins>
            <w:ins w:id="2168" w:author="LALOY Emilien" w:date="2026-08-20T16:38:00Z">
              <w:del w:id="2169" w:author="Christophe Borg" w:date="2026-08-26T12:10:00Z">
                <w:r w:rsidRPr="00065A05" w:rsidDel="00383B27">
                  <w:rPr>
                    <w:rFonts w:cs="Arial"/>
                    <w:szCs w:val="24"/>
                  </w:rPr>
                  <w:delInstrText xml:space="preserve"> HYPERLINK "Burn_NatImmunol_2026" </w:delInstrText>
                </w:r>
              </w:del>
              <w:r w:rsidRPr="00065A05">
                <w:rPr>
                  <w:rFonts w:cs="Arial"/>
                  <w:szCs w:val="24"/>
                </w:rPr>
                <w:fldChar w:fldCharType="separate"/>
              </w:r>
              <w:r w:rsidRPr="00065A05">
                <w:rPr>
                  <w:rStyle w:val="Lienhypertexte"/>
                  <w:rFonts w:cs="Arial"/>
                  <w:szCs w:val="24"/>
                </w:rPr>
                <w:t>Burn</w:t>
              </w:r>
              <w:r>
                <w:rPr>
                  <w:rStyle w:val="Lienhypertexte"/>
                  <w:rFonts w:cs="Arial"/>
                  <w:szCs w:val="24"/>
                </w:rPr>
                <w:t xml:space="preserve"> </w:t>
              </w:r>
              <w:proofErr w:type="spellStart"/>
              <w:r w:rsidRPr="00065A05">
                <w:rPr>
                  <w:rStyle w:val="Lienhypertexte"/>
                  <w:rFonts w:cs="Arial"/>
                  <w:szCs w:val="24"/>
                </w:rPr>
                <w:t>NatImmunol</w:t>
              </w:r>
              <w:proofErr w:type="spellEnd"/>
              <w:r>
                <w:rPr>
                  <w:rStyle w:val="Lienhypertexte"/>
                  <w:rFonts w:cs="Arial"/>
                  <w:szCs w:val="24"/>
                </w:rPr>
                <w:t xml:space="preserve"> </w:t>
              </w:r>
              <w:r w:rsidRPr="00065A05">
                <w:rPr>
                  <w:rStyle w:val="Lienhypertexte"/>
                  <w:rFonts w:cs="Arial"/>
                  <w:szCs w:val="24"/>
                </w:rPr>
                <w:t>2026</w:t>
              </w:r>
              <w:r w:rsidRPr="00065A05">
                <w:rPr>
                  <w:rFonts w:cs="Arial"/>
                  <w:szCs w:val="24"/>
                </w:rPr>
                <w:fldChar w:fldCharType="end"/>
              </w:r>
            </w:ins>
          </w:p>
        </w:tc>
        <w:tc>
          <w:tcPr>
            <w:tcW w:w="1701" w:type="dxa"/>
            <w:hideMark/>
          </w:tcPr>
          <w:p w14:paraId="4867D144" w14:textId="77777777" w:rsidR="008257D4" w:rsidRPr="00065A05" w:rsidRDefault="008257D4" w:rsidP="00D8480A">
            <w:pPr>
              <w:jc w:val="both"/>
              <w:rPr>
                <w:ins w:id="2170" w:author="LALOY Emilien" w:date="2026-08-20T16:38:00Z"/>
                <w:rFonts w:cs="Arial"/>
                <w:szCs w:val="24"/>
              </w:rPr>
            </w:pPr>
            <w:ins w:id="2171" w:author="LALOY Emilien" w:date="2026-08-20T16:38:00Z">
              <w:r w:rsidRPr="00065A05">
                <w:rPr>
                  <w:rFonts w:cs="Arial"/>
                  <w:szCs w:val="24"/>
                </w:rPr>
                <w:t>BC (surtout HER2+)</w:t>
              </w:r>
            </w:ins>
          </w:p>
        </w:tc>
        <w:tc>
          <w:tcPr>
            <w:tcW w:w="1447" w:type="dxa"/>
            <w:hideMark/>
          </w:tcPr>
          <w:p w14:paraId="51D3E7A8" w14:textId="77777777" w:rsidR="008257D4" w:rsidRPr="00065A05" w:rsidRDefault="008257D4" w:rsidP="00D8480A">
            <w:pPr>
              <w:jc w:val="both"/>
              <w:rPr>
                <w:ins w:id="2172" w:author="LALOY Emilien" w:date="2026-08-20T16:38:00Z"/>
                <w:rFonts w:cs="Arial"/>
                <w:szCs w:val="24"/>
                <w:lang w:val="fr-FR"/>
              </w:rPr>
            </w:pPr>
            <w:ins w:id="2173" w:author="LALOY Emilien" w:date="2026-08-20T16:38:00Z">
              <w:r w:rsidRPr="00065A05">
                <w:rPr>
                  <w:rFonts w:cs="Arial"/>
                  <w:szCs w:val="24"/>
                  <w:lang w:val="fr-FR"/>
                </w:rPr>
                <w:t>CD8+ TRM (ne contenant pas de Tex)</w:t>
              </w:r>
            </w:ins>
          </w:p>
        </w:tc>
        <w:tc>
          <w:tcPr>
            <w:tcW w:w="4218" w:type="dxa"/>
            <w:hideMark/>
          </w:tcPr>
          <w:p w14:paraId="496AFC96" w14:textId="77777777" w:rsidR="008257D4" w:rsidRPr="00065A05" w:rsidRDefault="008257D4" w:rsidP="00D8480A">
            <w:pPr>
              <w:jc w:val="both"/>
              <w:rPr>
                <w:ins w:id="2174" w:author="LALOY Emilien" w:date="2026-08-20T16:38:00Z"/>
                <w:rFonts w:cs="Arial"/>
                <w:szCs w:val="24"/>
                <w:lang w:val="fr-FR"/>
              </w:rPr>
            </w:pPr>
            <w:ins w:id="2175" w:author="LALOY Emilien" w:date="2026-08-20T16:38:00Z">
              <w:r w:rsidRPr="00065A05">
                <w:rPr>
                  <w:rFonts w:cs="Arial"/>
                  <w:szCs w:val="24"/>
                  <w:lang w:val="fr-FR"/>
                </w:rPr>
                <w:t xml:space="preserve">Un score élevé d'une signature (DEG d'un cluster de </w:t>
              </w:r>
              <w:proofErr w:type="spellStart"/>
              <w:r w:rsidRPr="00065A05">
                <w:rPr>
                  <w:rFonts w:cs="Arial"/>
                  <w:szCs w:val="24"/>
                  <w:lang w:val="fr-FR"/>
                </w:rPr>
                <w:t>scRNAseq</w:t>
              </w:r>
              <w:proofErr w:type="spellEnd"/>
              <w:r w:rsidRPr="00065A05">
                <w:rPr>
                  <w:rFonts w:cs="Arial"/>
                  <w:szCs w:val="24"/>
                  <w:lang w:val="fr-FR"/>
                </w:rPr>
                <w:t xml:space="preserve"> de TRM retrouvé</w:t>
              </w:r>
              <w:r>
                <w:rPr>
                  <w:rFonts w:cs="Arial"/>
                  <w:szCs w:val="24"/>
                  <w:lang w:val="fr-FR"/>
                </w:rPr>
                <w:t>s</w:t>
              </w:r>
              <w:r w:rsidRPr="00065A05">
                <w:rPr>
                  <w:rFonts w:cs="Arial"/>
                  <w:szCs w:val="24"/>
                  <w:lang w:val="fr-FR"/>
                </w:rPr>
                <w:t xml:space="preserve"> dans le tissu sain) est associé avec la survie des patients</w:t>
              </w:r>
            </w:ins>
          </w:p>
        </w:tc>
      </w:tr>
      <w:tr w:rsidR="009607D8" w:rsidRPr="00360BC6" w14:paraId="4A3BA4D8" w14:textId="77777777" w:rsidTr="00D8480A">
        <w:trPr>
          <w:ins w:id="2176" w:author="LALOY Emilien" w:date="2026-08-20T16:38:00Z"/>
        </w:trPr>
        <w:tc>
          <w:tcPr>
            <w:tcW w:w="1696" w:type="dxa"/>
            <w:hideMark/>
          </w:tcPr>
          <w:p w14:paraId="59143E54" w14:textId="4E1A8550" w:rsidR="008257D4" w:rsidRPr="00065A05" w:rsidRDefault="008257D4" w:rsidP="00D8480A">
            <w:pPr>
              <w:jc w:val="both"/>
              <w:rPr>
                <w:ins w:id="2177" w:author="LALOY Emilien" w:date="2026-08-20T16:38:00Z"/>
                <w:rFonts w:cs="Arial"/>
                <w:szCs w:val="24"/>
              </w:rPr>
            </w:pPr>
            <w:ins w:id="2178" w:author="LALOY Emilien" w:date="2026-08-20T16:38:00Z">
              <w:r w:rsidRPr="00065A05">
                <w:rPr>
                  <w:rFonts w:cs="Arial"/>
                  <w:szCs w:val="24"/>
                </w:rPr>
                <w:fldChar w:fldCharType="begin"/>
              </w:r>
            </w:ins>
            <w:ins w:id="2179" w:author="Christophe Borg" w:date="2026-08-26T12:10:00Z">
              <w:r w:rsidR="00383B27">
                <w:rPr>
                  <w:rFonts w:cs="Arial"/>
                  <w:szCs w:val="24"/>
                </w:rPr>
                <w:instrText>HYPERLINK "C:\\Users\\xtoph\\Downloads\\Park_Nature_2019"</w:instrText>
              </w:r>
            </w:ins>
            <w:ins w:id="2180" w:author="LALOY Emilien" w:date="2026-08-20T16:38:00Z">
              <w:del w:id="2181" w:author="Christophe Borg" w:date="2026-08-26T12:10:00Z">
                <w:r w:rsidRPr="00065A05" w:rsidDel="00383B27">
                  <w:rPr>
                    <w:rFonts w:cs="Arial"/>
                    <w:szCs w:val="24"/>
                  </w:rPr>
                  <w:delInstrText xml:space="preserve"> HYPERLINK "Park_Nature_2019" </w:delInstrText>
                </w:r>
              </w:del>
              <w:r w:rsidRPr="00065A05">
                <w:rPr>
                  <w:rFonts w:cs="Arial"/>
                  <w:szCs w:val="24"/>
                </w:rPr>
                <w:fldChar w:fldCharType="separate"/>
              </w:r>
              <w:r w:rsidRPr="00065A05">
                <w:rPr>
                  <w:rStyle w:val="Lienhypertexte"/>
                  <w:rFonts w:cs="Arial"/>
                  <w:szCs w:val="24"/>
                </w:rPr>
                <w:t>Park</w:t>
              </w:r>
              <w:r>
                <w:rPr>
                  <w:rStyle w:val="Lienhypertexte"/>
                  <w:rFonts w:cs="Arial"/>
                  <w:szCs w:val="24"/>
                </w:rPr>
                <w:t xml:space="preserve"> </w:t>
              </w:r>
              <w:r w:rsidRPr="00065A05">
                <w:rPr>
                  <w:rStyle w:val="Lienhypertexte"/>
                  <w:rFonts w:cs="Arial"/>
                  <w:szCs w:val="24"/>
                </w:rPr>
                <w:t>Nature</w:t>
              </w:r>
              <w:r>
                <w:rPr>
                  <w:rStyle w:val="Lienhypertexte"/>
                  <w:rFonts w:cs="Arial"/>
                  <w:szCs w:val="24"/>
                </w:rPr>
                <w:t xml:space="preserve"> </w:t>
              </w:r>
              <w:r w:rsidRPr="00065A05">
                <w:rPr>
                  <w:rStyle w:val="Lienhypertexte"/>
                  <w:rFonts w:cs="Arial"/>
                  <w:szCs w:val="24"/>
                </w:rPr>
                <w:t>2019</w:t>
              </w:r>
              <w:r w:rsidRPr="00065A05">
                <w:rPr>
                  <w:rFonts w:cs="Arial"/>
                  <w:szCs w:val="24"/>
                </w:rPr>
                <w:fldChar w:fldCharType="end"/>
              </w:r>
            </w:ins>
          </w:p>
        </w:tc>
        <w:tc>
          <w:tcPr>
            <w:tcW w:w="1701" w:type="dxa"/>
            <w:hideMark/>
          </w:tcPr>
          <w:p w14:paraId="78A7F9F3" w14:textId="77777777" w:rsidR="008257D4" w:rsidRPr="00065A05" w:rsidRDefault="008257D4" w:rsidP="00D8480A">
            <w:pPr>
              <w:jc w:val="both"/>
              <w:rPr>
                <w:ins w:id="2182" w:author="LALOY Emilien" w:date="2026-08-20T16:38:00Z"/>
                <w:rFonts w:cs="Arial"/>
                <w:szCs w:val="24"/>
              </w:rPr>
            </w:pPr>
            <w:ins w:id="2183" w:author="LALOY Emilien" w:date="2026-08-20T16:38:00Z">
              <w:r w:rsidRPr="00065A05">
                <w:rPr>
                  <w:rFonts w:cs="Arial"/>
                  <w:szCs w:val="24"/>
                </w:rPr>
                <w:t>TNBC, Urothelial carcinoma, Melanoma (et TCGA-SKCM)</w:t>
              </w:r>
            </w:ins>
          </w:p>
        </w:tc>
        <w:tc>
          <w:tcPr>
            <w:tcW w:w="1447" w:type="dxa"/>
            <w:hideMark/>
          </w:tcPr>
          <w:p w14:paraId="5F2CCC85" w14:textId="77777777" w:rsidR="008257D4" w:rsidRPr="00065A05" w:rsidRDefault="008257D4" w:rsidP="00D8480A">
            <w:pPr>
              <w:jc w:val="both"/>
              <w:rPr>
                <w:ins w:id="2184" w:author="LALOY Emilien" w:date="2026-08-20T16:38:00Z"/>
                <w:rFonts w:cs="Arial"/>
                <w:szCs w:val="24"/>
                <w:lang w:val="fr-FR"/>
              </w:rPr>
            </w:pPr>
            <w:ins w:id="2185" w:author="LALOY Emilien" w:date="2026-08-20T16:38:00Z">
              <w:r w:rsidRPr="00065A05">
                <w:rPr>
                  <w:rFonts w:cs="Arial"/>
                  <w:szCs w:val="24"/>
                  <w:lang w:val="fr-FR"/>
                </w:rPr>
                <w:t>CD8+ TRM (ne contenant pas de Tex)</w:t>
              </w:r>
            </w:ins>
          </w:p>
        </w:tc>
        <w:tc>
          <w:tcPr>
            <w:tcW w:w="4218" w:type="dxa"/>
            <w:hideMark/>
          </w:tcPr>
          <w:p w14:paraId="54AF0439" w14:textId="77777777" w:rsidR="008257D4" w:rsidRPr="00065A05" w:rsidRDefault="008257D4" w:rsidP="00D8480A">
            <w:pPr>
              <w:jc w:val="both"/>
              <w:rPr>
                <w:ins w:id="2186" w:author="LALOY Emilien" w:date="2026-08-20T16:38:00Z"/>
                <w:rFonts w:cs="Arial"/>
                <w:szCs w:val="24"/>
                <w:lang w:val="fr-FR"/>
              </w:rPr>
            </w:pPr>
            <w:ins w:id="2187" w:author="LALOY Emilien" w:date="2026-08-20T16:38:00Z">
              <w:r w:rsidRPr="00065A05">
                <w:rPr>
                  <w:rFonts w:cs="Arial"/>
                  <w:szCs w:val="24"/>
                  <w:lang w:val="fr-FR"/>
                </w:rPr>
                <w:t xml:space="preserve">Un score élevé d'une signature (DEG d'un cluster de </w:t>
              </w:r>
              <w:proofErr w:type="spellStart"/>
              <w:r w:rsidRPr="00065A05">
                <w:rPr>
                  <w:rFonts w:cs="Arial"/>
                  <w:szCs w:val="24"/>
                  <w:lang w:val="fr-FR"/>
                </w:rPr>
                <w:t>scRNAseq</w:t>
              </w:r>
              <w:proofErr w:type="spellEnd"/>
              <w:r w:rsidRPr="00065A05">
                <w:rPr>
                  <w:rFonts w:cs="Arial"/>
                  <w:szCs w:val="24"/>
                  <w:lang w:val="fr-FR"/>
                </w:rPr>
                <w:t xml:space="preserve"> de TRM) est associé avec la survie des patients (dans les patients CD8hi pour TCGA)</w:t>
              </w:r>
            </w:ins>
          </w:p>
        </w:tc>
      </w:tr>
      <w:tr w:rsidR="009607D8" w:rsidRPr="00360BC6" w14:paraId="4CFD7B2A" w14:textId="77777777" w:rsidTr="00D8480A">
        <w:trPr>
          <w:ins w:id="2188" w:author="LALOY Emilien" w:date="2026-08-20T16:38:00Z"/>
        </w:trPr>
        <w:tc>
          <w:tcPr>
            <w:tcW w:w="1696" w:type="dxa"/>
            <w:hideMark/>
          </w:tcPr>
          <w:p w14:paraId="5128417C" w14:textId="1EC6B259" w:rsidR="008257D4" w:rsidRPr="00065A05" w:rsidRDefault="008257D4" w:rsidP="00D8480A">
            <w:pPr>
              <w:jc w:val="both"/>
              <w:rPr>
                <w:ins w:id="2189" w:author="LALOY Emilien" w:date="2026-08-20T16:38:00Z"/>
                <w:rFonts w:cs="Arial"/>
                <w:szCs w:val="24"/>
              </w:rPr>
            </w:pPr>
            <w:ins w:id="2190" w:author="LALOY Emilien" w:date="2026-08-20T16:38:00Z">
              <w:r w:rsidRPr="00065A05">
                <w:rPr>
                  <w:rFonts w:cs="Arial"/>
                  <w:szCs w:val="24"/>
                </w:rPr>
                <w:fldChar w:fldCharType="begin"/>
              </w:r>
            </w:ins>
            <w:ins w:id="2191" w:author="Christophe Borg" w:date="2026-08-26T12:10:00Z">
              <w:r w:rsidR="00383B27">
                <w:rPr>
                  <w:rFonts w:cs="Arial"/>
                  <w:szCs w:val="24"/>
                </w:rPr>
                <w:instrText>HYPERLINK "C:\\Users\\xtoph\\Downloads\\Guo_NatMed_2018"</w:instrText>
              </w:r>
            </w:ins>
            <w:ins w:id="2192" w:author="LALOY Emilien" w:date="2026-08-20T16:38:00Z">
              <w:del w:id="2193" w:author="Christophe Borg" w:date="2026-08-26T12:10:00Z">
                <w:r w:rsidRPr="00065A05" w:rsidDel="00383B27">
                  <w:rPr>
                    <w:rFonts w:cs="Arial"/>
                    <w:szCs w:val="24"/>
                  </w:rPr>
                  <w:delInstrText xml:space="preserve"> HYPERLINK "Guo_NatMed_2018" </w:delInstrText>
                </w:r>
              </w:del>
              <w:r w:rsidRPr="00065A05">
                <w:rPr>
                  <w:rFonts w:cs="Arial"/>
                  <w:szCs w:val="24"/>
                </w:rPr>
                <w:fldChar w:fldCharType="separate"/>
              </w:r>
              <w:r w:rsidRPr="00065A05">
                <w:rPr>
                  <w:rStyle w:val="Lienhypertexte"/>
                  <w:rFonts w:cs="Arial"/>
                  <w:szCs w:val="24"/>
                </w:rPr>
                <w:t>Guo</w:t>
              </w:r>
              <w:r>
                <w:rPr>
                  <w:rStyle w:val="Lienhypertexte"/>
                  <w:rFonts w:cs="Arial"/>
                  <w:szCs w:val="24"/>
                </w:rPr>
                <w:t xml:space="preserve"> </w:t>
              </w:r>
              <w:proofErr w:type="spellStart"/>
              <w:r w:rsidRPr="00065A05">
                <w:rPr>
                  <w:rStyle w:val="Lienhypertexte"/>
                  <w:rFonts w:cs="Arial"/>
                  <w:szCs w:val="24"/>
                </w:rPr>
                <w:t>NatMed</w:t>
              </w:r>
              <w:proofErr w:type="spellEnd"/>
              <w:r>
                <w:rPr>
                  <w:rStyle w:val="Lienhypertexte"/>
                  <w:rFonts w:cs="Arial"/>
                  <w:szCs w:val="24"/>
                </w:rPr>
                <w:t xml:space="preserve"> </w:t>
              </w:r>
              <w:r w:rsidRPr="00065A05">
                <w:rPr>
                  <w:rStyle w:val="Lienhypertexte"/>
                  <w:rFonts w:cs="Arial"/>
                  <w:szCs w:val="24"/>
                </w:rPr>
                <w:t>2018</w:t>
              </w:r>
              <w:r w:rsidRPr="00065A05">
                <w:rPr>
                  <w:rFonts w:cs="Arial"/>
                  <w:szCs w:val="24"/>
                </w:rPr>
                <w:fldChar w:fldCharType="end"/>
              </w:r>
            </w:ins>
          </w:p>
        </w:tc>
        <w:tc>
          <w:tcPr>
            <w:tcW w:w="1701" w:type="dxa"/>
            <w:hideMark/>
          </w:tcPr>
          <w:p w14:paraId="1065072B" w14:textId="77777777" w:rsidR="008257D4" w:rsidRPr="00065A05" w:rsidRDefault="008257D4" w:rsidP="00D8480A">
            <w:pPr>
              <w:jc w:val="both"/>
              <w:rPr>
                <w:ins w:id="2194" w:author="LALOY Emilien" w:date="2026-08-20T16:38:00Z"/>
                <w:rFonts w:cs="Arial"/>
                <w:szCs w:val="24"/>
              </w:rPr>
            </w:pPr>
            <w:ins w:id="2195" w:author="LALOY Emilien" w:date="2026-08-20T16:38:00Z">
              <w:r w:rsidRPr="00065A05">
                <w:rPr>
                  <w:rFonts w:cs="Arial"/>
                  <w:szCs w:val="24"/>
                </w:rPr>
                <w:t>NSCLC (TCGA-LUAD)</w:t>
              </w:r>
            </w:ins>
          </w:p>
        </w:tc>
        <w:tc>
          <w:tcPr>
            <w:tcW w:w="1447" w:type="dxa"/>
            <w:hideMark/>
          </w:tcPr>
          <w:p w14:paraId="0ED0BD4A" w14:textId="77777777" w:rsidR="008257D4" w:rsidRPr="00065A05" w:rsidRDefault="008257D4" w:rsidP="00D8480A">
            <w:pPr>
              <w:jc w:val="both"/>
              <w:rPr>
                <w:ins w:id="2196" w:author="LALOY Emilien" w:date="2026-08-20T16:38:00Z"/>
                <w:rFonts w:cs="Arial"/>
                <w:szCs w:val="24"/>
              </w:rPr>
            </w:pPr>
            <w:ins w:id="2197" w:author="LALOY Emilien" w:date="2026-08-20T16:38:00Z">
              <w:r w:rsidRPr="00065A05">
                <w:rPr>
                  <w:rFonts w:cs="Arial"/>
                  <w:szCs w:val="24"/>
                </w:rPr>
                <w:t>CD8+ "pre-exhausted TRM"</w:t>
              </w:r>
            </w:ins>
          </w:p>
        </w:tc>
        <w:tc>
          <w:tcPr>
            <w:tcW w:w="4218" w:type="dxa"/>
            <w:hideMark/>
          </w:tcPr>
          <w:p w14:paraId="78FA69FD" w14:textId="77777777" w:rsidR="008257D4" w:rsidRPr="00065A05" w:rsidRDefault="008257D4" w:rsidP="00D8480A">
            <w:pPr>
              <w:jc w:val="both"/>
              <w:rPr>
                <w:ins w:id="2198" w:author="LALOY Emilien" w:date="2026-08-20T16:38:00Z"/>
                <w:rFonts w:cs="Arial"/>
                <w:szCs w:val="24"/>
                <w:lang w:val="fr-FR"/>
              </w:rPr>
            </w:pPr>
            <w:ins w:id="2199" w:author="LALOY Emilien" w:date="2026-08-20T16:38:00Z">
              <w:r w:rsidRPr="00065A05">
                <w:rPr>
                  <w:rFonts w:cs="Arial"/>
                  <w:szCs w:val="24"/>
                  <w:lang w:val="fr-FR"/>
                </w:rPr>
                <w:t xml:space="preserve">Un score élevé d'une signature (DEG d'un cluster de </w:t>
              </w:r>
              <w:proofErr w:type="spellStart"/>
              <w:r w:rsidRPr="00065A05">
                <w:rPr>
                  <w:rFonts w:cs="Arial"/>
                  <w:szCs w:val="24"/>
                  <w:lang w:val="fr-FR"/>
                </w:rPr>
                <w:t>scRNAseq</w:t>
              </w:r>
              <w:proofErr w:type="spellEnd"/>
              <w:r w:rsidRPr="00065A05">
                <w:rPr>
                  <w:rFonts w:cs="Arial"/>
                  <w:szCs w:val="24"/>
                  <w:lang w:val="fr-FR"/>
                </w:rPr>
                <w:t>) est associé avec la survie des patients</w:t>
              </w:r>
            </w:ins>
          </w:p>
        </w:tc>
      </w:tr>
      <w:tr w:rsidR="009607D8" w:rsidRPr="00360BC6" w14:paraId="5ABE18AD" w14:textId="77777777" w:rsidTr="00D8480A">
        <w:trPr>
          <w:ins w:id="2200" w:author="LALOY Emilien" w:date="2026-08-20T16:38:00Z"/>
        </w:trPr>
        <w:tc>
          <w:tcPr>
            <w:tcW w:w="1696" w:type="dxa"/>
            <w:hideMark/>
          </w:tcPr>
          <w:p w14:paraId="3EE657DA" w14:textId="29AA4BAA" w:rsidR="008257D4" w:rsidRPr="00065A05" w:rsidRDefault="008257D4" w:rsidP="00D8480A">
            <w:pPr>
              <w:jc w:val="both"/>
              <w:rPr>
                <w:ins w:id="2201" w:author="LALOY Emilien" w:date="2026-08-20T16:38:00Z"/>
                <w:rFonts w:cs="Arial"/>
                <w:szCs w:val="24"/>
              </w:rPr>
            </w:pPr>
            <w:ins w:id="2202" w:author="LALOY Emilien" w:date="2026-08-20T16:38:00Z">
              <w:r w:rsidRPr="00065A05">
                <w:rPr>
                  <w:rFonts w:cs="Arial"/>
                  <w:szCs w:val="24"/>
                </w:rPr>
                <w:lastRenderedPageBreak/>
                <w:fldChar w:fldCharType="begin"/>
              </w:r>
            </w:ins>
            <w:ins w:id="2203" w:author="Christophe Borg" w:date="2026-08-26T12:10:00Z">
              <w:r w:rsidR="00383B27">
                <w:rPr>
                  <w:rFonts w:cs="Arial"/>
                  <w:szCs w:val="24"/>
                </w:rPr>
                <w:instrText>HYPERLINK "C:\\Users\\xtoph\\Downloads\\Anadon_CancerCell_2022"</w:instrText>
              </w:r>
            </w:ins>
            <w:ins w:id="2204" w:author="LALOY Emilien" w:date="2026-08-20T16:38:00Z">
              <w:del w:id="2205" w:author="Christophe Borg" w:date="2026-08-26T12:10:00Z">
                <w:r w:rsidRPr="00065A05" w:rsidDel="00383B27">
                  <w:rPr>
                    <w:rFonts w:cs="Arial"/>
                    <w:szCs w:val="24"/>
                  </w:rPr>
                  <w:delInstrText xml:space="preserve"> HYPERLINK "Anadon_CancerCell_2022" </w:delInstrText>
                </w:r>
              </w:del>
              <w:r w:rsidRPr="00065A05">
                <w:rPr>
                  <w:rFonts w:cs="Arial"/>
                  <w:szCs w:val="24"/>
                </w:rPr>
                <w:fldChar w:fldCharType="separate"/>
              </w:r>
              <w:proofErr w:type="spellStart"/>
              <w:r w:rsidRPr="00065A05">
                <w:rPr>
                  <w:rStyle w:val="Lienhypertexte"/>
                  <w:rFonts w:cs="Arial"/>
                  <w:szCs w:val="24"/>
                </w:rPr>
                <w:t>Anadon</w:t>
              </w:r>
              <w:proofErr w:type="spellEnd"/>
              <w:r>
                <w:rPr>
                  <w:rStyle w:val="Lienhypertexte"/>
                  <w:rFonts w:cs="Arial"/>
                  <w:szCs w:val="24"/>
                </w:rPr>
                <w:t xml:space="preserve"> </w:t>
              </w:r>
              <w:proofErr w:type="spellStart"/>
              <w:r w:rsidRPr="00065A05">
                <w:rPr>
                  <w:rStyle w:val="Lienhypertexte"/>
                  <w:rFonts w:cs="Arial"/>
                  <w:szCs w:val="24"/>
                </w:rPr>
                <w:t>CancerCell</w:t>
              </w:r>
              <w:proofErr w:type="spellEnd"/>
              <w:r>
                <w:rPr>
                  <w:rStyle w:val="Lienhypertexte"/>
                  <w:rFonts w:cs="Arial"/>
                  <w:szCs w:val="24"/>
                </w:rPr>
                <w:t xml:space="preserve"> </w:t>
              </w:r>
              <w:r w:rsidRPr="00065A05">
                <w:rPr>
                  <w:rStyle w:val="Lienhypertexte"/>
                  <w:rFonts w:cs="Arial"/>
                  <w:szCs w:val="24"/>
                </w:rPr>
                <w:t>2022</w:t>
              </w:r>
              <w:r w:rsidRPr="00065A05">
                <w:rPr>
                  <w:rFonts w:cs="Arial"/>
                  <w:szCs w:val="24"/>
                </w:rPr>
                <w:fldChar w:fldCharType="end"/>
              </w:r>
            </w:ins>
          </w:p>
        </w:tc>
        <w:tc>
          <w:tcPr>
            <w:tcW w:w="1701" w:type="dxa"/>
            <w:hideMark/>
          </w:tcPr>
          <w:p w14:paraId="25C512EC" w14:textId="77777777" w:rsidR="008257D4" w:rsidRPr="00065A05" w:rsidRDefault="008257D4" w:rsidP="00D8480A">
            <w:pPr>
              <w:jc w:val="both"/>
              <w:rPr>
                <w:ins w:id="2206" w:author="LALOY Emilien" w:date="2026-08-20T16:38:00Z"/>
                <w:rFonts w:cs="Arial"/>
                <w:szCs w:val="24"/>
              </w:rPr>
            </w:pPr>
            <w:ins w:id="2207" w:author="LALOY Emilien" w:date="2026-08-20T16:38:00Z">
              <w:r w:rsidRPr="00065A05">
                <w:rPr>
                  <w:rFonts w:cs="Arial"/>
                  <w:szCs w:val="24"/>
                </w:rPr>
                <w:t>HGSOC</w:t>
              </w:r>
            </w:ins>
          </w:p>
        </w:tc>
        <w:tc>
          <w:tcPr>
            <w:tcW w:w="1447" w:type="dxa"/>
            <w:hideMark/>
          </w:tcPr>
          <w:p w14:paraId="1473C194" w14:textId="77777777" w:rsidR="008257D4" w:rsidRPr="00065A05" w:rsidRDefault="008257D4" w:rsidP="00D8480A">
            <w:pPr>
              <w:jc w:val="both"/>
              <w:rPr>
                <w:ins w:id="2208" w:author="LALOY Emilien" w:date="2026-08-20T16:38:00Z"/>
                <w:rFonts w:cs="Arial"/>
                <w:szCs w:val="24"/>
              </w:rPr>
            </w:pPr>
            <w:ins w:id="2209" w:author="LALOY Emilien" w:date="2026-08-20T16:38:00Z">
              <w:r w:rsidRPr="00065A05">
                <w:rPr>
                  <w:rFonts w:cs="Arial"/>
                  <w:szCs w:val="24"/>
                </w:rPr>
                <w:t>CD8+ CD69+ CD103+ TCF1+ "</w:t>
              </w:r>
              <w:proofErr w:type="spellStart"/>
              <w:r w:rsidRPr="00065A05">
                <w:rPr>
                  <w:rFonts w:cs="Arial"/>
                  <w:szCs w:val="24"/>
                </w:rPr>
                <w:t>TRMstem</w:t>
              </w:r>
              <w:proofErr w:type="spellEnd"/>
              <w:r w:rsidRPr="00065A05">
                <w:rPr>
                  <w:rFonts w:cs="Arial"/>
                  <w:szCs w:val="24"/>
                </w:rPr>
                <w:t>"</w:t>
              </w:r>
            </w:ins>
          </w:p>
        </w:tc>
        <w:tc>
          <w:tcPr>
            <w:tcW w:w="4218" w:type="dxa"/>
            <w:hideMark/>
          </w:tcPr>
          <w:p w14:paraId="37D5F613" w14:textId="77777777" w:rsidR="008257D4" w:rsidRPr="00065A05" w:rsidRDefault="008257D4" w:rsidP="00D8480A">
            <w:pPr>
              <w:jc w:val="both"/>
              <w:rPr>
                <w:ins w:id="2210" w:author="LALOY Emilien" w:date="2026-08-20T16:38:00Z"/>
                <w:rFonts w:cs="Arial"/>
                <w:szCs w:val="24"/>
                <w:lang w:val="fr-FR"/>
              </w:rPr>
            </w:pPr>
            <w:ins w:id="2211" w:author="LALOY Emilien" w:date="2026-08-20T16:38:00Z">
              <w:r w:rsidRPr="00065A05">
                <w:rPr>
                  <w:rFonts w:cs="Arial"/>
                  <w:szCs w:val="24"/>
                  <w:lang w:val="fr-FR"/>
                </w:rPr>
                <w:t>L'infiltration des tumeurs en IHC multiparamétrique est associée avec la survie des patients</w:t>
              </w:r>
            </w:ins>
          </w:p>
        </w:tc>
      </w:tr>
      <w:tr w:rsidR="009607D8" w:rsidRPr="00360BC6" w14:paraId="0DDB3F1E" w14:textId="77777777" w:rsidTr="00D8480A">
        <w:trPr>
          <w:ins w:id="2212" w:author="LALOY Emilien" w:date="2026-08-20T16:38:00Z"/>
        </w:trPr>
        <w:tc>
          <w:tcPr>
            <w:tcW w:w="1696" w:type="dxa"/>
            <w:hideMark/>
          </w:tcPr>
          <w:p w14:paraId="1BD3DB79" w14:textId="36541726" w:rsidR="008257D4" w:rsidRPr="00065A05" w:rsidRDefault="008257D4" w:rsidP="00D8480A">
            <w:pPr>
              <w:jc w:val="both"/>
              <w:rPr>
                <w:ins w:id="2213" w:author="LALOY Emilien" w:date="2026-08-20T16:38:00Z"/>
                <w:rFonts w:cs="Arial"/>
                <w:szCs w:val="24"/>
              </w:rPr>
            </w:pPr>
            <w:ins w:id="2214" w:author="LALOY Emilien" w:date="2026-08-20T16:38:00Z">
              <w:r w:rsidRPr="00065A05">
                <w:rPr>
                  <w:rFonts w:cs="Arial"/>
                  <w:szCs w:val="24"/>
                </w:rPr>
                <w:fldChar w:fldCharType="begin"/>
              </w:r>
            </w:ins>
            <w:ins w:id="2215" w:author="Christophe Borg" w:date="2026-08-26T12:10:00Z">
              <w:r w:rsidR="00383B27">
                <w:rPr>
                  <w:rFonts w:cs="Arial"/>
                  <w:szCs w:val="24"/>
                </w:rPr>
                <w:instrText>HYPERLINK "C:\\Users\\xtoph\\Downloads\\Paolini_JImmunotherCancer_2024"</w:instrText>
              </w:r>
            </w:ins>
            <w:ins w:id="2216" w:author="LALOY Emilien" w:date="2026-08-20T16:38:00Z">
              <w:del w:id="2217" w:author="Christophe Borg" w:date="2026-08-26T12:10:00Z">
                <w:r w:rsidRPr="00065A05" w:rsidDel="00383B27">
                  <w:rPr>
                    <w:rFonts w:cs="Arial"/>
                    <w:szCs w:val="24"/>
                  </w:rPr>
                  <w:delInstrText xml:space="preserve"> HYPERLINK "Paolini_JImmunotherCancer_2024" </w:delInstrText>
                </w:r>
              </w:del>
              <w:r w:rsidRPr="00065A05">
                <w:rPr>
                  <w:rFonts w:cs="Arial"/>
                  <w:szCs w:val="24"/>
                </w:rPr>
                <w:fldChar w:fldCharType="separate"/>
              </w:r>
              <w:proofErr w:type="spellStart"/>
              <w:r w:rsidRPr="00065A05">
                <w:rPr>
                  <w:rStyle w:val="Lienhypertexte"/>
                  <w:rFonts w:cs="Arial"/>
                  <w:szCs w:val="24"/>
                </w:rPr>
                <w:t>Paolini</w:t>
              </w:r>
              <w:proofErr w:type="spellEnd"/>
              <w:r>
                <w:rPr>
                  <w:rStyle w:val="Lienhypertexte"/>
                  <w:rFonts w:cs="Arial"/>
                  <w:szCs w:val="24"/>
                </w:rPr>
                <w:t xml:space="preserve"> </w:t>
              </w:r>
              <w:proofErr w:type="spellStart"/>
              <w:r w:rsidRPr="00065A05">
                <w:rPr>
                  <w:rStyle w:val="Lienhypertexte"/>
                  <w:rFonts w:cs="Arial"/>
                  <w:szCs w:val="24"/>
                </w:rPr>
                <w:t>JImmunother</w:t>
              </w:r>
              <w:proofErr w:type="spellEnd"/>
              <w:r>
                <w:rPr>
                  <w:rStyle w:val="Lienhypertexte"/>
                  <w:rFonts w:cs="Arial"/>
                  <w:szCs w:val="24"/>
                </w:rPr>
                <w:t xml:space="preserve"> </w:t>
              </w:r>
              <w:r w:rsidRPr="00065A05">
                <w:rPr>
                  <w:rStyle w:val="Lienhypertexte"/>
                  <w:rFonts w:cs="Arial"/>
                  <w:szCs w:val="24"/>
                </w:rPr>
                <w:t>Cancer</w:t>
              </w:r>
              <w:r>
                <w:rPr>
                  <w:rStyle w:val="Lienhypertexte"/>
                  <w:rFonts w:cs="Arial"/>
                  <w:szCs w:val="24"/>
                </w:rPr>
                <w:t xml:space="preserve"> </w:t>
              </w:r>
              <w:r w:rsidRPr="00065A05">
                <w:rPr>
                  <w:rStyle w:val="Lienhypertexte"/>
                  <w:rFonts w:cs="Arial"/>
                  <w:szCs w:val="24"/>
                </w:rPr>
                <w:t>2024</w:t>
              </w:r>
              <w:r w:rsidRPr="00065A05">
                <w:rPr>
                  <w:rFonts w:cs="Arial"/>
                  <w:szCs w:val="24"/>
                </w:rPr>
                <w:fldChar w:fldCharType="end"/>
              </w:r>
            </w:ins>
          </w:p>
        </w:tc>
        <w:tc>
          <w:tcPr>
            <w:tcW w:w="1701" w:type="dxa"/>
            <w:hideMark/>
          </w:tcPr>
          <w:p w14:paraId="29977CB6" w14:textId="77777777" w:rsidR="008257D4" w:rsidRPr="00065A05" w:rsidRDefault="008257D4" w:rsidP="00D8480A">
            <w:pPr>
              <w:jc w:val="both"/>
              <w:rPr>
                <w:ins w:id="2218" w:author="LALOY Emilien" w:date="2026-08-20T16:38:00Z"/>
                <w:rFonts w:cs="Arial"/>
                <w:szCs w:val="24"/>
              </w:rPr>
            </w:pPr>
            <w:ins w:id="2219" w:author="LALOY Emilien" w:date="2026-08-20T16:38:00Z">
              <w:r w:rsidRPr="00065A05">
                <w:rPr>
                  <w:rFonts w:cs="Arial"/>
                  <w:szCs w:val="24"/>
                </w:rPr>
                <w:t>NSCLC</w:t>
              </w:r>
            </w:ins>
          </w:p>
        </w:tc>
        <w:tc>
          <w:tcPr>
            <w:tcW w:w="1447" w:type="dxa"/>
            <w:hideMark/>
          </w:tcPr>
          <w:p w14:paraId="33981E18" w14:textId="77777777" w:rsidR="008257D4" w:rsidRPr="00065A05" w:rsidRDefault="008257D4" w:rsidP="00D8480A">
            <w:pPr>
              <w:jc w:val="both"/>
              <w:rPr>
                <w:ins w:id="2220" w:author="LALOY Emilien" w:date="2026-08-20T16:38:00Z"/>
                <w:rFonts w:cs="Arial"/>
                <w:szCs w:val="24"/>
                <w:lang w:val="fr-FR"/>
              </w:rPr>
            </w:pPr>
            <w:ins w:id="2221" w:author="LALOY Emilien" w:date="2026-08-20T16:38:00Z">
              <w:r w:rsidRPr="00065A05">
                <w:rPr>
                  <w:rFonts w:cs="Arial"/>
                  <w:szCs w:val="24"/>
                  <w:lang w:val="fr-FR"/>
                </w:rPr>
                <w:t>CD8+ CD49a+ CD103+ T cells</w:t>
              </w:r>
            </w:ins>
          </w:p>
        </w:tc>
        <w:tc>
          <w:tcPr>
            <w:tcW w:w="4218" w:type="dxa"/>
            <w:hideMark/>
          </w:tcPr>
          <w:p w14:paraId="6DC75F99" w14:textId="77777777" w:rsidR="008257D4" w:rsidRPr="00065A05" w:rsidRDefault="008257D4" w:rsidP="00D8480A">
            <w:pPr>
              <w:jc w:val="both"/>
              <w:rPr>
                <w:ins w:id="2222" w:author="LALOY Emilien" w:date="2026-08-20T16:38:00Z"/>
                <w:rFonts w:cs="Arial"/>
                <w:szCs w:val="24"/>
                <w:lang w:val="fr-FR"/>
              </w:rPr>
            </w:pPr>
            <w:ins w:id="2223" w:author="LALOY Emilien" w:date="2026-08-20T16:38:00Z">
              <w:r w:rsidRPr="00065A05">
                <w:rPr>
                  <w:rFonts w:cs="Arial"/>
                  <w:szCs w:val="24"/>
                  <w:lang w:val="fr-FR"/>
                </w:rPr>
                <w:t>L'infiltration des tumeurs en IHC multiparamétrique est associée avec la survie des patients</w:t>
              </w:r>
            </w:ins>
          </w:p>
        </w:tc>
      </w:tr>
      <w:tr w:rsidR="009607D8" w:rsidRPr="00360BC6" w14:paraId="3ABD1C88" w14:textId="77777777" w:rsidTr="00D8480A">
        <w:trPr>
          <w:ins w:id="2224" w:author="LALOY Emilien" w:date="2026-08-20T16:38:00Z"/>
        </w:trPr>
        <w:tc>
          <w:tcPr>
            <w:tcW w:w="1696" w:type="dxa"/>
            <w:hideMark/>
          </w:tcPr>
          <w:p w14:paraId="0F4689E0" w14:textId="50C07B75" w:rsidR="008257D4" w:rsidRPr="00065A05" w:rsidRDefault="008257D4" w:rsidP="00D8480A">
            <w:pPr>
              <w:jc w:val="both"/>
              <w:rPr>
                <w:ins w:id="2225" w:author="LALOY Emilien" w:date="2026-08-20T16:38:00Z"/>
                <w:rFonts w:cs="Arial"/>
                <w:szCs w:val="24"/>
              </w:rPr>
            </w:pPr>
            <w:ins w:id="2226" w:author="LALOY Emilien" w:date="2026-08-20T16:38:00Z">
              <w:r w:rsidRPr="00065A05">
                <w:rPr>
                  <w:rFonts w:cs="Arial"/>
                  <w:szCs w:val="24"/>
                </w:rPr>
                <w:fldChar w:fldCharType="begin"/>
              </w:r>
            </w:ins>
            <w:ins w:id="2227" w:author="Christophe Borg" w:date="2026-08-26T12:10:00Z">
              <w:r w:rsidR="00383B27">
                <w:rPr>
                  <w:rFonts w:cs="Arial"/>
                  <w:szCs w:val="24"/>
                </w:rPr>
                <w:instrText>HYPERLINK "C:\\Users\\xtoph\\Downloads\\Webb_CancerImmunolRes_2015"</w:instrText>
              </w:r>
            </w:ins>
            <w:ins w:id="2228" w:author="LALOY Emilien" w:date="2026-08-20T16:38:00Z">
              <w:del w:id="2229" w:author="Christophe Borg" w:date="2026-08-26T12:10:00Z">
                <w:r w:rsidRPr="00065A05" w:rsidDel="00383B27">
                  <w:rPr>
                    <w:rFonts w:cs="Arial"/>
                    <w:szCs w:val="24"/>
                  </w:rPr>
                  <w:delInstrText xml:space="preserve"> HYPERLINK "Webb_CancerImmunolRes_2015" </w:delInstrText>
                </w:r>
              </w:del>
              <w:r w:rsidRPr="00065A05">
                <w:rPr>
                  <w:rFonts w:cs="Arial"/>
                  <w:szCs w:val="24"/>
                </w:rPr>
                <w:fldChar w:fldCharType="separate"/>
              </w:r>
              <w:r w:rsidRPr="00065A05">
                <w:rPr>
                  <w:rStyle w:val="Lienhypertexte"/>
                  <w:rFonts w:cs="Arial"/>
                  <w:szCs w:val="24"/>
                </w:rPr>
                <w:t>Webb</w:t>
              </w:r>
              <w:r>
                <w:rPr>
                  <w:rStyle w:val="Lienhypertexte"/>
                  <w:rFonts w:cs="Arial"/>
                  <w:szCs w:val="24"/>
                </w:rPr>
                <w:t xml:space="preserve"> </w:t>
              </w:r>
              <w:r w:rsidRPr="00065A05">
                <w:rPr>
                  <w:rStyle w:val="Lienhypertexte"/>
                  <w:rFonts w:cs="Arial"/>
                  <w:szCs w:val="24"/>
                </w:rPr>
                <w:t>Cancer</w:t>
              </w:r>
              <w:r>
                <w:rPr>
                  <w:rStyle w:val="Lienhypertexte"/>
                  <w:rFonts w:cs="Arial"/>
                  <w:szCs w:val="24"/>
                </w:rPr>
                <w:t xml:space="preserve"> </w:t>
              </w:r>
              <w:r w:rsidRPr="00065A05">
                <w:rPr>
                  <w:rStyle w:val="Lienhypertexte"/>
                  <w:rFonts w:cs="Arial"/>
                  <w:szCs w:val="24"/>
                </w:rPr>
                <w:t>Immunol</w:t>
              </w:r>
              <w:r>
                <w:rPr>
                  <w:rStyle w:val="Lienhypertexte"/>
                  <w:rFonts w:cs="Arial"/>
                  <w:szCs w:val="24"/>
                </w:rPr>
                <w:t xml:space="preserve"> </w:t>
              </w:r>
              <w:r w:rsidRPr="00065A05">
                <w:rPr>
                  <w:rStyle w:val="Lienhypertexte"/>
                  <w:rFonts w:cs="Arial"/>
                  <w:szCs w:val="24"/>
                </w:rPr>
                <w:t>Res</w:t>
              </w:r>
              <w:r>
                <w:rPr>
                  <w:rStyle w:val="Lienhypertexte"/>
                  <w:rFonts w:cs="Arial"/>
                  <w:szCs w:val="24"/>
                </w:rPr>
                <w:t xml:space="preserve"> </w:t>
              </w:r>
              <w:r w:rsidRPr="00065A05">
                <w:rPr>
                  <w:rStyle w:val="Lienhypertexte"/>
                  <w:rFonts w:cs="Arial"/>
                  <w:szCs w:val="24"/>
                </w:rPr>
                <w:t>2015</w:t>
              </w:r>
              <w:r w:rsidRPr="00065A05">
                <w:rPr>
                  <w:rFonts w:cs="Arial"/>
                  <w:szCs w:val="24"/>
                </w:rPr>
                <w:fldChar w:fldCharType="end"/>
              </w:r>
            </w:ins>
          </w:p>
        </w:tc>
        <w:tc>
          <w:tcPr>
            <w:tcW w:w="1701" w:type="dxa"/>
            <w:hideMark/>
          </w:tcPr>
          <w:p w14:paraId="20242175" w14:textId="77777777" w:rsidR="008257D4" w:rsidRPr="00065A05" w:rsidRDefault="008257D4" w:rsidP="00D8480A">
            <w:pPr>
              <w:jc w:val="both"/>
              <w:rPr>
                <w:ins w:id="2230" w:author="LALOY Emilien" w:date="2026-08-20T16:38:00Z"/>
                <w:rFonts w:cs="Arial"/>
                <w:szCs w:val="24"/>
              </w:rPr>
            </w:pPr>
            <w:ins w:id="2231" w:author="LALOY Emilien" w:date="2026-08-20T16:38:00Z">
              <w:r w:rsidRPr="00065A05">
                <w:rPr>
                  <w:rFonts w:cs="Arial"/>
                  <w:szCs w:val="24"/>
                </w:rPr>
                <w:t>HGSOC</w:t>
              </w:r>
            </w:ins>
          </w:p>
        </w:tc>
        <w:tc>
          <w:tcPr>
            <w:tcW w:w="1447" w:type="dxa"/>
            <w:hideMark/>
          </w:tcPr>
          <w:p w14:paraId="25243922" w14:textId="77777777" w:rsidR="008257D4" w:rsidRPr="00065A05" w:rsidRDefault="008257D4" w:rsidP="00D8480A">
            <w:pPr>
              <w:jc w:val="both"/>
              <w:rPr>
                <w:ins w:id="2232" w:author="LALOY Emilien" w:date="2026-08-20T16:38:00Z"/>
                <w:rFonts w:cs="Arial"/>
                <w:szCs w:val="24"/>
              </w:rPr>
            </w:pPr>
            <w:ins w:id="2233" w:author="LALOY Emilien" w:date="2026-08-20T16:38:00Z">
              <w:r w:rsidRPr="00065A05">
                <w:rPr>
                  <w:rFonts w:cs="Arial"/>
                  <w:szCs w:val="24"/>
                </w:rPr>
                <w:t>PD1+ and CD103+ PD1+ cells</w:t>
              </w:r>
            </w:ins>
          </w:p>
        </w:tc>
        <w:tc>
          <w:tcPr>
            <w:tcW w:w="4218" w:type="dxa"/>
            <w:hideMark/>
          </w:tcPr>
          <w:p w14:paraId="79B08698" w14:textId="77777777" w:rsidR="008257D4" w:rsidRPr="00065A05" w:rsidRDefault="008257D4" w:rsidP="00D8480A">
            <w:pPr>
              <w:jc w:val="both"/>
              <w:rPr>
                <w:ins w:id="2234" w:author="LALOY Emilien" w:date="2026-08-20T16:38:00Z"/>
                <w:rFonts w:cs="Arial"/>
                <w:szCs w:val="24"/>
                <w:lang w:val="fr-FR"/>
              </w:rPr>
            </w:pPr>
            <w:ins w:id="2235" w:author="LALOY Emilien" w:date="2026-08-20T16:38:00Z">
              <w:r w:rsidRPr="00065A05">
                <w:rPr>
                  <w:rFonts w:cs="Arial"/>
                  <w:szCs w:val="24"/>
                  <w:lang w:val="fr-FR"/>
                </w:rPr>
                <w:t>L'infiltration des tumeurs en IHC est associée avec la survie des patients</w:t>
              </w:r>
            </w:ins>
          </w:p>
        </w:tc>
      </w:tr>
      <w:tr w:rsidR="009607D8" w:rsidRPr="00360BC6" w14:paraId="19F68488" w14:textId="77777777" w:rsidTr="00D8480A">
        <w:trPr>
          <w:ins w:id="2236" w:author="LALOY Emilien" w:date="2026-08-20T16:38:00Z"/>
        </w:trPr>
        <w:tc>
          <w:tcPr>
            <w:tcW w:w="1696" w:type="dxa"/>
            <w:hideMark/>
          </w:tcPr>
          <w:p w14:paraId="1DE010FC" w14:textId="33867506" w:rsidR="008257D4" w:rsidRPr="00065A05" w:rsidRDefault="008257D4" w:rsidP="00D8480A">
            <w:pPr>
              <w:jc w:val="both"/>
              <w:rPr>
                <w:ins w:id="2237" w:author="LALOY Emilien" w:date="2026-08-20T16:38:00Z"/>
                <w:rFonts w:cs="Arial"/>
                <w:szCs w:val="24"/>
              </w:rPr>
            </w:pPr>
            <w:ins w:id="2238" w:author="LALOY Emilien" w:date="2026-08-20T16:38:00Z">
              <w:r w:rsidRPr="00065A05">
                <w:rPr>
                  <w:rFonts w:cs="Arial"/>
                  <w:szCs w:val="24"/>
                </w:rPr>
                <w:fldChar w:fldCharType="begin"/>
              </w:r>
            </w:ins>
            <w:ins w:id="2239" w:author="Christophe Borg" w:date="2026-08-26T12:10:00Z">
              <w:r w:rsidR="00383B27">
                <w:rPr>
                  <w:rFonts w:cs="Arial"/>
                  <w:szCs w:val="24"/>
                </w:rPr>
                <w:instrText>HYPERLINK "C:\\Users\\xtoph\\Downloads\\Komdeur_Oncoimmunology_2017"</w:instrText>
              </w:r>
            </w:ins>
            <w:ins w:id="2240" w:author="LALOY Emilien" w:date="2026-08-20T16:38:00Z">
              <w:del w:id="2241" w:author="Christophe Borg" w:date="2026-08-26T12:10:00Z">
                <w:r w:rsidRPr="00065A05" w:rsidDel="00383B27">
                  <w:rPr>
                    <w:rFonts w:cs="Arial"/>
                    <w:szCs w:val="24"/>
                  </w:rPr>
                  <w:delInstrText xml:space="preserve"> HYPERLINK "Komdeur_Oncoimmunology_2017" </w:delInstrText>
                </w:r>
              </w:del>
              <w:r w:rsidRPr="00065A05">
                <w:rPr>
                  <w:rFonts w:cs="Arial"/>
                  <w:szCs w:val="24"/>
                </w:rPr>
                <w:fldChar w:fldCharType="separate"/>
              </w:r>
              <w:proofErr w:type="spellStart"/>
              <w:r w:rsidRPr="00065A05">
                <w:rPr>
                  <w:rStyle w:val="Lienhypertexte"/>
                  <w:rFonts w:cs="Arial"/>
                  <w:szCs w:val="24"/>
                </w:rPr>
                <w:t>Komdeur</w:t>
              </w:r>
              <w:proofErr w:type="spellEnd"/>
              <w:r>
                <w:rPr>
                  <w:rStyle w:val="Lienhypertexte"/>
                  <w:rFonts w:cs="Arial"/>
                  <w:szCs w:val="24"/>
                </w:rPr>
                <w:t xml:space="preserve"> </w:t>
              </w:r>
              <w:proofErr w:type="spellStart"/>
              <w:r w:rsidRPr="00065A05">
                <w:rPr>
                  <w:rStyle w:val="Lienhypertexte"/>
                  <w:rFonts w:cs="Arial"/>
                  <w:szCs w:val="24"/>
                </w:rPr>
                <w:t>Onco</w:t>
              </w:r>
              <w:proofErr w:type="spellEnd"/>
              <w:r>
                <w:rPr>
                  <w:rStyle w:val="Lienhypertexte"/>
                  <w:rFonts w:cs="Arial"/>
                  <w:szCs w:val="24"/>
                </w:rPr>
                <w:t xml:space="preserve"> </w:t>
              </w:r>
              <w:r w:rsidRPr="00065A05">
                <w:rPr>
                  <w:rStyle w:val="Lienhypertexte"/>
                  <w:rFonts w:cs="Arial"/>
                  <w:szCs w:val="24"/>
                </w:rPr>
                <w:t>immunology</w:t>
              </w:r>
              <w:r>
                <w:rPr>
                  <w:rStyle w:val="Lienhypertexte"/>
                  <w:rFonts w:cs="Arial"/>
                  <w:szCs w:val="24"/>
                </w:rPr>
                <w:t xml:space="preserve"> </w:t>
              </w:r>
              <w:r w:rsidRPr="00065A05">
                <w:rPr>
                  <w:rStyle w:val="Lienhypertexte"/>
                  <w:rFonts w:cs="Arial"/>
                  <w:szCs w:val="24"/>
                </w:rPr>
                <w:t>2017</w:t>
              </w:r>
              <w:r w:rsidRPr="00065A05">
                <w:rPr>
                  <w:rFonts w:cs="Arial"/>
                  <w:szCs w:val="24"/>
                </w:rPr>
                <w:fldChar w:fldCharType="end"/>
              </w:r>
            </w:ins>
          </w:p>
        </w:tc>
        <w:tc>
          <w:tcPr>
            <w:tcW w:w="1701" w:type="dxa"/>
            <w:hideMark/>
          </w:tcPr>
          <w:p w14:paraId="37F85F3A" w14:textId="77777777" w:rsidR="008257D4" w:rsidRPr="00065A05" w:rsidRDefault="008257D4" w:rsidP="00D8480A">
            <w:pPr>
              <w:jc w:val="both"/>
              <w:rPr>
                <w:ins w:id="2242" w:author="LALOY Emilien" w:date="2026-08-20T16:38:00Z"/>
                <w:rFonts w:cs="Arial"/>
                <w:szCs w:val="24"/>
                <w:lang w:val="fr-FR"/>
              </w:rPr>
            </w:pPr>
            <w:ins w:id="2243" w:author="LALOY Emilien" w:date="2026-08-20T16:38:00Z">
              <w:r w:rsidRPr="00065A05">
                <w:rPr>
                  <w:rFonts w:cs="Arial"/>
                  <w:szCs w:val="24"/>
                  <w:lang w:val="fr-FR"/>
                </w:rPr>
                <w:t>Cervical cancer (et TCGA-CESC)</w:t>
              </w:r>
            </w:ins>
          </w:p>
        </w:tc>
        <w:tc>
          <w:tcPr>
            <w:tcW w:w="1447" w:type="dxa"/>
            <w:hideMark/>
          </w:tcPr>
          <w:p w14:paraId="4E69F914" w14:textId="77777777" w:rsidR="008257D4" w:rsidRPr="00065A05" w:rsidRDefault="008257D4" w:rsidP="00D8480A">
            <w:pPr>
              <w:jc w:val="both"/>
              <w:rPr>
                <w:ins w:id="2244" w:author="LALOY Emilien" w:date="2026-08-20T16:38:00Z"/>
                <w:rFonts w:cs="Arial"/>
                <w:szCs w:val="24"/>
              </w:rPr>
            </w:pPr>
            <w:ins w:id="2245" w:author="LALOY Emilien" w:date="2026-08-20T16:38:00Z">
              <w:r w:rsidRPr="00065A05">
                <w:rPr>
                  <w:rFonts w:cs="Arial"/>
                  <w:szCs w:val="24"/>
                </w:rPr>
                <w:t>CD103+ T cells (mostly CD8+)</w:t>
              </w:r>
            </w:ins>
          </w:p>
        </w:tc>
        <w:tc>
          <w:tcPr>
            <w:tcW w:w="4218" w:type="dxa"/>
            <w:hideMark/>
          </w:tcPr>
          <w:p w14:paraId="52855945" w14:textId="77777777" w:rsidR="008257D4" w:rsidRPr="00065A05" w:rsidRDefault="008257D4" w:rsidP="00D8480A">
            <w:pPr>
              <w:jc w:val="both"/>
              <w:rPr>
                <w:ins w:id="2246" w:author="LALOY Emilien" w:date="2026-08-20T16:38:00Z"/>
                <w:rFonts w:cs="Arial"/>
                <w:szCs w:val="24"/>
                <w:lang w:val="fr-FR"/>
              </w:rPr>
            </w:pPr>
            <w:ins w:id="2247" w:author="LALOY Emilien" w:date="2026-08-20T16:38:00Z">
              <w:r w:rsidRPr="00065A05">
                <w:rPr>
                  <w:rFonts w:cs="Arial"/>
                  <w:szCs w:val="24"/>
                  <w:lang w:val="fr-FR"/>
                </w:rPr>
                <w:t>L'infiltration des tumeurs en IHC et l'expression d'ITGAE sur les bases TCGA sont associées avec la survie des patients</w:t>
              </w:r>
            </w:ins>
          </w:p>
        </w:tc>
      </w:tr>
      <w:tr w:rsidR="009607D8" w:rsidRPr="00360BC6" w14:paraId="6EBF99B2" w14:textId="77777777" w:rsidTr="00D8480A">
        <w:trPr>
          <w:ins w:id="2248" w:author="LALOY Emilien" w:date="2026-08-20T16:38:00Z"/>
        </w:trPr>
        <w:tc>
          <w:tcPr>
            <w:tcW w:w="1696" w:type="dxa"/>
            <w:hideMark/>
          </w:tcPr>
          <w:p w14:paraId="074970C9" w14:textId="70859E2B" w:rsidR="008257D4" w:rsidRPr="00065A05" w:rsidRDefault="008257D4" w:rsidP="00D8480A">
            <w:pPr>
              <w:jc w:val="both"/>
              <w:rPr>
                <w:ins w:id="2249" w:author="LALOY Emilien" w:date="2026-08-20T16:38:00Z"/>
                <w:rFonts w:cs="Arial"/>
                <w:szCs w:val="24"/>
              </w:rPr>
            </w:pPr>
            <w:ins w:id="2250" w:author="LALOY Emilien" w:date="2026-08-20T16:38:00Z">
              <w:r w:rsidRPr="00065A05">
                <w:rPr>
                  <w:rFonts w:cs="Arial"/>
                  <w:szCs w:val="24"/>
                </w:rPr>
                <w:fldChar w:fldCharType="begin"/>
              </w:r>
            </w:ins>
            <w:ins w:id="2251" w:author="Christophe Borg" w:date="2026-08-26T12:10:00Z">
              <w:r w:rsidR="00383B27">
                <w:rPr>
                  <w:rFonts w:cs="Arial"/>
                  <w:szCs w:val="24"/>
                </w:rPr>
                <w:instrText>HYPERLINK "C:\\Users\\xtoph\\Downloads\\Ganesan_NatImmunol_2017"</w:instrText>
              </w:r>
            </w:ins>
            <w:ins w:id="2252" w:author="LALOY Emilien" w:date="2026-08-20T16:38:00Z">
              <w:del w:id="2253" w:author="Christophe Borg" w:date="2026-08-26T12:10:00Z">
                <w:r w:rsidRPr="00065A05" w:rsidDel="00383B27">
                  <w:rPr>
                    <w:rFonts w:cs="Arial"/>
                    <w:szCs w:val="24"/>
                  </w:rPr>
                  <w:delInstrText xml:space="preserve"> HYPERLINK "Ganesan_NatImmunol_2017" </w:delInstrText>
                </w:r>
              </w:del>
              <w:r w:rsidRPr="00065A05">
                <w:rPr>
                  <w:rFonts w:cs="Arial"/>
                  <w:szCs w:val="24"/>
                </w:rPr>
                <w:fldChar w:fldCharType="separate"/>
              </w:r>
              <w:r w:rsidRPr="00065A05">
                <w:rPr>
                  <w:rStyle w:val="Lienhypertexte"/>
                  <w:rFonts w:cs="Arial"/>
                  <w:szCs w:val="24"/>
                </w:rPr>
                <w:t>Ganesan</w:t>
              </w:r>
              <w:r>
                <w:rPr>
                  <w:rStyle w:val="Lienhypertexte"/>
                  <w:rFonts w:cs="Arial"/>
                  <w:szCs w:val="24"/>
                </w:rPr>
                <w:t xml:space="preserve"> </w:t>
              </w:r>
              <w:proofErr w:type="spellStart"/>
              <w:r w:rsidRPr="00065A05">
                <w:rPr>
                  <w:rStyle w:val="Lienhypertexte"/>
                  <w:rFonts w:cs="Arial"/>
                  <w:szCs w:val="24"/>
                </w:rPr>
                <w:t>NatImmunol</w:t>
              </w:r>
              <w:proofErr w:type="spellEnd"/>
              <w:r>
                <w:rPr>
                  <w:rStyle w:val="Lienhypertexte"/>
                  <w:rFonts w:cs="Arial"/>
                  <w:szCs w:val="24"/>
                </w:rPr>
                <w:t xml:space="preserve"> </w:t>
              </w:r>
              <w:r w:rsidRPr="00065A05">
                <w:rPr>
                  <w:rStyle w:val="Lienhypertexte"/>
                  <w:rFonts w:cs="Arial"/>
                  <w:szCs w:val="24"/>
                </w:rPr>
                <w:t>2017</w:t>
              </w:r>
              <w:r w:rsidRPr="00065A05">
                <w:rPr>
                  <w:rFonts w:cs="Arial"/>
                  <w:szCs w:val="24"/>
                </w:rPr>
                <w:fldChar w:fldCharType="end"/>
              </w:r>
            </w:ins>
          </w:p>
        </w:tc>
        <w:tc>
          <w:tcPr>
            <w:tcW w:w="1701" w:type="dxa"/>
            <w:hideMark/>
          </w:tcPr>
          <w:p w14:paraId="27788857" w14:textId="77777777" w:rsidR="008257D4" w:rsidRPr="00065A05" w:rsidRDefault="008257D4" w:rsidP="00D8480A">
            <w:pPr>
              <w:jc w:val="both"/>
              <w:rPr>
                <w:ins w:id="2254" w:author="LALOY Emilien" w:date="2026-08-20T16:38:00Z"/>
                <w:rFonts w:cs="Arial"/>
                <w:szCs w:val="24"/>
              </w:rPr>
            </w:pPr>
            <w:ins w:id="2255" w:author="LALOY Emilien" w:date="2026-08-20T16:38:00Z">
              <w:r w:rsidRPr="00065A05">
                <w:rPr>
                  <w:rFonts w:cs="Arial"/>
                  <w:szCs w:val="24"/>
                </w:rPr>
                <w:t>LC (et TCGA-LUAD)</w:t>
              </w:r>
            </w:ins>
          </w:p>
        </w:tc>
        <w:tc>
          <w:tcPr>
            <w:tcW w:w="1447" w:type="dxa"/>
            <w:hideMark/>
          </w:tcPr>
          <w:p w14:paraId="561349B8" w14:textId="77777777" w:rsidR="008257D4" w:rsidRPr="00065A05" w:rsidRDefault="008257D4" w:rsidP="00D8480A">
            <w:pPr>
              <w:jc w:val="both"/>
              <w:rPr>
                <w:ins w:id="2256" w:author="LALOY Emilien" w:date="2026-08-20T16:38:00Z"/>
                <w:rFonts w:cs="Arial"/>
                <w:szCs w:val="24"/>
              </w:rPr>
            </w:pPr>
            <w:ins w:id="2257" w:author="LALOY Emilien" w:date="2026-08-20T16:38:00Z">
              <w:r w:rsidRPr="00065A05">
                <w:rPr>
                  <w:rFonts w:cs="Arial"/>
                  <w:szCs w:val="24"/>
                </w:rPr>
                <w:t>CD8+ CD103+ T cells</w:t>
              </w:r>
            </w:ins>
          </w:p>
        </w:tc>
        <w:tc>
          <w:tcPr>
            <w:tcW w:w="4218" w:type="dxa"/>
            <w:hideMark/>
          </w:tcPr>
          <w:p w14:paraId="3D000910" w14:textId="77777777" w:rsidR="008257D4" w:rsidRPr="00065A05" w:rsidRDefault="008257D4" w:rsidP="00D8480A">
            <w:pPr>
              <w:jc w:val="both"/>
              <w:rPr>
                <w:ins w:id="2258" w:author="LALOY Emilien" w:date="2026-08-20T16:38:00Z"/>
                <w:rFonts w:cs="Arial"/>
                <w:szCs w:val="24"/>
                <w:lang w:val="fr-FR"/>
              </w:rPr>
            </w:pPr>
            <w:ins w:id="2259" w:author="LALOY Emilien" w:date="2026-08-20T16:38:00Z">
              <w:r w:rsidRPr="00065A05">
                <w:rPr>
                  <w:rFonts w:cs="Arial"/>
                  <w:szCs w:val="24"/>
                  <w:lang w:val="fr-FR"/>
                </w:rPr>
                <w:t>L'infiltration des tumeurs en IHC et l'expression d'ITGAE sur les patients CD8hi sur les bases TCGA sont associés avec la survie des patients</w:t>
              </w:r>
            </w:ins>
          </w:p>
        </w:tc>
      </w:tr>
      <w:tr w:rsidR="009607D8" w:rsidRPr="00360BC6" w14:paraId="45AD869B" w14:textId="77777777" w:rsidTr="00D8480A">
        <w:trPr>
          <w:ins w:id="2260" w:author="LALOY Emilien" w:date="2026-08-20T16:38:00Z"/>
        </w:trPr>
        <w:tc>
          <w:tcPr>
            <w:tcW w:w="1696" w:type="dxa"/>
            <w:hideMark/>
          </w:tcPr>
          <w:p w14:paraId="5299902A" w14:textId="060EF89B" w:rsidR="008257D4" w:rsidRPr="00065A05" w:rsidRDefault="008257D4" w:rsidP="00D8480A">
            <w:pPr>
              <w:jc w:val="both"/>
              <w:rPr>
                <w:ins w:id="2261" w:author="LALOY Emilien" w:date="2026-08-20T16:38:00Z"/>
                <w:rFonts w:cs="Arial"/>
                <w:szCs w:val="24"/>
              </w:rPr>
            </w:pPr>
            <w:ins w:id="2262" w:author="LALOY Emilien" w:date="2026-08-20T16:38:00Z">
              <w:r w:rsidRPr="00065A05">
                <w:rPr>
                  <w:rFonts w:cs="Arial"/>
                  <w:szCs w:val="24"/>
                </w:rPr>
                <w:fldChar w:fldCharType="begin"/>
              </w:r>
            </w:ins>
            <w:ins w:id="2263" w:author="Christophe Borg" w:date="2026-08-26T12:10:00Z">
              <w:r w:rsidR="00383B27">
                <w:rPr>
                  <w:rFonts w:cs="Arial"/>
                  <w:szCs w:val="24"/>
                </w:rPr>
                <w:instrText>HYPERLINK "C:\\Users\\xtoph\\Downloads\\Menares_NatCommun_2019"</w:instrText>
              </w:r>
            </w:ins>
            <w:ins w:id="2264" w:author="LALOY Emilien" w:date="2026-08-20T16:38:00Z">
              <w:del w:id="2265" w:author="Christophe Borg" w:date="2026-08-26T12:10:00Z">
                <w:r w:rsidRPr="00065A05" w:rsidDel="00383B27">
                  <w:rPr>
                    <w:rFonts w:cs="Arial"/>
                    <w:szCs w:val="24"/>
                  </w:rPr>
                  <w:delInstrText xml:space="preserve"> HYPERLINK "Menares_NatCommun_2019" </w:delInstrText>
                </w:r>
              </w:del>
              <w:r w:rsidRPr="00065A05">
                <w:rPr>
                  <w:rFonts w:cs="Arial"/>
                  <w:szCs w:val="24"/>
                </w:rPr>
                <w:fldChar w:fldCharType="separate"/>
              </w:r>
              <w:proofErr w:type="spellStart"/>
              <w:r w:rsidRPr="00065A05">
                <w:rPr>
                  <w:rStyle w:val="Lienhypertexte"/>
                  <w:rFonts w:cs="Arial"/>
                  <w:szCs w:val="24"/>
                </w:rPr>
                <w:t>Menares</w:t>
              </w:r>
              <w:proofErr w:type="spellEnd"/>
              <w:r>
                <w:rPr>
                  <w:rStyle w:val="Lienhypertexte"/>
                  <w:rFonts w:cs="Arial"/>
                  <w:szCs w:val="24"/>
                </w:rPr>
                <w:t xml:space="preserve"> </w:t>
              </w:r>
              <w:proofErr w:type="spellStart"/>
              <w:r w:rsidRPr="00065A05">
                <w:rPr>
                  <w:rStyle w:val="Lienhypertexte"/>
                  <w:rFonts w:cs="Arial"/>
                  <w:szCs w:val="24"/>
                </w:rPr>
                <w:t>NatCommun</w:t>
              </w:r>
              <w:proofErr w:type="spellEnd"/>
              <w:r>
                <w:rPr>
                  <w:rStyle w:val="Lienhypertexte"/>
                  <w:rFonts w:cs="Arial"/>
                  <w:szCs w:val="24"/>
                </w:rPr>
                <w:t xml:space="preserve"> </w:t>
              </w:r>
              <w:r w:rsidRPr="00065A05">
                <w:rPr>
                  <w:rStyle w:val="Lienhypertexte"/>
                  <w:rFonts w:cs="Arial"/>
                  <w:szCs w:val="24"/>
                </w:rPr>
                <w:t>2019</w:t>
              </w:r>
              <w:r w:rsidRPr="00065A05">
                <w:rPr>
                  <w:rFonts w:cs="Arial"/>
                  <w:szCs w:val="24"/>
                </w:rPr>
                <w:fldChar w:fldCharType="end"/>
              </w:r>
            </w:ins>
          </w:p>
        </w:tc>
        <w:tc>
          <w:tcPr>
            <w:tcW w:w="1701" w:type="dxa"/>
            <w:hideMark/>
          </w:tcPr>
          <w:p w14:paraId="683C6B47" w14:textId="77777777" w:rsidR="008257D4" w:rsidRPr="00065A05" w:rsidRDefault="008257D4" w:rsidP="00D8480A">
            <w:pPr>
              <w:jc w:val="both"/>
              <w:rPr>
                <w:ins w:id="2266" w:author="LALOY Emilien" w:date="2026-08-20T16:38:00Z"/>
                <w:rFonts w:cs="Arial"/>
                <w:szCs w:val="24"/>
              </w:rPr>
            </w:pPr>
            <w:ins w:id="2267" w:author="LALOY Emilien" w:date="2026-08-20T16:38:00Z">
              <w:r w:rsidRPr="00065A05">
                <w:rPr>
                  <w:rFonts w:cs="Arial"/>
                  <w:szCs w:val="24"/>
                </w:rPr>
                <w:t>Melanoma (TCGA-SKCM)</w:t>
              </w:r>
            </w:ins>
          </w:p>
        </w:tc>
        <w:tc>
          <w:tcPr>
            <w:tcW w:w="1447" w:type="dxa"/>
            <w:hideMark/>
          </w:tcPr>
          <w:p w14:paraId="70EC82B1" w14:textId="77777777" w:rsidR="008257D4" w:rsidRPr="00065A05" w:rsidRDefault="008257D4" w:rsidP="00D8480A">
            <w:pPr>
              <w:jc w:val="both"/>
              <w:rPr>
                <w:ins w:id="2268" w:author="LALOY Emilien" w:date="2026-08-20T16:38:00Z"/>
                <w:rFonts w:cs="Arial"/>
                <w:szCs w:val="24"/>
              </w:rPr>
            </w:pPr>
            <w:ins w:id="2269" w:author="LALOY Emilien" w:date="2026-08-20T16:38:00Z">
              <w:r w:rsidRPr="00065A05">
                <w:rPr>
                  <w:rFonts w:cs="Arial"/>
                  <w:szCs w:val="24"/>
                </w:rPr>
                <w:t>CD8+ CD103+ T cells</w:t>
              </w:r>
            </w:ins>
          </w:p>
        </w:tc>
        <w:tc>
          <w:tcPr>
            <w:tcW w:w="4218" w:type="dxa"/>
            <w:hideMark/>
          </w:tcPr>
          <w:p w14:paraId="3C5EC2D4" w14:textId="1846FA1E" w:rsidR="008257D4" w:rsidRPr="00065A05" w:rsidRDefault="008257D4" w:rsidP="00D8480A">
            <w:pPr>
              <w:jc w:val="both"/>
              <w:rPr>
                <w:ins w:id="2270" w:author="LALOY Emilien" w:date="2026-08-20T16:38:00Z"/>
                <w:rFonts w:cs="Arial"/>
                <w:szCs w:val="24"/>
                <w:lang w:val="fr-FR"/>
              </w:rPr>
            </w:pPr>
            <w:ins w:id="2271" w:author="LALOY Emilien" w:date="2026-08-20T16:38:00Z">
              <w:r w:rsidRPr="00065A05">
                <w:rPr>
                  <w:rFonts w:cs="Arial"/>
                  <w:szCs w:val="24"/>
                  <w:lang w:val="fr-FR"/>
                </w:rPr>
                <w:t xml:space="preserve">Un score élevé d'une signature (récupérée de </w:t>
              </w:r>
              <w:r w:rsidRPr="00065A05">
                <w:rPr>
                  <w:rFonts w:cs="Arial"/>
                  <w:szCs w:val="24"/>
                </w:rPr>
                <w:fldChar w:fldCharType="begin"/>
              </w:r>
            </w:ins>
            <w:ins w:id="2272" w:author="Christophe Borg" w:date="2026-08-26T12:10:00Z">
              <w:r w:rsidR="00383B27" w:rsidRPr="00F379D4">
                <w:rPr>
                  <w:rFonts w:cs="Arial"/>
                  <w:szCs w:val="24"/>
                  <w:lang w:val="fr-FR"/>
                  <w:rPrChange w:id="2273" w:author="Christophe Borg" w:date="2026-08-26T12:11:00Z">
                    <w:rPr>
                      <w:rFonts w:cs="Arial"/>
                      <w:szCs w:val="24"/>
                    </w:rPr>
                  </w:rPrChange>
                </w:rPr>
                <w:instrText>HYPERLINK "C:\\Users\\xtoph\\Downloads\\Savas_NatMed_2018"</w:instrText>
              </w:r>
            </w:ins>
            <w:ins w:id="2274" w:author="LALOY Emilien" w:date="2026-08-20T16:38:00Z">
              <w:del w:id="2275" w:author="Christophe Borg" w:date="2026-08-26T12:10:00Z">
                <w:r w:rsidRPr="00065A05" w:rsidDel="00383B27">
                  <w:rPr>
                    <w:rFonts w:cs="Arial"/>
                    <w:szCs w:val="24"/>
                    <w:lang w:val="fr-FR"/>
                  </w:rPr>
                  <w:delInstrText xml:space="preserve"> HYPERLINK "Savas_NatMed_2018" </w:delInstrText>
                </w:r>
              </w:del>
              <w:r w:rsidRPr="00065A05">
                <w:rPr>
                  <w:rFonts w:cs="Arial"/>
                  <w:szCs w:val="24"/>
                </w:rPr>
                <w:fldChar w:fldCharType="separate"/>
              </w:r>
              <w:proofErr w:type="spellStart"/>
              <w:r w:rsidRPr="00065A05">
                <w:rPr>
                  <w:rStyle w:val="Lienhypertexte"/>
                  <w:rFonts w:cs="Arial"/>
                  <w:szCs w:val="24"/>
                  <w:lang w:val="fr-FR"/>
                </w:rPr>
                <w:t>Savas</w:t>
              </w:r>
              <w:proofErr w:type="spellEnd"/>
              <w:r>
                <w:rPr>
                  <w:rStyle w:val="Lienhypertexte"/>
                  <w:rFonts w:cs="Arial"/>
                  <w:szCs w:val="24"/>
                  <w:lang w:val="fr-FR"/>
                </w:rPr>
                <w:t xml:space="preserve"> </w:t>
              </w:r>
              <w:proofErr w:type="spellStart"/>
              <w:r w:rsidRPr="00065A05">
                <w:rPr>
                  <w:rStyle w:val="Lienhypertexte"/>
                  <w:rFonts w:cs="Arial"/>
                  <w:szCs w:val="24"/>
                  <w:lang w:val="fr-FR"/>
                </w:rPr>
                <w:t>NatMed</w:t>
              </w:r>
              <w:proofErr w:type="spellEnd"/>
              <w:r>
                <w:rPr>
                  <w:rStyle w:val="Lienhypertexte"/>
                  <w:rFonts w:cs="Arial"/>
                  <w:szCs w:val="24"/>
                  <w:lang w:val="fr-FR"/>
                </w:rPr>
                <w:t xml:space="preserve"> </w:t>
              </w:r>
              <w:r w:rsidRPr="00065A05">
                <w:rPr>
                  <w:rStyle w:val="Lienhypertexte"/>
                  <w:rFonts w:cs="Arial"/>
                  <w:szCs w:val="24"/>
                  <w:lang w:val="fr-FR"/>
                </w:rPr>
                <w:t>2018</w:t>
              </w:r>
              <w:r w:rsidRPr="00065A05">
                <w:rPr>
                  <w:rFonts w:cs="Arial"/>
                  <w:szCs w:val="24"/>
                </w:rPr>
                <w:fldChar w:fldCharType="end"/>
              </w:r>
              <w:r w:rsidRPr="00065A05">
                <w:rPr>
                  <w:rFonts w:cs="Arial"/>
                  <w:szCs w:val="24"/>
                  <w:lang w:val="fr-FR"/>
                </w:rPr>
                <w:t>) est associé avec la survie des patients</w:t>
              </w:r>
            </w:ins>
          </w:p>
        </w:tc>
      </w:tr>
      <w:tr w:rsidR="009607D8" w:rsidRPr="00360BC6" w14:paraId="066393DD" w14:textId="77777777" w:rsidTr="00D8480A">
        <w:trPr>
          <w:ins w:id="2276" w:author="LALOY Emilien" w:date="2026-08-20T16:38:00Z"/>
        </w:trPr>
        <w:tc>
          <w:tcPr>
            <w:tcW w:w="1696" w:type="dxa"/>
            <w:hideMark/>
          </w:tcPr>
          <w:p w14:paraId="30248183" w14:textId="5FE473E5" w:rsidR="008257D4" w:rsidRPr="00065A05" w:rsidRDefault="008257D4" w:rsidP="00D8480A">
            <w:pPr>
              <w:jc w:val="both"/>
              <w:rPr>
                <w:ins w:id="2277" w:author="LALOY Emilien" w:date="2026-08-20T16:38:00Z"/>
                <w:rFonts w:cs="Arial"/>
                <w:szCs w:val="24"/>
              </w:rPr>
            </w:pPr>
            <w:ins w:id="2278" w:author="LALOY Emilien" w:date="2026-08-20T16:38:00Z">
              <w:r w:rsidRPr="00065A05">
                <w:rPr>
                  <w:rFonts w:cs="Arial"/>
                  <w:szCs w:val="24"/>
                </w:rPr>
                <w:fldChar w:fldCharType="begin"/>
              </w:r>
            </w:ins>
            <w:ins w:id="2279" w:author="Christophe Borg" w:date="2026-08-26T12:10:00Z">
              <w:r w:rsidR="00383B27">
                <w:rPr>
                  <w:rFonts w:cs="Arial"/>
                  <w:szCs w:val="24"/>
                </w:rPr>
                <w:instrText>HYPERLINK "C:\\Users\\xtoph\\Downloads\\Lee_Sci.Immunol._2022"</w:instrText>
              </w:r>
            </w:ins>
            <w:ins w:id="2280" w:author="LALOY Emilien" w:date="2026-08-20T16:38:00Z">
              <w:del w:id="2281" w:author="Christophe Borg" w:date="2026-08-26T12:10:00Z">
                <w:r w:rsidRPr="00065A05" w:rsidDel="00383B27">
                  <w:rPr>
                    <w:rFonts w:cs="Arial"/>
                    <w:szCs w:val="24"/>
                  </w:rPr>
                  <w:delInstrText xml:space="preserve"> HYPERLINK "Lee_Sci.Immunol._2022" </w:delInstrText>
                </w:r>
              </w:del>
              <w:r w:rsidRPr="00065A05">
                <w:rPr>
                  <w:rFonts w:cs="Arial"/>
                  <w:szCs w:val="24"/>
                </w:rPr>
                <w:fldChar w:fldCharType="separate"/>
              </w:r>
              <w:r w:rsidRPr="00065A05">
                <w:rPr>
                  <w:rStyle w:val="Lienhypertexte"/>
                  <w:rFonts w:cs="Arial"/>
                  <w:szCs w:val="24"/>
                </w:rPr>
                <w:t>Lee</w:t>
              </w:r>
              <w:r>
                <w:rPr>
                  <w:rStyle w:val="Lienhypertexte"/>
                  <w:rFonts w:cs="Arial"/>
                  <w:szCs w:val="24"/>
                </w:rPr>
                <w:t xml:space="preserve"> </w:t>
              </w:r>
              <w:proofErr w:type="spellStart"/>
              <w:r w:rsidRPr="00065A05">
                <w:rPr>
                  <w:rStyle w:val="Lienhypertexte"/>
                  <w:rFonts w:cs="Arial"/>
                  <w:szCs w:val="24"/>
                </w:rPr>
                <w:t>Sci.Immunol</w:t>
              </w:r>
              <w:proofErr w:type="spellEnd"/>
              <w:r w:rsidRPr="00065A05">
                <w:rPr>
                  <w:rStyle w:val="Lienhypertexte"/>
                  <w:rFonts w:cs="Arial"/>
                  <w:szCs w:val="24"/>
                </w:rPr>
                <w:t>.</w:t>
              </w:r>
              <w:r>
                <w:rPr>
                  <w:rStyle w:val="Lienhypertexte"/>
                  <w:rFonts w:cs="Arial"/>
                  <w:szCs w:val="24"/>
                </w:rPr>
                <w:t xml:space="preserve"> </w:t>
              </w:r>
              <w:r w:rsidRPr="00065A05">
                <w:rPr>
                  <w:rStyle w:val="Lienhypertexte"/>
                  <w:rFonts w:cs="Arial"/>
                  <w:szCs w:val="24"/>
                </w:rPr>
                <w:t>2022</w:t>
              </w:r>
              <w:r w:rsidRPr="00065A05">
                <w:rPr>
                  <w:rFonts w:cs="Arial"/>
                  <w:szCs w:val="24"/>
                </w:rPr>
                <w:fldChar w:fldCharType="end"/>
              </w:r>
            </w:ins>
          </w:p>
        </w:tc>
        <w:tc>
          <w:tcPr>
            <w:tcW w:w="1701" w:type="dxa"/>
            <w:hideMark/>
          </w:tcPr>
          <w:p w14:paraId="03895031" w14:textId="77777777" w:rsidR="008257D4" w:rsidRPr="00065A05" w:rsidRDefault="008257D4" w:rsidP="00D8480A">
            <w:pPr>
              <w:jc w:val="both"/>
              <w:rPr>
                <w:ins w:id="2282" w:author="LALOY Emilien" w:date="2026-08-20T16:38:00Z"/>
                <w:rFonts w:cs="Arial"/>
                <w:szCs w:val="24"/>
              </w:rPr>
            </w:pPr>
            <w:ins w:id="2283" w:author="LALOY Emilien" w:date="2026-08-20T16:38:00Z">
              <w:r w:rsidRPr="00065A05">
                <w:rPr>
                  <w:rFonts w:cs="Arial"/>
                  <w:szCs w:val="24"/>
                </w:rPr>
                <w:t xml:space="preserve">TNBC (METABRIC), </w:t>
              </w:r>
              <w:proofErr w:type="spellStart"/>
              <w:r w:rsidRPr="00065A05">
                <w:rPr>
                  <w:rFonts w:cs="Arial"/>
                  <w:szCs w:val="24"/>
                </w:rPr>
                <w:t>mais</w:t>
              </w:r>
              <w:proofErr w:type="spellEnd"/>
              <w:r w:rsidRPr="00065A05">
                <w:rPr>
                  <w:rFonts w:cs="Arial"/>
                  <w:szCs w:val="24"/>
                </w:rPr>
                <w:t xml:space="preserve"> pas HER2+ BC</w:t>
              </w:r>
            </w:ins>
          </w:p>
        </w:tc>
        <w:tc>
          <w:tcPr>
            <w:tcW w:w="1447" w:type="dxa"/>
            <w:hideMark/>
          </w:tcPr>
          <w:p w14:paraId="45D613DC" w14:textId="77777777" w:rsidR="008257D4" w:rsidRPr="00065A05" w:rsidRDefault="008257D4" w:rsidP="00D8480A">
            <w:pPr>
              <w:jc w:val="both"/>
              <w:rPr>
                <w:ins w:id="2284" w:author="LALOY Emilien" w:date="2026-08-20T16:38:00Z"/>
                <w:rFonts w:cs="Arial"/>
                <w:szCs w:val="24"/>
                <w:lang w:val="fr-FR"/>
              </w:rPr>
            </w:pPr>
            <w:ins w:id="2285" w:author="LALOY Emilien" w:date="2026-08-20T16:38:00Z">
              <w:r w:rsidRPr="00065A05">
                <w:rPr>
                  <w:rFonts w:cs="Arial"/>
                  <w:szCs w:val="24"/>
                  <w:lang w:val="fr-FR"/>
                </w:rPr>
                <w:t>CD8+ CD103+ CD39+ T cells</w:t>
              </w:r>
            </w:ins>
          </w:p>
        </w:tc>
        <w:tc>
          <w:tcPr>
            <w:tcW w:w="4218" w:type="dxa"/>
            <w:hideMark/>
          </w:tcPr>
          <w:p w14:paraId="40C4B145" w14:textId="77777777" w:rsidR="008257D4" w:rsidRPr="00065A05" w:rsidRDefault="008257D4" w:rsidP="00D8480A">
            <w:pPr>
              <w:jc w:val="both"/>
              <w:rPr>
                <w:ins w:id="2286" w:author="LALOY Emilien" w:date="2026-08-20T16:38:00Z"/>
                <w:rFonts w:cs="Arial"/>
                <w:szCs w:val="24"/>
                <w:lang w:val="fr-FR"/>
              </w:rPr>
            </w:pPr>
            <w:ins w:id="2287" w:author="LALOY Emilien" w:date="2026-08-20T16:38:00Z">
              <w:r w:rsidRPr="00065A05">
                <w:rPr>
                  <w:rFonts w:cs="Arial"/>
                  <w:szCs w:val="24"/>
                  <w:lang w:val="fr-FR"/>
                </w:rPr>
                <w:t xml:space="preserve">Un score élevé d'une signature (bulk </w:t>
              </w:r>
              <w:proofErr w:type="spellStart"/>
              <w:r w:rsidRPr="00065A05">
                <w:rPr>
                  <w:rFonts w:cs="Arial"/>
                  <w:szCs w:val="24"/>
                  <w:lang w:val="fr-FR"/>
                </w:rPr>
                <w:t>RNAseq</w:t>
              </w:r>
              <w:proofErr w:type="spellEnd"/>
              <w:r w:rsidRPr="00065A05">
                <w:rPr>
                  <w:rFonts w:cs="Arial"/>
                  <w:szCs w:val="24"/>
                  <w:lang w:val="fr-FR"/>
                </w:rPr>
                <w:t xml:space="preserve"> de TIL trié CD8+ CD103+ CD39+ vs CD39-) est associé avec la survie des patients</w:t>
              </w:r>
            </w:ins>
          </w:p>
        </w:tc>
      </w:tr>
      <w:tr w:rsidR="009607D8" w:rsidRPr="00360BC6" w14:paraId="0CB69DC2" w14:textId="77777777" w:rsidTr="00D8480A">
        <w:trPr>
          <w:ins w:id="2288" w:author="LALOY Emilien" w:date="2026-08-20T16:38:00Z"/>
        </w:trPr>
        <w:tc>
          <w:tcPr>
            <w:tcW w:w="1696" w:type="dxa"/>
            <w:hideMark/>
          </w:tcPr>
          <w:p w14:paraId="01AD37EB" w14:textId="44D3EE99" w:rsidR="008257D4" w:rsidRPr="00065A05" w:rsidRDefault="008257D4" w:rsidP="00D8480A">
            <w:pPr>
              <w:jc w:val="both"/>
              <w:rPr>
                <w:ins w:id="2289" w:author="LALOY Emilien" w:date="2026-08-20T16:38:00Z"/>
                <w:rFonts w:cs="Arial"/>
                <w:szCs w:val="24"/>
              </w:rPr>
            </w:pPr>
            <w:ins w:id="2290" w:author="LALOY Emilien" w:date="2026-08-20T16:38:00Z">
              <w:r w:rsidRPr="00065A05">
                <w:rPr>
                  <w:rFonts w:cs="Arial"/>
                  <w:szCs w:val="24"/>
                </w:rPr>
                <w:fldChar w:fldCharType="begin"/>
              </w:r>
            </w:ins>
            <w:ins w:id="2291" w:author="Christophe Borg" w:date="2026-08-26T12:10:00Z">
              <w:r w:rsidR="00383B27">
                <w:rPr>
                  <w:rFonts w:cs="Arial"/>
                  <w:szCs w:val="24"/>
                </w:rPr>
                <w:instrText>HYPERLINK "C:\\Users\\xtoph\\Downloads\\Hamid_NatImmunol_2024"</w:instrText>
              </w:r>
            </w:ins>
            <w:ins w:id="2292" w:author="LALOY Emilien" w:date="2026-08-20T16:38:00Z">
              <w:del w:id="2293" w:author="Christophe Borg" w:date="2026-08-26T12:10:00Z">
                <w:r w:rsidRPr="00065A05" w:rsidDel="00383B27">
                  <w:rPr>
                    <w:rFonts w:cs="Arial"/>
                    <w:szCs w:val="24"/>
                  </w:rPr>
                  <w:delInstrText xml:space="preserve"> HYPERLINK "Hamid_NatImmunol_2024" </w:delInstrText>
                </w:r>
              </w:del>
              <w:r w:rsidRPr="00065A05">
                <w:rPr>
                  <w:rFonts w:cs="Arial"/>
                  <w:szCs w:val="24"/>
                </w:rPr>
                <w:fldChar w:fldCharType="separate"/>
              </w:r>
              <w:r w:rsidRPr="00065A05">
                <w:rPr>
                  <w:rStyle w:val="Lienhypertexte"/>
                  <w:rFonts w:cs="Arial"/>
                  <w:szCs w:val="24"/>
                </w:rPr>
                <w:t>Hamid</w:t>
              </w:r>
              <w:r>
                <w:rPr>
                  <w:rStyle w:val="Lienhypertexte"/>
                  <w:rFonts w:cs="Arial"/>
                  <w:szCs w:val="24"/>
                </w:rPr>
                <w:t xml:space="preserve"> </w:t>
              </w:r>
              <w:proofErr w:type="spellStart"/>
              <w:r w:rsidRPr="00065A05">
                <w:rPr>
                  <w:rStyle w:val="Lienhypertexte"/>
                  <w:rFonts w:cs="Arial"/>
                  <w:szCs w:val="24"/>
                </w:rPr>
                <w:t>NatImmunol</w:t>
              </w:r>
              <w:proofErr w:type="spellEnd"/>
              <w:r>
                <w:rPr>
                  <w:rStyle w:val="Lienhypertexte"/>
                  <w:rFonts w:cs="Arial"/>
                  <w:szCs w:val="24"/>
                </w:rPr>
                <w:t xml:space="preserve"> </w:t>
              </w:r>
              <w:r w:rsidRPr="00065A05">
                <w:rPr>
                  <w:rStyle w:val="Lienhypertexte"/>
                  <w:rFonts w:cs="Arial"/>
                  <w:szCs w:val="24"/>
                </w:rPr>
                <w:t>2024</w:t>
              </w:r>
              <w:r w:rsidRPr="00065A05">
                <w:rPr>
                  <w:rFonts w:cs="Arial"/>
                  <w:szCs w:val="24"/>
                </w:rPr>
                <w:fldChar w:fldCharType="end"/>
              </w:r>
            </w:ins>
          </w:p>
        </w:tc>
        <w:tc>
          <w:tcPr>
            <w:tcW w:w="1701" w:type="dxa"/>
            <w:hideMark/>
          </w:tcPr>
          <w:p w14:paraId="6D46DB21" w14:textId="77777777" w:rsidR="008257D4" w:rsidRPr="00065A05" w:rsidRDefault="008257D4" w:rsidP="00D8480A">
            <w:pPr>
              <w:jc w:val="both"/>
              <w:rPr>
                <w:ins w:id="2294" w:author="LALOY Emilien" w:date="2026-08-20T16:38:00Z"/>
                <w:rFonts w:cs="Arial"/>
                <w:szCs w:val="24"/>
              </w:rPr>
            </w:pPr>
            <w:ins w:id="2295" w:author="LALOY Emilien" w:date="2026-08-20T16:38:00Z">
              <w:r w:rsidRPr="00065A05">
                <w:rPr>
                  <w:rFonts w:cs="Arial"/>
                  <w:szCs w:val="24"/>
                </w:rPr>
                <w:t xml:space="preserve">Melanoma (TGCA-SKCM), NSCLC </w:t>
              </w:r>
              <w:r w:rsidRPr="00065A05">
                <w:rPr>
                  <w:rFonts w:cs="Arial"/>
                  <w:szCs w:val="24"/>
                </w:rPr>
                <w:lastRenderedPageBreak/>
                <w:t>(TCGA-LUAD)</w:t>
              </w:r>
            </w:ins>
          </w:p>
        </w:tc>
        <w:tc>
          <w:tcPr>
            <w:tcW w:w="1447" w:type="dxa"/>
            <w:hideMark/>
          </w:tcPr>
          <w:p w14:paraId="52517A00" w14:textId="77777777" w:rsidR="008257D4" w:rsidRPr="00065A05" w:rsidRDefault="008257D4" w:rsidP="00D8480A">
            <w:pPr>
              <w:jc w:val="both"/>
              <w:rPr>
                <w:ins w:id="2296" w:author="LALOY Emilien" w:date="2026-08-20T16:38:00Z"/>
                <w:rFonts w:cs="Arial"/>
                <w:szCs w:val="24"/>
                <w:lang w:val="fr-FR"/>
              </w:rPr>
            </w:pPr>
            <w:ins w:id="2297" w:author="LALOY Emilien" w:date="2026-08-20T16:38:00Z">
              <w:r w:rsidRPr="00065A05">
                <w:rPr>
                  <w:rFonts w:cs="Arial"/>
                  <w:szCs w:val="24"/>
                  <w:lang w:val="fr-FR"/>
                </w:rPr>
                <w:lastRenderedPageBreak/>
                <w:t>CD3+ CD8+ CD103+ CD61+ T cells</w:t>
              </w:r>
            </w:ins>
          </w:p>
        </w:tc>
        <w:tc>
          <w:tcPr>
            <w:tcW w:w="4218" w:type="dxa"/>
            <w:hideMark/>
          </w:tcPr>
          <w:p w14:paraId="1AC229E5" w14:textId="77777777" w:rsidR="008257D4" w:rsidRPr="00065A05" w:rsidRDefault="008257D4" w:rsidP="00D8480A">
            <w:pPr>
              <w:jc w:val="both"/>
              <w:rPr>
                <w:ins w:id="2298" w:author="LALOY Emilien" w:date="2026-08-20T16:38:00Z"/>
                <w:rFonts w:cs="Arial"/>
                <w:szCs w:val="24"/>
                <w:lang w:val="fr-FR"/>
              </w:rPr>
            </w:pPr>
            <w:ins w:id="2299" w:author="LALOY Emilien" w:date="2026-08-20T16:38:00Z">
              <w:r w:rsidRPr="00065A05">
                <w:rPr>
                  <w:rFonts w:cs="Arial"/>
                  <w:szCs w:val="24"/>
                  <w:lang w:val="fr-FR"/>
                </w:rPr>
                <w:t>Un score très élevé d'une signature</w:t>
              </w:r>
              <w:r>
                <w:rPr>
                  <w:rFonts w:cs="Arial"/>
                  <w:szCs w:val="24"/>
                  <w:lang w:val="fr-FR"/>
                </w:rPr>
                <w:t xml:space="preserve"> (top 75%)</w:t>
              </w:r>
              <w:r w:rsidRPr="00065A05">
                <w:rPr>
                  <w:rFonts w:cs="Arial"/>
                  <w:szCs w:val="24"/>
                  <w:lang w:val="fr-FR"/>
                </w:rPr>
                <w:t xml:space="preserve"> (CD3, CD8A, ITGAE, ITGB3) est associé avec la survie des patients</w:t>
              </w:r>
            </w:ins>
          </w:p>
        </w:tc>
      </w:tr>
      <w:tr w:rsidR="009607D8" w:rsidRPr="00360BC6" w14:paraId="62345C33" w14:textId="77777777" w:rsidTr="00D8480A">
        <w:trPr>
          <w:ins w:id="2300" w:author="LALOY Emilien" w:date="2026-08-20T16:38:00Z"/>
        </w:trPr>
        <w:tc>
          <w:tcPr>
            <w:tcW w:w="1696" w:type="dxa"/>
            <w:hideMark/>
          </w:tcPr>
          <w:p w14:paraId="67E8F286" w14:textId="217F56F2" w:rsidR="008257D4" w:rsidRPr="00065A05" w:rsidRDefault="008257D4" w:rsidP="00D8480A">
            <w:pPr>
              <w:jc w:val="both"/>
              <w:rPr>
                <w:ins w:id="2301" w:author="LALOY Emilien" w:date="2026-08-20T16:38:00Z"/>
                <w:rFonts w:cs="Arial"/>
                <w:szCs w:val="24"/>
              </w:rPr>
            </w:pPr>
            <w:ins w:id="2302" w:author="LALOY Emilien" w:date="2026-08-20T16:38:00Z">
              <w:r w:rsidRPr="00065A05">
                <w:rPr>
                  <w:rFonts w:cs="Arial"/>
                  <w:szCs w:val="24"/>
                </w:rPr>
                <w:fldChar w:fldCharType="begin"/>
              </w:r>
            </w:ins>
            <w:ins w:id="2303" w:author="Christophe Borg" w:date="2026-08-26T12:10:00Z">
              <w:r w:rsidR="00383B27">
                <w:rPr>
                  <w:rFonts w:cs="Arial"/>
                  <w:szCs w:val="24"/>
                </w:rPr>
                <w:instrText>HYPERLINK "C:\\Users\\xtoph\\Downloads\\DeLeon-Rodriguez_JImmunotherCancer_2024"</w:instrText>
              </w:r>
            </w:ins>
            <w:ins w:id="2304" w:author="LALOY Emilien" w:date="2026-08-20T16:38:00Z">
              <w:del w:id="2305" w:author="Christophe Borg" w:date="2026-08-26T12:10:00Z">
                <w:r w:rsidRPr="00065A05" w:rsidDel="00383B27">
                  <w:rPr>
                    <w:rFonts w:cs="Arial"/>
                    <w:szCs w:val="24"/>
                  </w:rPr>
                  <w:delInstrText xml:space="preserve"> HYPERLINK "DeLeon-Rodriguez_JImmunotherCancer_2024" </w:delInstrText>
                </w:r>
              </w:del>
              <w:r w:rsidRPr="00065A05">
                <w:rPr>
                  <w:rFonts w:cs="Arial"/>
                  <w:szCs w:val="24"/>
                </w:rPr>
                <w:fldChar w:fldCharType="separate"/>
              </w:r>
              <w:r w:rsidRPr="00065A05">
                <w:rPr>
                  <w:rStyle w:val="Lienhypertexte"/>
                  <w:rFonts w:cs="Arial"/>
                  <w:szCs w:val="24"/>
                </w:rPr>
                <w:t>DeLeon-Rodriguez</w:t>
              </w:r>
              <w:r>
                <w:rPr>
                  <w:rStyle w:val="Lienhypertexte"/>
                  <w:rFonts w:cs="Arial"/>
                  <w:szCs w:val="24"/>
                </w:rPr>
                <w:t xml:space="preserve"> </w:t>
              </w:r>
              <w:proofErr w:type="spellStart"/>
              <w:r w:rsidRPr="00065A05">
                <w:rPr>
                  <w:rStyle w:val="Lienhypertexte"/>
                  <w:rFonts w:cs="Arial"/>
                  <w:szCs w:val="24"/>
                </w:rPr>
                <w:t>JImmunother</w:t>
              </w:r>
              <w:proofErr w:type="spellEnd"/>
              <w:r>
                <w:rPr>
                  <w:rStyle w:val="Lienhypertexte"/>
                  <w:rFonts w:cs="Arial"/>
                  <w:szCs w:val="24"/>
                </w:rPr>
                <w:t xml:space="preserve"> </w:t>
              </w:r>
              <w:r w:rsidRPr="00065A05">
                <w:rPr>
                  <w:rStyle w:val="Lienhypertexte"/>
                  <w:rFonts w:cs="Arial"/>
                  <w:szCs w:val="24"/>
                </w:rPr>
                <w:t>Cancer</w:t>
              </w:r>
              <w:r>
                <w:rPr>
                  <w:rStyle w:val="Lienhypertexte"/>
                  <w:rFonts w:cs="Arial"/>
                  <w:szCs w:val="24"/>
                </w:rPr>
                <w:t xml:space="preserve"> </w:t>
              </w:r>
              <w:r w:rsidRPr="00065A05">
                <w:rPr>
                  <w:rStyle w:val="Lienhypertexte"/>
                  <w:rFonts w:cs="Arial"/>
                  <w:szCs w:val="24"/>
                </w:rPr>
                <w:t>2024</w:t>
              </w:r>
              <w:r w:rsidRPr="00065A05">
                <w:rPr>
                  <w:rFonts w:cs="Arial"/>
                  <w:szCs w:val="24"/>
                </w:rPr>
                <w:fldChar w:fldCharType="end"/>
              </w:r>
            </w:ins>
          </w:p>
        </w:tc>
        <w:tc>
          <w:tcPr>
            <w:tcW w:w="1701" w:type="dxa"/>
            <w:hideMark/>
          </w:tcPr>
          <w:p w14:paraId="6EACE986" w14:textId="77777777" w:rsidR="008257D4" w:rsidRPr="00065A05" w:rsidRDefault="008257D4" w:rsidP="00D8480A">
            <w:pPr>
              <w:jc w:val="both"/>
              <w:rPr>
                <w:ins w:id="2306" w:author="LALOY Emilien" w:date="2026-08-20T16:38:00Z"/>
                <w:rFonts w:cs="Arial"/>
                <w:szCs w:val="24"/>
              </w:rPr>
            </w:pPr>
            <w:ins w:id="2307" w:author="LALOY Emilien" w:date="2026-08-20T16:38:00Z">
              <w:r w:rsidRPr="00065A05">
                <w:rPr>
                  <w:rFonts w:cs="Arial"/>
                  <w:szCs w:val="24"/>
                </w:rPr>
                <w:t>Melanoma (TGCA-SKCM)</w:t>
              </w:r>
            </w:ins>
          </w:p>
        </w:tc>
        <w:tc>
          <w:tcPr>
            <w:tcW w:w="1447" w:type="dxa"/>
            <w:hideMark/>
          </w:tcPr>
          <w:p w14:paraId="7A87BAA1" w14:textId="77777777" w:rsidR="008257D4" w:rsidRPr="00065A05" w:rsidRDefault="008257D4" w:rsidP="00D8480A">
            <w:pPr>
              <w:jc w:val="both"/>
              <w:rPr>
                <w:ins w:id="2308" w:author="LALOY Emilien" w:date="2026-08-20T16:38:00Z"/>
                <w:rFonts w:cs="Arial"/>
                <w:szCs w:val="24"/>
              </w:rPr>
            </w:pPr>
            <w:ins w:id="2309" w:author="LALOY Emilien" w:date="2026-08-20T16:38:00Z">
              <w:r w:rsidRPr="00065A05">
                <w:rPr>
                  <w:rFonts w:cs="Arial"/>
                  <w:szCs w:val="24"/>
                </w:rPr>
                <w:t>CD8+ CD103+ T cells</w:t>
              </w:r>
            </w:ins>
          </w:p>
        </w:tc>
        <w:tc>
          <w:tcPr>
            <w:tcW w:w="4218" w:type="dxa"/>
            <w:hideMark/>
          </w:tcPr>
          <w:p w14:paraId="440FA38E" w14:textId="77777777" w:rsidR="008257D4" w:rsidRPr="00065A05" w:rsidRDefault="008257D4" w:rsidP="00D8480A">
            <w:pPr>
              <w:jc w:val="both"/>
              <w:rPr>
                <w:ins w:id="2310" w:author="LALOY Emilien" w:date="2026-08-20T16:38:00Z"/>
                <w:rFonts w:cs="Arial"/>
                <w:szCs w:val="24"/>
                <w:lang w:val="fr-FR"/>
              </w:rPr>
            </w:pPr>
            <w:ins w:id="2311" w:author="LALOY Emilien" w:date="2026-08-20T16:38:00Z">
              <w:r w:rsidRPr="00065A05">
                <w:rPr>
                  <w:rFonts w:cs="Arial"/>
                  <w:szCs w:val="24"/>
                  <w:lang w:val="fr-FR"/>
                </w:rPr>
                <w:t>Un score élevé d'une signature (CD8A, ITGAE) est associé avec la survie des patients</w:t>
              </w:r>
            </w:ins>
          </w:p>
        </w:tc>
      </w:tr>
      <w:tr w:rsidR="009607D8" w:rsidRPr="00360BC6" w14:paraId="731E74EE" w14:textId="77777777" w:rsidTr="00D8480A">
        <w:trPr>
          <w:ins w:id="2312" w:author="LALOY Emilien" w:date="2026-08-20T16:38:00Z"/>
        </w:trPr>
        <w:tc>
          <w:tcPr>
            <w:tcW w:w="1696" w:type="dxa"/>
            <w:hideMark/>
          </w:tcPr>
          <w:p w14:paraId="2096D8CE" w14:textId="4AC91F16" w:rsidR="008257D4" w:rsidRPr="00065A05" w:rsidRDefault="008257D4" w:rsidP="00D8480A">
            <w:pPr>
              <w:jc w:val="both"/>
              <w:rPr>
                <w:ins w:id="2313" w:author="LALOY Emilien" w:date="2026-08-20T16:38:00Z"/>
                <w:rFonts w:cs="Arial"/>
                <w:szCs w:val="24"/>
              </w:rPr>
            </w:pPr>
            <w:ins w:id="2314" w:author="LALOY Emilien" w:date="2026-08-20T16:38:00Z">
              <w:r w:rsidRPr="00065A05">
                <w:rPr>
                  <w:rFonts w:cs="Arial"/>
                  <w:szCs w:val="24"/>
                </w:rPr>
                <w:fldChar w:fldCharType="begin"/>
              </w:r>
            </w:ins>
            <w:ins w:id="2315" w:author="Christophe Borg" w:date="2026-08-26T12:10:00Z">
              <w:r w:rsidR="00383B27">
                <w:rPr>
                  <w:rFonts w:cs="Arial"/>
                  <w:szCs w:val="24"/>
                </w:rPr>
                <w:instrText>HYPERLINK "C:\\Users\\xtoph\\Downloads\\Hu_Gastroenterology_2024"</w:instrText>
              </w:r>
            </w:ins>
            <w:ins w:id="2316" w:author="LALOY Emilien" w:date="2026-08-20T16:38:00Z">
              <w:del w:id="2317" w:author="Christophe Borg" w:date="2026-08-26T12:10:00Z">
                <w:r w:rsidRPr="00065A05" w:rsidDel="00383B27">
                  <w:rPr>
                    <w:rFonts w:cs="Arial"/>
                    <w:szCs w:val="24"/>
                  </w:rPr>
                  <w:delInstrText xml:space="preserve"> HYPERLINK "Hu_Gastroenterology_2024" </w:delInstrText>
                </w:r>
              </w:del>
              <w:r w:rsidRPr="00065A05">
                <w:rPr>
                  <w:rFonts w:cs="Arial"/>
                  <w:szCs w:val="24"/>
                </w:rPr>
                <w:fldChar w:fldCharType="separate"/>
              </w:r>
              <w:r w:rsidRPr="00065A05">
                <w:rPr>
                  <w:rStyle w:val="Lienhypertexte"/>
                  <w:rFonts w:cs="Arial"/>
                  <w:szCs w:val="24"/>
                </w:rPr>
                <w:t>Hu</w:t>
              </w:r>
              <w:r>
                <w:rPr>
                  <w:rStyle w:val="Lienhypertexte"/>
                  <w:rFonts w:cs="Arial"/>
                  <w:szCs w:val="24"/>
                </w:rPr>
                <w:t xml:space="preserve"> </w:t>
              </w:r>
              <w:r w:rsidRPr="00065A05">
                <w:rPr>
                  <w:rStyle w:val="Lienhypertexte"/>
                  <w:rFonts w:cs="Arial"/>
                  <w:szCs w:val="24"/>
                </w:rPr>
                <w:t>Gastro</w:t>
              </w:r>
              <w:r>
                <w:rPr>
                  <w:rStyle w:val="Lienhypertexte"/>
                  <w:rFonts w:cs="Arial"/>
                  <w:szCs w:val="24"/>
                </w:rPr>
                <w:t xml:space="preserve"> </w:t>
              </w:r>
              <w:r w:rsidRPr="00065A05">
                <w:rPr>
                  <w:rStyle w:val="Lienhypertexte"/>
                  <w:rFonts w:cs="Arial"/>
                  <w:szCs w:val="24"/>
                </w:rPr>
                <w:t>enterology</w:t>
              </w:r>
              <w:r>
                <w:rPr>
                  <w:rStyle w:val="Lienhypertexte"/>
                  <w:rFonts w:cs="Arial"/>
                  <w:szCs w:val="24"/>
                </w:rPr>
                <w:t xml:space="preserve"> </w:t>
              </w:r>
              <w:r w:rsidRPr="00065A05">
                <w:rPr>
                  <w:rStyle w:val="Lienhypertexte"/>
                  <w:rFonts w:cs="Arial"/>
                  <w:szCs w:val="24"/>
                </w:rPr>
                <w:t>2024</w:t>
              </w:r>
              <w:r w:rsidRPr="00065A05">
                <w:rPr>
                  <w:rFonts w:cs="Arial"/>
                  <w:szCs w:val="24"/>
                </w:rPr>
                <w:fldChar w:fldCharType="end"/>
              </w:r>
            </w:ins>
          </w:p>
        </w:tc>
        <w:tc>
          <w:tcPr>
            <w:tcW w:w="1701" w:type="dxa"/>
            <w:hideMark/>
          </w:tcPr>
          <w:p w14:paraId="560821FD" w14:textId="77777777" w:rsidR="008257D4" w:rsidRPr="00065A05" w:rsidRDefault="008257D4" w:rsidP="00D8480A">
            <w:pPr>
              <w:jc w:val="both"/>
              <w:rPr>
                <w:ins w:id="2318" w:author="LALOY Emilien" w:date="2026-08-20T16:38:00Z"/>
                <w:rFonts w:cs="Arial"/>
                <w:szCs w:val="24"/>
              </w:rPr>
            </w:pPr>
            <w:ins w:id="2319" w:author="LALOY Emilien" w:date="2026-08-20T16:38:00Z">
              <w:r w:rsidRPr="00065A05">
                <w:rPr>
                  <w:rFonts w:cs="Arial"/>
                  <w:szCs w:val="24"/>
                </w:rPr>
                <w:t>GC</w:t>
              </w:r>
            </w:ins>
          </w:p>
        </w:tc>
        <w:tc>
          <w:tcPr>
            <w:tcW w:w="1447" w:type="dxa"/>
            <w:hideMark/>
          </w:tcPr>
          <w:p w14:paraId="110CC7DF" w14:textId="77777777" w:rsidR="008257D4" w:rsidRPr="00065A05" w:rsidRDefault="008257D4" w:rsidP="00D8480A">
            <w:pPr>
              <w:jc w:val="both"/>
              <w:rPr>
                <w:ins w:id="2320" w:author="LALOY Emilien" w:date="2026-08-20T16:38:00Z"/>
                <w:rFonts w:cs="Arial"/>
                <w:szCs w:val="24"/>
                <w:lang w:val="fr-FR"/>
              </w:rPr>
            </w:pPr>
            <w:ins w:id="2321" w:author="LALOY Emilien" w:date="2026-08-20T16:38:00Z">
              <w:r w:rsidRPr="00065A05">
                <w:rPr>
                  <w:rFonts w:cs="Arial"/>
                  <w:szCs w:val="24"/>
                  <w:lang w:val="fr-FR"/>
                </w:rPr>
                <w:t>CD8+ CD103+ CXCL13+ T cells</w:t>
              </w:r>
            </w:ins>
          </w:p>
        </w:tc>
        <w:tc>
          <w:tcPr>
            <w:tcW w:w="4218" w:type="dxa"/>
            <w:hideMark/>
          </w:tcPr>
          <w:p w14:paraId="325C6B23" w14:textId="77777777" w:rsidR="008257D4" w:rsidRPr="00065A05" w:rsidRDefault="008257D4" w:rsidP="00D8480A">
            <w:pPr>
              <w:jc w:val="both"/>
              <w:rPr>
                <w:ins w:id="2322" w:author="LALOY Emilien" w:date="2026-08-20T16:38:00Z"/>
                <w:rFonts w:cs="Arial"/>
                <w:szCs w:val="24"/>
                <w:lang w:val="fr-FR"/>
              </w:rPr>
            </w:pPr>
            <w:ins w:id="2323" w:author="LALOY Emilien" w:date="2026-08-20T16:38:00Z">
              <w:r w:rsidRPr="00065A05">
                <w:rPr>
                  <w:rFonts w:cs="Arial"/>
                  <w:szCs w:val="24"/>
                  <w:lang w:val="fr-FR"/>
                </w:rPr>
                <w:t>L'infiltration des tumeurs en IHC multiparamétrique est associée avec la survie des patients</w:t>
              </w:r>
            </w:ins>
          </w:p>
        </w:tc>
      </w:tr>
      <w:tr w:rsidR="009607D8" w:rsidRPr="00360BC6" w14:paraId="531CFDE4" w14:textId="77777777" w:rsidTr="00D8480A">
        <w:trPr>
          <w:ins w:id="2324" w:author="LALOY Emilien" w:date="2026-08-20T16:38:00Z"/>
        </w:trPr>
        <w:tc>
          <w:tcPr>
            <w:tcW w:w="1696" w:type="dxa"/>
            <w:hideMark/>
          </w:tcPr>
          <w:p w14:paraId="3994C29D" w14:textId="760BB827" w:rsidR="008257D4" w:rsidRPr="00065A05" w:rsidRDefault="008257D4" w:rsidP="00D8480A">
            <w:pPr>
              <w:jc w:val="both"/>
              <w:rPr>
                <w:ins w:id="2325" w:author="LALOY Emilien" w:date="2026-08-20T16:38:00Z"/>
                <w:rFonts w:cs="Arial"/>
                <w:szCs w:val="24"/>
              </w:rPr>
            </w:pPr>
            <w:ins w:id="2326" w:author="LALOY Emilien" w:date="2026-08-20T16:38:00Z">
              <w:r w:rsidRPr="00065A05">
                <w:rPr>
                  <w:rFonts w:cs="Arial"/>
                  <w:szCs w:val="24"/>
                </w:rPr>
                <w:fldChar w:fldCharType="begin"/>
              </w:r>
            </w:ins>
            <w:ins w:id="2327" w:author="Christophe Borg" w:date="2026-08-26T12:10:00Z">
              <w:r w:rsidR="00383B27">
                <w:rPr>
                  <w:rFonts w:cs="Arial"/>
                  <w:szCs w:val="24"/>
                </w:rPr>
                <w:instrText>HYPERLINK "C:\\Users\\xtoph\\Downloads\\Jin_BrJCancer_2022"</w:instrText>
              </w:r>
            </w:ins>
            <w:ins w:id="2328" w:author="LALOY Emilien" w:date="2026-08-20T16:38:00Z">
              <w:del w:id="2329" w:author="Christophe Borg" w:date="2026-08-26T12:10:00Z">
                <w:r w:rsidRPr="00065A05" w:rsidDel="00383B27">
                  <w:rPr>
                    <w:rFonts w:cs="Arial"/>
                    <w:szCs w:val="24"/>
                  </w:rPr>
                  <w:delInstrText xml:space="preserve"> HYPERLINK "Jin_BrJCancer_2022" </w:delInstrText>
                </w:r>
              </w:del>
              <w:r w:rsidRPr="00065A05">
                <w:rPr>
                  <w:rFonts w:cs="Arial"/>
                  <w:szCs w:val="24"/>
                </w:rPr>
                <w:fldChar w:fldCharType="separate"/>
              </w:r>
              <w:proofErr w:type="spellStart"/>
              <w:r w:rsidRPr="00065A05">
                <w:rPr>
                  <w:rStyle w:val="Lienhypertexte"/>
                  <w:rFonts w:cs="Arial"/>
                  <w:szCs w:val="24"/>
                </w:rPr>
                <w:t>Jin</w:t>
              </w:r>
              <w:proofErr w:type="spellEnd"/>
              <w:r>
                <w:rPr>
                  <w:rStyle w:val="Lienhypertexte"/>
                  <w:rFonts w:cs="Arial"/>
                  <w:szCs w:val="24"/>
                </w:rPr>
                <w:t xml:space="preserve"> </w:t>
              </w:r>
              <w:proofErr w:type="spellStart"/>
              <w:r w:rsidRPr="00065A05">
                <w:rPr>
                  <w:rStyle w:val="Lienhypertexte"/>
                  <w:rFonts w:cs="Arial"/>
                  <w:szCs w:val="24"/>
                </w:rPr>
                <w:t>BrJCancer</w:t>
              </w:r>
              <w:proofErr w:type="spellEnd"/>
              <w:r>
                <w:rPr>
                  <w:rStyle w:val="Lienhypertexte"/>
                  <w:rFonts w:cs="Arial"/>
                  <w:szCs w:val="24"/>
                </w:rPr>
                <w:t xml:space="preserve"> </w:t>
              </w:r>
              <w:r w:rsidRPr="00065A05">
                <w:rPr>
                  <w:rStyle w:val="Lienhypertexte"/>
                  <w:rFonts w:cs="Arial"/>
                  <w:szCs w:val="24"/>
                </w:rPr>
                <w:t>2022</w:t>
              </w:r>
              <w:r w:rsidRPr="00065A05">
                <w:rPr>
                  <w:rFonts w:cs="Arial"/>
                  <w:szCs w:val="24"/>
                </w:rPr>
                <w:fldChar w:fldCharType="end"/>
              </w:r>
            </w:ins>
          </w:p>
        </w:tc>
        <w:tc>
          <w:tcPr>
            <w:tcW w:w="1701" w:type="dxa"/>
            <w:hideMark/>
          </w:tcPr>
          <w:p w14:paraId="1AFAD781" w14:textId="77777777" w:rsidR="008257D4" w:rsidRPr="00065A05" w:rsidRDefault="008257D4" w:rsidP="00D8480A">
            <w:pPr>
              <w:jc w:val="both"/>
              <w:rPr>
                <w:ins w:id="2330" w:author="LALOY Emilien" w:date="2026-08-20T16:38:00Z"/>
                <w:rFonts w:cs="Arial"/>
                <w:szCs w:val="24"/>
                <w:lang w:val="fr-FR"/>
              </w:rPr>
            </w:pPr>
            <w:proofErr w:type="spellStart"/>
            <w:ins w:id="2331" w:author="LALOY Emilien" w:date="2026-08-20T16:38:00Z">
              <w:r w:rsidRPr="00065A05">
                <w:rPr>
                  <w:rFonts w:cs="Arial"/>
                  <w:szCs w:val="24"/>
                  <w:lang w:val="fr-FR"/>
                </w:rPr>
                <w:t>Bladder</w:t>
              </w:r>
              <w:proofErr w:type="spellEnd"/>
              <w:r w:rsidRPr="00065A05">
                <w:rPr>
                  <w:rFonts w:cs="Arial"/>
                  <w:szCs w:val="24"/>
                  <w:lang w:val="fr-FR"/>
                </w:rPr>
                <w:t xml:space="preserve"> cancer (y compris MICB et TGCA-BLCA)</w:t>
              </w:r>
            </w:ins>
          </w:p>
        </w:tc>
        <w:tc>
          <w:tcPr>
            <w:tcW w:w="1447" w:type="dxa"/>
            <w:hideMark/>
          </w:tcPr>
          <w:p w14:paraId="242A3ADE" w14:textId="77777777" w:rsidR="008257D4" w:rsidRPr="00065A05" w:rsidRDefault="008257D4" w:rsidP="00D8480A">
            <w:pPr>
              <w:jc w:val="both"/>
              <w:rPr>
                <w:ins w:id="2332" w:author="LALOY Emilien" w:date="2026-08-20T16:38:00Z"/>
                <w:rFonts w:cs="Arial"/>
                <w:szCs w:val="24"/>
              </w:rPr>
            </w:pPr>
            <w:ins w:id="2333" w:author="LALOY Emilien" w:date="2026-08-20T16:38:00Z">
              <w:r w:rsidRPr="00065A05">
                <w:rPr>
                  <w:rFonts w:cs="Arial"/>
                  <w:szCs w:val="24"/>
                </w:rPr>
                <w:t>CD8+ CD103+ cells</w:t>
              </w:r>
            </w:ins>
          </w:p>
        </w:tc>
        <w:tc>
          <w:tcPr>
            <w:tcW w:w="4218" w:type="dxa"/>
            <w:hideMark/>
          </w:tcPr>
          <w:p w14:paraId="032129AC" w14:textId="77777777" w:rsidR="008257D4" w:rsidRPr="00065A05" w:rsidRDefault="008257D4" w:rsidP="00D8480A">
            <w:pPr>
              <w:jc w:val="both"/>
              <w:rPr>
                <w:ins w:id="2334" w:author="LALOY Emilien" w:date="2026-08-20T16:38:00Z"/>
                <w:rFonts w:cs="Arial"/>
                <w:szCs w:val="24"/>
                <w:lang w:val="fr-FR"/>
              </w:rPr>
            </w:pPr>
            <w:ins w:id="2335" w:author="LALOY Emilien" w:date="2026-08-20T16:38:00Z">
              <w:r w:rsidRPr="00065A05">
                <w:rPr>
                  <w:rFonts w:cs="Arial"/>
                  <w:szCs w:val="24"/>
                  <w:lang w:val="fr-FR"/>
                </w:rPr>
                <w:t xml:space="preserve">Une forte proportion de cellules CD8A+ITAGE+ après déconvolution dans des cohortes de bulk </w:t>
              </w:r>
              <w:proofErr w:type="spellStart"/>
              <w:r w:rsidRPr="00065A05">
                <w:rPr>
                  <w:rFonts w:cs="Arial"/>
                  <w:szCs w:val="24"/>
                  <w:lang w:val="fr-FR"/>
                </w:rPr>
                <w:t>RNAseq</w:t>
              </w:r>
              <w:proofErr w:type="spellEnd"/>
              <w:r w:rsidRPr="00065A05">
                <w:rPr>
                  <w:rFonts w:cs="Arial"/>
                  <w:szCs w:val="24"/>
                  <w:lang w:val="fr-FR"/>
                </w:rPr>
                <w:t xml:space="preserve"> est associée avec la survie des patients</w:t>
              </w:r>
            </w:ins>
          </w:p>
        </w:tc>
      </w:tr>
    </w:tbl>
    <w:p w14:paraId="2D3F4CB6" w14:textId="77777777" w:rsidR="009607D8" w:rsidRDefault="009607D8" w:rsidP="008257D4">
      <w:pPr>
        <w:pStyle w:val="Titre3"/>
        <w:rPr>
          <w:ins w:id="2336" w:author="Christophe Borg" w:date="2026-08-26T17:10:00Z"/>
          <w:lang w:val="fr-FR"/>
        </w:rPr>
      </w:pPr>
      <w:bookmarkStart w:id="2337" w:name="_Toc238137524"/>
    </w:p>
    <w:p w14:paraId="79478D12" w14:textId="418624E3" w:rsidR="009607D8" w:rsidRDefault="009607D8" w:rsidP="008257D4">
      <w:pPr>
        <w:pStyle w:val="Titre3"/>
        <w:rPr>
          <w:ins w:id="2338" w:author="Christophe Borg" w:date="2026-08-26T17:10:00Z"/>
          <w:lang w:val="fr-FR"/>
        </w:rPr>
      </w:pPr>
    </w:p>
    <w:p w14:paraId="5749B9B5" w14:textId="77777777" w:rsidR="009607D8" w:rsidRDefault="009607D8" w:rsidP="008257D4">
      <w:pPr>
        <w:pStyle w:val="Titre3"/>
        <w:rPr>
          <w:ins w:id="2339" w:author="Christophe Borg" w:date="2026-08-26T17:10:00Z"/>
          <w:lang w:val="fr-FR"/>
        </w:rPr>
      </w:pPr>
    </w:p>
    <w:p w14:paraId="64755622" w14:textId="77777777" w:rsidR="009607D8" w:rsidRDefault="009607D8" w:rsidP="008257D4">
      <w:pPr>
        <w:pStyle w:val="Titre3"/>
        <w:rPr>
          <w:ins w:id="2340" w:author="Christophe Borg" w:date="2026-08-26T17:10:00Z"/>
          <w:lang w:val="fr-FR"/>
        </w:rPr>
      </w:pPr>
    </w:p>
    <w:p w14:paraId="36EB43F9" w14:textId="42662A66" w:rsidR="008257D4" w:rsidRPr="008257D4" w:rsidRDefault="008257D4" w:rsidP="008257D4">
      <w:pPr>
        <w:pStyle w:val="Titre3"/>
        <w:rPr>
          <w:ins w:id="2341" w:author="LALOY Emilien" w:date="2026-08-20T16:38:00Z"/>
          <w:lang w:val="fr-FR"/>
          <w:rPrChange w:id="2342" w:author="LALOY Emilien" w:date="2026-08-20T16:38:00Z">
            <w:rPr>
              <w:ins w:id="2343" w:author="LALOY Emilien" w:date="2026-08-20T16:38:00Z"/>
            </w:rPr>
          </w:rPrChange>
        </w:rPr>
      </w:pPr>
      <w:ins w:id="2344" w:author="LALOY Emilien" w:date="2026-08-20T16:38:00Z">
        <w:r w:rsidRPr="008257D4">
          <w:rPr>
            <w:lang w:val="fr-FR"/>
            <w:rPrChange w:id="2345" w:author="LALOY Emilien" w:date="2026-08-20T16:38:00Z">
              <w:rPr/>
            </w:rPrChange>
          </w:rPr>
          <w:t>3.2.5 Rôle des lymphocytes T résidents mémoires dans la réponse à l'immunothérapie</w:t>
        </w:r>
        <w:bookmarkEnd w:id="2337"/>
      </w:ins>
    </w:p>
    <w:p w14:paraId="7A9B6A97" w14:textId="77777777" w:rsidR="008257D4" w:rsidRPr="00065A05" w:rsidRDefault="008257D4" w:rsidP="008257D4">
      <w:pPr>
        <w:pStyle w:val="NormalWeb"/>
        <w:spacing w:line="360" w:lineRule="auto"/>
        <w:jc w:val="both"/>
        <w:rPr>
          <w:ins w:id="2346" w:author="LALOY Emilien" w:date="2026-08-20T16:38:00Z"/>
          <w:rFonts w:ascii="Arial" w:hAnsi="Arial" w:cs="Arial"/>
          <w:lang w:val="fr-FR"/>
        </w:rPr>
      </w:pPr>
      <w:ins w:id="2347" w:author="LALOY Emilien" w:date="2026-08-20T16:38:00Z">
        <w:r w:rsidRPr="00065A05">
          <w:rPr>
            <w:rFonts w:ascii="Arial" w:hAnsi="Arial" w:cs="Arial"/>
            <w:lang w:val="fr-FR"/>
          </w:rPr>
          <w:t>L'immunothérapie a montré des résultats très encourageants dans de nombreux cancers. Puisque les TRM semblent avoir un rôle pronostic bénéfique chez les patients, il n'est pas étonnant que certaines équipes aient étudié l'impact des traitements par immunothérapie (et surtout les traitements par ICB). Cette partie décrira les observations de ces travaux.</w:t>
        </w:r>
      </w:ins>
    </w:p>
    <w:p w14:paraId="37551978" w14:textId="77777777" w:rsidR="008257D4" w:rsidRPr="00065A05" w:rsidRDefault="008257D4" w:rsidP="008257D4">
      <w:pPr>
        <w:pStyle w:val="Titre4"/>
        <w:rPr>
          <w:ins w:id="2348" w:author="LALOY Emilien" w:date="2026-08-20T16:38:00Z"/>
          <w:lang w:val="fr-FR"/>
        </w:rPr>
      </w:pPr>
      <w:ins w:id="2349" w:author="LALOY Emilien" w:date="2026-08-20T16:38:00Z">
        <w:r w:rsidRPr="00065A05">
          <w:rPr>
            <w:lang w:val="fr-FR"/>
          </w:rPr>
          <w:lastRenderedPageBreak/>
          <w:t>3.2.5.1 Impact des traitements aux ICB sur les lymphocytes T résidents mémoires</w:t>
        </w:r>
      </w:ins>
    </w:p>
    <w:p w14:paraId="56BED8C0" w14:textId="0BA22C8C" w:rsidR="008257D4" w:rsidRPr="00065A05" w:rsidRDefault="008257D4" w:rsidP="008257D4">
      <w:pPr>
        <w:pStyle w:val="NormalWeb"/>
        <w:spacing w:line="360" w:lineRule="auto"/>
        <w:jc w:val="both"/>
        <w:rPr>
          <w:ins w:id="2350" w:author="LALOY Emilien" w:date="2026-08-20T16:38:00Z"/>
          <w:rFonts w:ascii="Arial" w:hAnsi="Arial" w:cs="Arial"/>
          <w:lang w:val="fr-FR"/>
        </w:rPr>
      </w:pPr>
      <w:ins w:id="2351" w:author="LALOY Emilien" w:date="2026-08-20T16:38:00Z">
        <w:r w:rsidRPr="00065A05">
          <w:rPr>
            <w:rFonts w:ascii="Arial" w:hAnsi="Arial" w:cs="Arial"/>
            <w:lang w:val="fr-FR"/>
          </w:rPr>
          <w:t xml:space="preserve">Le traitement par anti-PD1 induit une forte expansion chez les </w:t>
        </w:r>
        <w:proofErr w:type="spellStart"/>
        <w:r w:rsidRPr="00065A05">
          <w:rPr>
            <w:rFonts w:ascii="Arial" w:hAnsi="Arial" w:cs="Arial"/>
            <w:lang w:val="fr-FR"/>
          </w:rPr>
          <w:t>Tpex</w:t>
        </w:r>
        <w:proofErr w:type="spellEnd"/>
        <w:r w:rsidRPr="00065A05">
          <w:rPr>
            <w:rFonts w:ascii="Arial" w:hAnsi="Arial" w:cs="Arial"/>
            <w:lang w:val="fr-FR"/>
          </w:rPr>
          <w:t xml:space="preserve"> </w:t>
        </w:r>
        <w:r w:rsidRPr="00065A05">
          <w:rPr>
            <w:rFonts w:ascii="Arial" w:hAnsi="Arial" w:cs="Arial"/>
          </w:rPr>
          <w:fldChar w:fldCharType="begin"/>
        </w:r>
      </w:ins>
      <w:ins w:id="2352" w:author="Christophe Borg" w:date="2026-08-26T12:10:00Z">
        <w:r w:rsidR="00383B27" w:rsidRPr="00F379D4">
          <w:rPr>
            <w:rFonts w:ascii="Arial" w:hAnsi="Arial" w:cs="Arial"/>
            <w:lang w:val="fr-FR"/>
            <w:rPrChange w:id="2353" w:author="Christophe Borg" w:date="2026-08-26T12:11:00Z">
              <w:rPr>
                <w:rFonts w:ascii="Arial" w:hAnsi="Arial" w:cs="Arial"/>
              </w:rPr>
            </w:rPrChange>
          </w:rPr>
          <w:instrText>HYPERLINK "C:\\Users\\xtoph\\Downloads\\Barber_Nature_2006"</w:instrText>
        </w:r>
      </w:ins>
      <w:ins w:id="2354" w:author="LALOY Emilien" w:date="2026-08-20T16:38:00Z">
        <w:del w:id="2355" w:author="Christophe Borg" w:date="2026-08-26T12:10:00Z">
          <w:r w:rsidRPr="00065A05" w:rsidDel="00383B27">
            <w:rPr>
              <w:rFonts w:ascii="Arial" w:hAnsi="Arial" w:cs="Arial"/>
              <w:lang w:val="fr-FR"/>
            </w:rPr>
            <w:delInstrText xml:space="preserve"> HYPERLINK "Barber_Nature_2006" </w:delInstrText>
          </w:r>
        </w:del>
        <w:r w:rsidRPr="00065A05">
          <w:rPr>
            <w:rFonts w:ascii="Arial" w:hAnsi="Arial" w:cs="Arial"/>
          </w:rPr>
          <w:fldChar w:fldCharType="separate"/>
        </w:r>
        <w:r w:rsidRPr="00065A05">
          <w:rPr>
            <w:rStyle w:val="Lienhypertexte"/>
            <w:rFonts w:ascii="Arial" w:eastAsiaTheme="majorEastAsia" w:hAnsi="Arial" w:cs="Arial"/>
            <w:lang w:val="fr-FR"/>
          </w:rPr>
          <w:t>Barber</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Nature</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2006</w:t>
        </w:r>
        <w:r w:rsidRPr="00065A05">
          <w:rPr>
            <w:rFonts w:ascii="Arial" w:hAnsi="Arial" w:cs="Arial"/>
          </w:rPr>
          <w:fldChar w:fldCharType="end"/>
        </w:r>
        <w:r w:rsidRPr="00065A05">
          <w:rPr>
            <w:rFonts w:ascii="Arial" w:hAnsi="Arial" w:cs="Arial"/>
            <w:lang w:val="fr-FR"/>
          </w:rPr>
          <w:t xml:space="preserve"> </w:t>
        </w:r>
        <w:r w:rsidRPr="00065A05">
          <w:rPr>
            <w:rFonts w:ascii="Arial" w:hAnsi="Arial" w:cs="Arial"/>
          </w:rPr>
          <w:fldChar w:fldCharType="begin"/>
        </w:r>
      </w:ins>
      <w:ins w:id="2356" w:author="Christophe Borg" w:date="2026-08-26T12:10:00Z">
        <w:r w:rsidR="00383B27" w:rsidRPr="00F379D4">
          <w:rPr>
            <w:rFonts w:ascii="Arial" w:hAnsi="Arial" w:cs="Arial"/>
            <w:lang w:val="fr-FR"/>
            <w:rPrChange w:id="2357" w:author="Christophe Borg" w:date="2026-08-26T12:11:00Z">
              <w:rPr>
                <w:rFonts w:ascii="Arial" w:hAnsi="Arial" w:cs="Arial"/>
              </w:rPr>
            </w:rPrChange>
          </w:rPr>
          <w:instrText>HYPERLINK "C:\\Users\\xtoph\\Downloads\\Siddiqui_Immunity_2019"</w:instrText>
        </w:r>
      </w:ins>
      <w:ins w:id="2358" w:author="LALOY Emilien" w:date="2026-08-20T16:38:00Z">
        <w:del w:id="2359" w:author="Christophe Borg" w:date="2026-08-26T12:10:00Z">
          <w:r w:rsidRPr="00065A05" w:rsidDel="00383B27">
            <w:rPr>
              <w:rFonts w:ascii="Arial" w:hAnsi="Arial" w:cs="Arial"/>
              <w:lang w:val="fr-FR"/>
            </w:rPr>
            <w:delInstrText xml:space="preserve"> HYPERLINK "Siddiqui_Immunity_2019" </w:delInstrText>
          </w:r>
        </w:del>
        <w:r w:rsidRPr="00065A05">
          <w:rPr>
            <w:rFonts w:ascii="Arial" w:hAnsi="Arial" w:cs="Arial"/>
          </w:rPr>
          <w:fldChar w:fldCharType="separate"/>
        </w:r>
        <w:proofErr w:type="spellStart"/>
        <w:r w:rsidRPr="00065A05">
          <w:rPr>
            <w:rStyle w:val="Lienhypertexte"/>
            <w:rFonts w:ascii="Arial" w:eastAsiaTheme="majorEastAsia" w:hAnsi="Arial" w:cs="Arial"/>
            <w:lang w:val="fr-FR"/>
          </w:rPr>
          <w:t>Siddiqui</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Immunity</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2019</w:t>
        </w:r>
        <w:r w:rsidRPr="00065A05">
          <w:rPr>
            <w:rFonts w:ascii="Arial" w:hAnsi="Arial" w:cs="Arial"/>
          </w:rPr>
          <w:fldChar w:fldCharType="end"/>
        </w:r>
        <w:r w:rsidRPr="00065A05">
          <w:rPr>
            <w:rFonts w:ascii="Arial" w:hAnsi="Arial" w:cs="Arial"/>
            <w:lang w:val="fr-FR"/>
          </w:rPr>
          <w:t xml:space="preserve">. Des observations similaires ont été décrites pour les TRM dans plusieurs types de cancers </w:t>
        </w:r>
        <w:r w:rsidRPr="00065A05">
          <w:rPr>
            <w:rFonts w:ascii="Arial" w:hAnsi="Arial" w:cs="Arial"/>
          </w:rPr>
          <w:fldChar w:fldCharType="begin"/>
        </w:r>
      </w:ins>
      <w:ins w:id="2360" w:author="Christophe Borg" w:date="2026-08-26T12:10:00Z">
        <w:r w:rsidR="00383B27" w:rsidRPr="00F379D4">
          <w:rPr>
            <w:rFonts w:ascii="Arial" w:hAnsi="Arial" w:cs="Arial"/>
            <w:lang w:val="fr-FR"/>
            <w:rPrChange w:id="2361" w:author="Christophe Borg" w:date="2026-08-26T12:11:00Z">
              <w:rPr>
                <w:rFonts w:ascii="Arial" w:hAnsi="Arial" w:cs="Arial"/>
              </w:rPr>
            </w:rPrChange>
          </w:rPr>
          <w:instrText>HYPERLINK "C:\\Users\\xtoph\\Downloads\\Luoma_Cell_2022a"</w:instrText>
        </w:r>
      </w:ins>
      <w:ins w:id="2362" w:author="LALOY Emilien" w:date="2026-08-20T16:38:00Z">
        <w:del w:id="2363" w:author="Christophe Borg" w:date="2026-08-26T12:10:00Z">
          <w:r w:rsidRPr="00065A05" w:rsidDel="00383B27">
            <w:rPr>
              <w:rFonts w:ascii="Arial" w:hAnsi="Arial" w:cs="Arial"/>
              <w:lang w:val="fr-FR"/>
            </w:rPr>
            <w:delInstrText xml:space="preserve"> HYPERLINK "Luoma_Cell_2022a" </w:delInstrText>
          </w:r>
        </w:del>
        <w:r w:rsidRPr="00065A05">
          <w:rPr>
            <w:rFonts w:ascii="Arial" w:hAnsi="Arial" w:cs="Arial"/>
          </w:rPr>
          <w:fldChar w:fldCharType="separate"/>
        </w:r>
        <w:proofErr w:type="spellStart"/>
        <w:r w:rsidRPr="00065A05">
          <w:rPr>
            <w:rStyle w:val="Lienhypertexte"/>
            <w:rFonts w:ascii="Arial" w:eastAsiaTheme="majorEastAsia" w:hAnsi="Arial" w:cs="Arial"/>
            <w:lang w:val="fr-FR"/>
          </w:rPr>
          <w:t>Luoma</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Cell</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2022a</w:t>
        </w:r>
        <w:r w:rsidRPr="00065A05">
          <w:rPr>
            <w:rFonts w:ascii="Arial" w:hAnsi="Arial" w:cs="Arial"/>
          </w:rPr>
          <w:fldChar w:fldCharType="end"/>
        </w:r>
        <w:r w:rsidRPr="00065A05">
          <w:rPr>
            <w:rFonts w:ascii="Arial" w:hAnsi="Arial" w:cs="Arial"/>
            <w:lang w:val="fr-FR"/>
          </w:rPr>
          <w:t xml:space="preserve"> (HNSCC et cancers urothéliaux), </w:t>
        </w:r>
        <w:r w:rsidRPr="00065A05">
          <w:rPr>
            <w:rFonts w:ascii="Arial" w:hAnsi="Arial" w:cs="Arial"/>
          </w:rPr>
          <w:fldChar w:fldCharType="begin"/>
        </w:r>
      </w:ins>
      <w:ins w:id="2364" w:author="Christophe Borg" w:date="2026-08-26T12:10:00Z">
        <w:r w:rsidR="00383B27" w:rsidRPr="00F379D4">
          <w:rPr>
            <w:rFonts w:ascii="Arial" w:hAnsi="Arial" w:cs="Arial"/>
            <w:lang w:val="fr-FR"/>
            <w:rPrChange w:id="2365" w:author="Christophe Borg" w:date="2026-08-26T12:11:00Z">
              <w:rPr>
                <w:rFonts w:ascii="Arial" w:hAnsi="Arial" w:cs="Arial"/>
              </w:rPr>
            </w:rPrChange>
          </w:rPr>
          <w:instrText>HYPERLINK "C:\\Users\\xtoph\\Downloads\\Lee_Sci.Immunol._2022"</w:instrText>
        </w:r>
      </w:ins>
      <w:ins w:id="2366" w:author="LALOY Emilien" w:date="2026-08-20T16:38:00Z">
        <w:del w:id="2367" w:author="Christophe Borg" w:date="2026-08-26T12:10:00Z">
          <w:r w:rsidRPr="00065A05" w:rsidDel="00383B27">
            <w:rPr>
              <w:rFonts w:ascii="Arial" w:hAnsi="Arial" w:cs="Arial"/>
              <w:lang w:val="fr-FR"/>
            </w:rPr>
            <w:delInstrText xml:space="preserve"> HYPERLINK "Lee_Sci.Immunol._2022" </w:delInstrText>
          </w:r>
        </w:del>
        <w:r w:rsidRPr="00065A05">
          <w:rPr>
            <w:rFonts w:ascii="Arial" w:hAnsi="Arial" w:cs="Arial"/>
          </w:rPr>
          <w:fldChar w:fldCharType="separate"/>
        </w:r>
        <w:r w:rsidRPr="00065A05">
          <w:rPr>
            <w:rStyle w:val="Lienhypertexte"/>
            <w:rFonts w:ascii="Arial" w:eastAsiaTheme="majorEastAsia" w:hAnsi="Arial" w:cs="Arial"/>
            <w:lang w:val="fr-FR"/>
          </w:rPr>
          <w:t>Lee</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Sci.Immunol</w:t>
        </w:r>
        <w:proofErr w:type="spellEnd"/>
        <w:r w:rsidRPr="00065A05">
          <w:rPr>
            <w:rStyle w:val="Lienhypertexte"/>
            <w:rFonts w:ascii="Arial" w:eastAsiaTheme="majorEastAsia" w:hAnsi="Arial" w:cs="Arial"/>
            <w:lang w:val="fr-FR"/>
          </w:rPr>
          <w:t>.</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w:t>
        </w:r>
        <w:r w:rsidRPr="00065A05">
          <w:rPr>
            <w:rFonts w:ascii="Arial" w:hAnsi="Arial" w:cs="Arial"/>
          </w:rPr>
          <w:fldChar w:fldCharType="end"/>
        </w:r>
        <w:r w:rsidRPr="00065A05">
          <w:rPr>
            <w:rFonts w:ascii="Arial" w:hAnsi="Arial" w:cs="Arial"/>
            <w:lang w:val="fr-FR"/>
          </w:rPr>
          <w:t xml:space="preserve"> (cancers du sein, TRM CD39+). Seulement certains </w:t>
        </w:r>
        <w:proofErr w:type="spellStart"/>
        <w:r w:rsidRPr="00065A05">
          <w:rPr>
            <w:rFonts w:ascii="Arial" w:hAnsi="Arial" w:cs="Arial"/>
            <w:lang w:val="fr-FR"/>
          </w:rPr>
          <w:t>clonotypes</w:t>
        </w:r>
        <w:proofErr w:type="spellEnd"/>
        <w:r w:rsidRPr="00065A05">
          <w:rPr>
            <w:rFonts w:ascii="Arial" w:hAnsi="Arial" w:cs="Arial"/>
            <w:lang w:val="fr-FR"/>
          </w:rPr>
          <w:t xml:space="preserve"> sont expandus, et ces </w:t>
        </w:r>
        <w:proofErr w:type="spellStart"/>
        <w:r w:rsidRPr="00065A05">
          <w:rPr>
            <w:rFonts w:ascii="Arial" w:hAnsi="Arial" w:cs="Arial"/>
            <w:lang w:val="fr-FR"/>
          </w:rPr>
          <w:t>clonotypes</w:t>
        </w:r>
        <w:proofErr w:type="spellEnd"/>
        <w:r w:rsidRPr="00065A05">
          <w:rPr>
            <w:rFonts w:ascii="Arial" w:hAnsi="Arial" w:cs="Arial"/>
            <w:lang w:val="fr-FR"/>
          </w:rPr>
          <w:t xml:space="preserve"> sont spécifiques d'antigènes tumoraux </w:t>
        </w:r>
        <w:r w:rsidRPr="00065A05">
          <w:rPr>
            <w:rFonts w:ascii="Arial" w:hAnsi="Arial" w:cs="Arial"/>
          </w:rPr>
          <w:fldChar w:fldCharType="begin"/>
        </w:r>
      </w:ins>
      <w:ins w:id="2368" w:author="Christophe Borg" w:date="2026-08-26T12:10:00Z">
        <w:r w:rsidR="00383B27" w:rsidRPr="00F379D4">
          <w:rPr>
            <w:rFonts w:ascii="Arial" w:hAnsi="Arial" w:cs="Arial"/>
            <w:lang w:val="fr-FR"/>
            <w:rPrChange w:id="2369" w:author="Christophe Borg" w:date="2026-08-26T12:11:00Z">
              <w:rPr>
                <w:rFonts w:ascii="Arial" w:hAnsi="Arial" w:cs="Arial"/>
              </w:rPr>
            </w:rPrChange>
          </w:rPr>
          <w:instrText>HYPERLINK "C:\\Users\\xtoph\\Downloads\\Luoma_Cell_2022a"</w:instrText>
        </w:r>
      </w:ins>
      <w:ins w:id="2370" w:author="LALOY Emilien" w:date="2026-08-20T16:38:00Z">
        <w:del w:id="2371" w:author="Christophe Borg" w:date="2026-08-26T12:10:00Z">
          <w:r w:rsidRPr="00065A05" w:rsidDel="00383B27">
            <w:rPr>
              <w:rFonts w:ascii="Arial" w:hAnsi="Arial" w:cs="Arial"/>
              <w:lang w:val="fr-FR"/>
            </w:rPr>
            <w:delInstrText xml:space="preserve"> HYPERLINK "Luoma_Cell_2022a" </w:delInstrText>
          </w:r>
        </w:del>
        <w:r w:rsidRPr="00065A05">
          <w:rPr>
            <w:rFonts w:ascii="Arial" w:hAnsi="Arial" w:cs="Arial"/>
          </w:rPr>
          <w:fldChar w:fldCharType="separate"/>
        </w:r>
        <w:proofErr w:type="spellStart"/>
        <w:r w:rsidRPr="00065A05">
          <w:rPr>
            <w:rStyle w:val="Lienhypertexte"/>
            <w:rFonts w:ascii="Arial" w:eastAsiaTheme="majorEastAsia" w:hAnsi="Arial" w:cs="Arial"/>
            <w:lang w:val="fr-FR"/>
          </w:rPr>
          <w:t>Luoma</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Cell</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2022a</w:t>
        </w:r>
        <w:r w:rsidRPr="00065A05">
          <w:rPr>
            <w:rFonts w:ascii="Arial" w:hAnsi="Arial" w:cs="Arial"/>
          </w:rPr>
          <w:fldChar w:fldCharType="end"/>
        </w:r>
        <w:r w:rsidRPr="00065A05">
          <w:rPr>
            <w:rFonts w:ascii="Arial" w:hAnsi="Arial" w:cs="Arial"/>
            <w:lang w:val="fr-FR"/>
          </w:rPr>
          <w:t xml:space="preserve">. Après le traitement, il y a une infiltration des tumeurs par les </w:t>
        </w:r>
        <w:proofErr w:type="spellStart"/>
        <w:r w:rsidRPr="00065A05">
          <w:rPr>
            <w:rFonts w:ascii="Arial" w:hAnsi="Arial" w:cs="Arial"/>
            <w:lang w:val="fr-FR"/>
          </w:rPr>
          <w:t>TIL</w:t>
        </w:r>
        <w:r>
          <w:rPr>
            <w:rFonts w:ascii="Arial" w:hAnsi="Arial" w:cs="Arial"/>
            <w:lang w:val="fr-FR"/>
          </w:rPr>
          <w:t>s</w:t>
        </w:r>
        <w:proofErr w:type="spellEnd"/>
        <w:r w:rsidRPr="00065A05">
          <w:rPr>
            <w:rFonts w:ascii="Arial" w:hAnsi="Arial" w:cs="Arial"/>
            <w:lang w:val="fr-FR"/>
          </w:rPr>
          <w:t xml:space="preserve"> plus importantes, et les lymphocytes expriment CD103 </w:t>
        </w:r>
        <w:r w:rsidRPr="00065A05">
          <w:rPr>
            <w:rFonts w:ascii="Arial" w:hAnsi="Arial" w:cs="Arial"/>
          </w:rPr>
          <w:fldChar w:fldCharType="begin"/>
        </w:r>
      </w:ins>
      <w:ins w:id="2372" w:author="Christophe Borg" w:date="2026-08-26T12:10:00Z">
        <w:r w:rsidR="00383B27" w:rsidRPr="00F379D4">
          <w:rPr>
            <w:rFonts w:ascii="Arial" w:hAnsi="Arial" w:cs="Arial"/>
            <w:lang w:val="fr-FR"/>
            <w:rPrChange w:id="2373" w:author="Christophe Borg" w:date="2026-08-26T12:11:00Z">
              <w:rPr>
                <w:rFonts w:ascii="Arial" w:hAnsi="Arial" w:cs="Arial"/>
              </w:rPr>
            </w:rPrChange>
          </w:rPr>
          <w:instrText>HYPERLINK "C:\\Users\\xtoph\\Downloads\\Cascone_NatMed_2021"</w:instrText>
        </w:r>
      </w:ins>
      <w:ins w:id="2374" w:author="LALOY Emilien" w:date="2026-08-20T16:38:00Z">
        <w:del w:id="2375" w:author="Christophe Borg" w:date="2026-08-26T12:10:00Z">
          <w:r w:rsidRPr="00065A05" w:rsidDel="00383B27">
            <w:rPr>
              <w:rFonts w:ascii="Arial" w:hAnsi="Arial" w:cs="Arial"/>
              <w:lang w:val="fr-FR"/>
            </w:rPr>
            <w:delInstrText xml:space="preserve"> HYPERLINK "Cascone_NatMed_2021" </w:delInstrText>
          </w:r>
        </w:del>
        <w:r w:rsidRPr="00065A05">
          <w:rPr>
            <w:rFonts w:ascii="Arial" w:hAnsi="Arial" w:cs="Arial"/>
          </w:rPr>
          <w:fldChar w:fldCharType="separate"/>
        </w:r>
        <w:proofErr w:type="spellStart"/>
        <w:r w:rsidRPr="00065A05">
          <w:rPr>
            <w:rStyle w:val="Lienhypertexte"/>
            <w:rFonts w:ascii="Arial" w:eastAsiaTheme="majorEastAsia" w:hAnsi="Arial" w:cs="Arial"/>
            <w:lang w:val="fr-FR"/>
          </w:rPr>
          <w:t>Cascone</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NatMed</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2021</w:t>
        </w:r>
        <w:r w:rsidRPr="00065A05">
          <w:rPr>
            <w:rFonts w:ascii="Arial" w:hAnsi="Arial" w:cs="Arial"/>
          </w:rPr>
          <w:fldChar w:fldCharType="end"/>
        </w:r>
        <w:r w:rsidRPr="00065A05">
          <w:rPr>
            <w:rFonts w:ascii="Arial" w:hAnsi="Arial" w:cs="Arial"/>
            <w:lang w:val="fr-FR"/>
          </w:rPr>
          <w:t xml:space="preserve">. De manière surprenante, </w:t>
        </w:r>
        <w:r w:rsidRPr="00065A05">
          <w:rPr>
            <w:rFonts w:ascii="Arial" w:hAnsi="Arial" w:cs="Arial"/>
          </w:rPr>
          <w:fldChar w:fldCharType="begin"/>
        </w:r>
      </w:ins>
      <w:ins w:id="2376" w:author="Christophe Borg" w:date="2026-08-26T12:10:00Z">
        <w:r w:rsidR="00383B27" w:rsidRPr="00F379D4">
          <w:rPr>
            <w:rFonts w:ascii="Arial" w:hAnsi="Arial" w:cs="Arial"/>
            <w:lang w:val="fr-FR"/>
            <w:rPrChange w:id="2377" w:author="Christophe Borg" w:date="2026-08-26T12:11:00Z">
              <w:rPr>
                <w:rFonts w:ascii="Arial" w:hAnsi="Arial" w:cs="Arial"/>
              </w:rPr>
            </w:rPrChange>
          </w:rPr>
          <w:instrText>HYPERLINK "C:\\Users\\xtoph\\Downloads\\Devi_NatImmunol_2025a"</w:instrText>
        </w:r>
      </w:ins>
      <w:ins w:id="2378" w:author="LALOY Emilien" w:date="2026-08-20T16:38:00Z">
        <w:del w:id="2379" w:author="Christophe Borg" w:date="2026-08-26T12:10:00Z">
          <w:r w:rsidRPr="00065A05" w:rsidDel="00383B27">
            <w:rPr>
              <w:rFonts w:ascii="Arial" w:hAnsi="Arial" w:cs="Arial"/>
              <w:lang w:val="fr-FR"/>
            </w:rPr>
            <w:delInstrText xml:space="preserve"> HYPERLINK "Devi_NatImmunol_2025a" </w:delInstrText>
          </w:r>
        </w:del>
        <w:r w:rsidRPr="00065A05">
          <w:rPr>
            <w:rFonts w:ascii="Arial" w:hAnsi="Arial" w:cs="Arial"/>
          </w:rPr>
          <w:fldChar w:fldCharType="separate"/>
        </w:r>
        <w:r w:rsidRPr="00065A05">
          <w:rPr>
            <w:rStyle w:val="Lienhypertexte"/>
            <w:rFonts w:ascii="Arial" w:eastAsiaTheme="majorEastAsia" w:hAnsi="Arial" w:cs="Arial"/>
            <w:lang w:val="fr-FR"/>
          </w:rPr>
          <w:t>Devi</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2025a</w:t>
        </w:r>
        <w:r w:rsidRPr="00065A05">
          <w:rPr>
            <w:rFonts w:ascii="Arial" w:hAnsi="Arial" w:cs="Arial"/>
          </w:rPr>
          <w:fldChar w:fldCharType="end"/>
        </w:r>
        <w:r w:rsidRPr="00065A05">
          <w:rPr>
            <w:rFonts w:ascii="Arial" w:hAnsi="Arial" w:cs="Arial"/>
            <w:lang w:val="fr-FR"/>
          </w:rPr>
          <w:t xml:space="preserve"> décrivent que le traitement par anti-PD1 limite la formation de TRM dans la peau de manière </w:t>
        </w:r>
        <w:proofErr w:type="spellStart"/>
        <w:r w:rsidRPr="00065A05">
          <w:rPr>
            <w:rFonts w:ascii="Arial" w:hAnsi="Arial" w:cs="Arial"/>
            <w:lang w:val="fr-FR"/>
          </w:rPr>
          <w:t>TGFb</w:t>
        </w:r>
        <w:proofErr w:type="spellEnd"/>
        <w:r w:rsidRPr="00065A05">
          <w:rPr>
            <w:rFonts w:ascii="Arial" w:hAnsi="Arial" w:cs="Arial"/>
            <w:lang w:val="fr-FR"/>
          </w:rPr>
          <w:t>-dépendante.</w:t>
        </w:r>
      </w:ins>
    </w:p>
    <w:p w14:paraId="728E1484" w14:textId="4A189053" w:rsidR="008257D4" w:rsidRPr="00065A05" w:rsidRDefault="008257D4" w:rsidP="008257D4">
      <w:pPr>
        <w:pStyle w:val="NormalWeb"/>
        <w:spacing w:line="360" w:lineRule="auto"/>
        <w:jc w:val="both"/>
        <w:rPr>
          <w:ins w:id="2380" w:author="LALOY Emilien" w:date="2026-08-20T16:38:00Z"/>
          <w:rFonts w:ascii="Arial" w:hAnsi="Arial" w:cs="Arial"/>
          <w:lang w:val="fr-FR"/>
        </w:rPr>
      </w:pPr>
      <w:ins w:id="2381" w:author="LALOY Emilien" w:date="2026-08-20T16:38:00Z">
        <w:r w:rsidRPr="00065A05">
          <w:rPr>
            <w:rFonts w:ascii="Arial" w:hAnsi="Arial" w:cs="Arial"/>
            <w:lang w:val="fr-FR"/>
          </w:rPr>
          <w:t>En plus de l'expansion, le traitement par ICB semble augmenter directement l'efficacité des TRM. Par exemple, des TRM CD69+CD103+ d'un modèle de cancer du sein chez la souris voient leur sécrétion d'</w:t>
        </w:r>
        <w:proofErr w:type="spellStart"/>
        <w:r w:rsidRPr="00065A05">
          <w:rPr>
            <w:rFonts w:ascii="Arial" w:hAnsi="Arial" w:cs="Arial"/>
            <w:lang w:val="fr-FR"/>
          </w:rPr>
          <w:t>IFNg</w:t>
        </w:r>
        <w:proofErr w:type="spellEnd"/>
        <w:r w:rsidRPr="00065A05">
          <w:rPr>
            <w:rFonts w:ascii="Arial" w:hAnsi="Arial" w:cs="Arial"/>
            <w:lang w:val="fr-FR"/>
          </w:rPr>
          <w:t>/</w:t>
        </w:r>
        <w:proofErr w:type="spellStart"/>
        <w:r w:rsidRPr="00065A05">
          <w:rPr>
            <w:rFonts w:ascii="Arial" w:hAnsi="Arial" w:cs="Arial"/>
            <w:lang w:val="fr-FR"/>
          </w:rPr>
          <w:t>TNFa</w:t>
        </w:r>
        <w:proofErr w:type="spellEnd"/>
        <w:r w:rsidRPr="00065A05">
          <w:rPr>
            <w:rFonts w:ascii="Arial" w:hAnsi="Arial" w:cs="Arial"/>
            <w:lang w:val="fr-FR"/>
          </w:rPr>
          <w:t xml:space="preserve"> et leur cytotoxicité augmentée après traitement </w:t>
        </w:r>
        <w:r w:rsidRPr="00065A05">
          <w:rPr>
            <w:rStyle w:val="Accentuation"/>
            <w:rFonts w:ascii="Arial" w:hAnsi="Arial" w:cs="Arial"/>
            <w:lang w:val="fr-FR"/>
          </w:rPr>
          <w:t>ex vivo</w:t>
        </w:r>
        <w:r w:rsidRPr="00065A05">
          <w:rPr>
            <w:rFonts w:ascii="Arial" w:hAnsi="Arial" w:cs="Arial"/>
            <w:lang w:val="fr-FR"/>
          </w:rPr>
          <w:t xml:space="preserve"> par anti-PD1/anti-CTLA4 </w:t>
        </w:r>
        <w:r w:rsidRPr="00065A05">
          <w:rPr>
            <w:rFonts w:ascii="Arial" w:hAnsi="Arial" w:cs="Arial"/>
          </w:rPr>
          <w:fldChar w:fldCharType="begin"/>
        </w:r>
      </w:ins>
      <w:ins w:id="2382" w:author="Christophe Borg" w:date="2026-08-26T12:10:00Z">
        <w:r w:rsidR="00383B27" w:rsidRPr="00F379D4">
          <w:rPr>
            <w:rFonts w:ascii="Arial" w:hAnsi="Arial" w:cs="Arial"/>
            <w:lang w:val="fr-FR"/>
            <w:rPrChange w:id="2383" w:author="Christophe Borg" w:date="2026-08-26T12:11:00Z">
              <w:rPr>
                <w:rFonts w:ascii="Arial" w:hAnsi="Arial" w:cs="Arial"/>
              </w:rPr>
            </w:rPrChange>
          </w:rPr>
          <w:instrText>HYPERLINK "C:\\Users\\xtoph\\Downloads\\Virassamy_CancerCell_2023"</w:instrText>
        </w:r>
      </w:ins>
      <w:ins w:id="2384" w:author="LALOY Emilien" w:date="2026-08-20T16:38:00Z">
        <w:del w:id="2385" w:author="Christophe Borg" w:date="2026-08-26T12:10:00Z">
          <w:r w:rsidRPr="00065A05" w:rsidDel="00383B27">
            <w:rPr>
              <w:rFonts w:ascii="Arial" w:hAnsi="Arial" w:cs="Arial"/>
              <w:lang w:val="fr-FR"/>
            </w:rPr>
            <w:delInstrText xml:space="preserve"> HYPERLINK "Virassamy_CancerCell_2023" </w:delInstrText>
          </w:r>
        </w:del>
        <w:r w:rsidRPr="00065A05">
          <w:rPr>
            <w:rFonts w:ascii="Arial" w:hAnsi="Arial" w:cs="Arial"/>
          </w:rPr>
          <w:fldChar w:fldCharType="separate"/>
        </w:r>
        <w:proofErr w:type="spellStart"/>
        <w:r w:rsidRPr="00065A05">
          <w:rPr>
            <w:rStyle w:val="Lienhypertexte"/>
            <w:rFonts w:ascii="Arial" w:eastAsiaTheme="majorEastAsia" w:hAnsi="Arial" w:cs="Arial"/>
            <w:lang w:val="fr-FR"/>
          </w:rPr>
          <w:t>Virassamy</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CancerCell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2023</w:t>
        </w:r>
        <w:r w:rsidRPr="00065A05">
          <w:rPr>
            <w:rFonts w:ascii="Arial" w:hAnsi="Arial" w:cs="Arial"/>
          </w:rPr>
          <w:fldChar w:fldCharType="end"/>
        </w:r>
        <w:r w:rsidRPr="00065A05">
          <w:rPr>
            <w:rFonts w:ascii="Arial" w:hAnsi="Arial" w:cs="Arial"/>
            <w:lang w:val="fr-FR"/>
          </w:rPr>
          <w:t>.</w:t>
        </w:r>
      </w:ins>
    </w:p>
    <w:p w14:paraId="4FB5F2D4" w14:textId="40E39E82" w:rsidR="008257D4" w:rsidRPr="00065A05" w:rsidRDefault="008257D4" w:rsidP="008257D4">
      <w:pPr>
        <w:pStyle w:val="NormalWeb"/>
        <w:spacing w:line="360" w:lineRule="auto"/>
        <w:jc w:val="both"/>
        <w:rPr>
          <w:ins w:id="2386" w:author="LALOY Emilien" w:date="2026-08-20T16:38:00Z"/>
          <w:rFonts w:ascii="Arial" w:hAnsi="Arial" w:cs="Arial"/>
          <w:lang w:val="fr-FR"/>
        </w:rPr>
      </w:pPr>
      <w:ins w:id="2387" w:author="LALOY Emilien" w:date="2026-08-20T16:38:00Z">
        <w:r w:rsidRPr="00065A05">
          <w:rPr>
            <w:rFonts w:ascii="Arial" w:hAnsi="Arial" w:cs="Arial"/>
            <w:lang w:val="fr-FR"/>
          </w:rPr>
          <w:t xml:space="preserve">Suite au traitement par ICB, une population de cellules exprimant HOBIT est retrouvée dans le sang et disparait avec le temps </w:t>
        </w:r>
        <w:r w:rsidRPr="00065A05">
          <w:rPr>
            <w:rFonts w:ascii="Arial" w:hAnsi="Arial" w:cs="Arial"/>
          </w:rPr>
          <w:fldChar w:fldCharType="begin"/>
        </w:r>
      </w:ins>
      <w:ins w:id="2388" w:author="Christophe Borg" w:date="2026-08-26T12:10:00Z">
        <w:r w:rsidR="00383B27" w:rsidRPr="00F379D4">
          <w:rPr>
            <w:rFonts w:ascii="Arial" w:hAnsi="Arial" w:cs="Arial"/>
            <w:lang w:val="fr-FR"/>
            <w:rPrChange w:id="2389" w:author="Christophe Borg" w:date="2026-08-26T12:11:00Z">
              <w:rPr>
                <w:rFonts w:ascii="Arial" w:hAnsi="Arial" w:cs="Arial"/>
              </w:rPr>
            </w:rPrChange>
          </w:rPr>
          <w:instrText>HYPERLINK "C:\\Users\\xtoph\\Downloads\\Caushi_Nature_2021"</w:instrText>
        </w:r>
      </w:ins>
      <w:ins w:id="2390" w:author="LALOY Emilien" w:date="2026-08-20T16:38:00Z">
        <w:del w:id="2391" w:author="Christophe Borg" w:date="2026-08-26T12:10:00Z">
          <w:r w:rsidRPr="00065A05" w:rsidDel="00383B27">
            <w:rPr>
              <w:rFonts w:ascii="Arial" w:hAnsi="Arial" w:cs="Arial"/>
              <w:lang w:val="fr-FR"/>
            </w:rPr>
            <w:delInstrText xml:space="preserve"> HYPERLINK "Caushi_Nature_2021" </w:delInstrText>
          </w:r>
        </w:del>
        <w:r w:rsidRPr="00065A05">
          <w:rPr>
            <w:rFonts w:ascii="Arial" w:hAnsi="Arial" w:cs="Arial"/>
          </w:rPr>
          <w:fldChar w:fldCharType="separate"/>
        </w:r>
        <w:r w:rsidRPr="00065A05">
          <w:rPr>
            <w:rStyle w:val="Lienhypertexte"/>
            <w:rFonts w:ascii="Arial" w:eastAsiaTheme="majorEastAsia" w:hAnsi="Arial" w:cs="Arial"/>
            <w:lang w:val="fr-FR"/>
          </w:rPr>
          <w:t>Caushi</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Nature</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2021</w:t>
        </w:r>
        <w:r w:rsidRPr="00065A05">
          <w:rPr>
            <w:rFonts w:ascii="Arial" w:hAnsi="Arial" w:cs="Arial"/>
          </w:rPr>
          <w:fldChar w:fldCharType="end"/>
        </w:r>
        <w:r w:rsidRPr="00065A05">
          <w:rPr>
            <w:rFonts w:ascii="Arial" w:hAnsi="Arial" w:cs="Arial"/>
            <w:lang w:val="fr-FR"/>
          </w:rPr>
          <w:t xml:space="preserve">. </w:t>
        </w:r>
        <w:r w:rsidRPr="00065A05">
          <w:rPr>
            <w:rFonts w:ascii="Arial" w:hAnsi="Arial" w:cs="Arial"/>
          </w:rPr>
          <w:fldChar w:fldCharType="begin"/>
        </w:r>
      </w:ins>
      <w:ins w:id="2392" w:author="Christophe Borg" w:date="2026-08-26T12:10:00Z">
        <w:r w:rsidR="00383B27" w:rsidRPr="00F379D4">
          <w:rPr>
            <w:rFonts w:ascii="Arial" w:hAnsi="Arial" w:cs="Arial"/>
            <w:lang w:val="fr-FR"/>
            <w:rPrChange w:id="2393" w:author="Christophe Borg" w:date="2026-08-26T12:11:00Z">
              <w:rPr>
                <w:rFonts w:ascii="Arial" w:hAnsi="Arial" w:cs="Arial"/>
              </w:rPr>
            </w:rPrChange>
          </w:rPr>
          <w:instrText>HYPERLINK "C:\\Users\\xtoph\\Downloads\\Simoni_Nature_2018"</w:instrText>
        </w:r>
      </w:ins>
      <w:ins w:id="2394" w:author="LALOY Emilien" w:date="2026-08-20T16:38:00Z">
        <w:del w:id="2395" w:author="Christophe Borg" w:date="2026-08-26T12:10:00Z">
          <w:r w:rsidRPr="00065A05" w:rsidDel="00383B27">
            <w:rPr>
              <w:rFonts w:ascii="Arial" w:hAnsi="Arial" w:cs="Arial"/>
              <w:lang w:val="fr-FR"/>
            </w:rPr>
            <w:delInstrText xml:space="preserve"> HYPERLINK "Simoni_Nature_2018" </w:delInstrText>
          </w:r>
        </w:del>
        <w:r w:rsidRPr="00065A05">
          <w:rPr>
            <w:rFonts w:ascii="Arial" w:hAnsi="Arial" w:cs="Arial"/>
          </w:rPr>
          <w:fldChar w:fldCharType="separate"/>
        </w:r>
        <w:proofErr w:type="spellStart"/>
        <w:r w:rsidRPr="00065A05">
          <w:rPr>
            <w:rStyle w:val="Lienhypertexte"/>
            <w:rFonts w:ascii="Arial" w:eastAsiaTheme="majorEastAsia" w:hAnsi="Arial" w:cs="Arial"/>
            <w:lang w:val="fr-FR"/>
          </w:rPr>
          <w:t>Simoni</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Nature</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2018</w:t>
        </w:r>
        <w:r w:rsidRPr="00065A05">
          <w:rPr>
            <w:rFonts w:ascii="Arial" w:hAnsi="Arial" w:cs="Arial"/>
          </w:rPr>
          <w:fldChar w:fldCharType="end"/>
        </w:r>
        <w:r w:rsidRPr="00065A05">
          <w:rPr>
            <w:rFonts w:ascii="Arial" w:hAnsi="Arial" w:cs="Arial"/>
            <w:lang w:val="fr-FR"/>
          </w:rPr>
          <w:t xml:space="preserve"> décrivent une observation similaire avec des cellules CD39+. Ces cellules pourraient provenir des TRM </w:t>
        </w:r>
        <w:r w:rsidRPr="00065A05">
          <w:rPr>
            <w:rFonts w:ascii="Arial" w:hAnsi="Arial" w:cs="Arial"/>
          </w:rPr>
          <w:fldChar w:fldCharType="begin"/>
        </w:r>
      </w:ins>
      <w:ins w:id="2396" w:author="Christophe Borg" w:date="2026-08-26T12:10:00Z">
        <w:r w:rsidR="00383B27" w:rsidRPr="00F379D4">
          <w:rPr>
            <w:rFonts w:ascii="Arial" w:hAnsi="Arial" w:cs="Arial"/>
            <w:lang w:val="fr-FR"/>
            <w:rPrChange w:id="2397" w:author="Christophe Borg" w:date="2026-08-26T12:11:00Z">
              <w:rPr>
                <w:rFonts w:ascii="Arial" w:hAnsi="Arial" w:cs="Arial"/>
              </w:rPr>
            </w:rPrChange>
          </w:rPr>
          <w:instrText>HYPERLINK "C:\\Users\\xtoph\\Downloads\\Caushi_Nature_2021"</w:instrText>
        </w:r>
      </w:ins>
      <w:ins w:id="2398" w:author="LALOY Emilien" w:date="2026-08-20T16:38:00Z">
        <w:del w:id="2399" w:author="Christophe Borg" w:date="2026-08-26T12:10:00Z">
          <w:r w:rsidRPr="00065A05" w:rsidDel="00383B27">
            <w:rPr>
              <w:rFonts w:ascii="Arial" w:hAnsi="Arial" w:cs="Arial"/>
              <w:lang w:val="fr-FR"/>
            </w:rPr>
            <w:delInstrText xml:space="preserve"> HYPERLINK "Caushi_Nature_2021" </w:delInstrText>
          </w:r>
        </w:del>
        <w:r w:rsidRPr="00065A05">
          <w:rPr>
            <w:rFonts w:ascii="Arial" w:hAnsi="Arial" w:cs="Arial"/>
          </w:rPr>
          <w:fldChar w:fldCharType="separate"/>
        </w:r>
        <w:r w:rsidRPr="00065A05">
          <w:rPr>
            <w:rStyle w:val="Lienhypertexte"/>
            <w:rFonts w:ascii="Arial" w:eastAsiaTheme="majorEastAsia" w:hAnsi="Arial" w:cs="Arial"/>
            <w:lang w:val="fr-FR"/>
          </w:rPr>
          <w:t>Caushi</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Nature</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2021</w:t>
        </w:r>
        <w:r w:rsidRPr="00065A05">
          <w:rPr>
            <w:rFonts w:ascii="Arial" w:hAnsi="Arial" w:cs="Arial"/>
          </w:rPr>
          <w:fldChar w:fldCharType="end"/>
        </w:r>
        <w:r w:rsidRPr="00065A05">
          <w:rPr>
            <w:rFonts w:ascii="Arial" w:hAnsi="Arial" w:cs="Arial"/>
            <w:lang w:val="fr-FR"/>
          </w:rPr>
          <w:t>, et pourraient permettre une protection systémique contre le cancer.</w:t>
        </w:r>
      </w:ins>
    </w:p>
    <w:p w14:paraId="123197FE" w14:textId="77777777" w:rsidR="008257D4" w:rsidRPr="00065A05" w:rsidRDefault="008257D4" w:rsidP="008257D4">
      <w:pPr>
        <w:pStyle w:val="Titre4"/>
        <w:rPr>
          <w:ins w:id="2400" w:author="LALOY Emilien" w:date="2026-08-20T16:38:00Z"/>
          <w:lang w:val="fr-FR"/>
        </w:rPr>
      </w:pPr>
      <w:ins w:id="2401" w:author="LALOY Emilien" w:date="2026-08-20T16:38:00Z">
        <w:r w:rsidRPr="00065A05">
          <w:rPr>
            <w:lang w:val="fr-FR"/>
          </w:rPr>
          <w:t>3.2.5.2 Rôle prédictif de la réponse aux ICB de l'infiltration des tumeurs par les lymphocytes T résidents mémoires</w:t>
        </w:r>
      </w:ins>
    </w:p>
    <w:p w14:paraId="13A0B11C" w14:textId="70E5BD2D" w:rsidR="008257D4" w:rsidRPr="00065A05" w:rsidRDefault="008257D4" w:rsidP="008257D4">
      <w:pPr>
        <w:pStyle w:val="NormalWeb"/>
        <w:spacing w:line="360" w:lineRule="auto"/>
        <w:jc w:val="both"/>
        <w:rPr>
          <w:ins w:id="2402" w:author="LALOY Emilien" w:date="2026-08-20T16:38:00Z"/>
          <w:rFonts w:ascii="Arial" w:hAnsi="Arial" w:cs="Arial"/>
          <w:lang w:val="fr-FR"/>
        </w:rPr>
      </w:pPr>
      <w:ins w:id="2403" w:author="LALOY Emilien" w:date="2026-08-20T16:38:00Z">
        <w:r w:rsidRPr="00065A05">
          <w:rPr>
            <w:rFonts w:ascii="Arial" w:hAnsi="Arial" w:cs="Arial"/>
            <w:lang w:val="fr-FR"/>
          </w:rPr>
          <w:t xml:space="preserve">Tout d'abord, l'infiltration des tumeurs par les TRM semble avoir une valeur pronostique de la réponse au traitement, comme dans les cancers du sein (signature CD103+) </w:t>
        </w:r>
        <w:r w:rsidRPr="00065A05">
          <w:rPr>
            <w:rFonts w:ascii="Arial" w:hAnsi="Arial" w:cs="Arial"/>
          </w:rPr>
          <w:fldChar w:fldCharType="begin"/>
        </w:r>
      </w:ins>
      <w:ins w:id="2404" w:author="Christophe Borg" w:date="2026-08-26T12:10:00Z">
        <w:r w:rsidR="00383B27" w:rsidRPr="00F379D4">
          <w:rPr>
            <w:rFonts w:ascii="Arial" w:hAnsi="Arial" w:cs="Arial"/>
            <w:lang w:val="fr-FR"/>
            <w:rPrChange w:id="2405" w:author="Christophe Borg" w:date="2026-08-26T12:11:00Z">
              <w:rPr>
                <w:rFonts w:ascii="Arial" w:hAnsi="Arial" w:cs="Arial"/>
              </w:rPr>
            </w:rPrChange>
          </w:rPr>
          <w:instrText>HYPERLINK "C:\\Users\\xtoph\\Downloads\\Savas_NatMed_2018"</w:instrText>
        </w:r>
      </w:ins>
      <w:ins w:id="2406" w:author="LALOY Emilien" w:date="2026-08-20T16:38:00Z">
        <w:del w:id="2407" w:author="Christophe Borg" w:date="2026-08-26T12:10:00Z">
          <w:r w:rsidRPr="00065A05" w:rsidDel="00383B27">
            <w:rPr>
              <w:rFonts w:ascii="Arial" w:hAnsi="Arial" w:cs="Arial"/>
              <w:lang w:val="fr-FR"/>
            </w:rPr>
            <w:delInstrText xml:space="preserve"> HYPERLINK "Savas_NatMed_2018" </w:delInstrText>
          </w:r>
        </w:del>
        <w:r w:rsidRPr="00065A05">
          <w:rPr>
            <w:rFonts w:ascii="Arial" w:hAnsi="Arial" w:cs="Arial"/>
          </w:rPr>
          <w:fldChar w:fldCharType="separate"/>
        </w:r>
        <w:proofErr w:type="spellStart"/>
        <w:r w:rsidRPr="00065A05">
          <w:rPr>
            <w:rStyle w:val="Lienhypertexte"/>
            <w:rFonts w:ascii="Arial" w:eastAsiaTheme="majorEastAsia" w:hAnsi="Arial" w:cs="Arial"/>
            <w:lang w:val="fr-FR"/>
          </w:rPr>
          <w:t>Savas</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NatMed</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2018</w:t>
        </w:r>
        <w:r w:rsidRPr="00065A05">
          <w:rPr>
            <w:rFonts w:ascii="Arial" w:hAnsi="Arial" w:cs="Arial"/>
          </w:rPr>
          <w:fldChar w:fldCharType="end"/>
        </w:r>
        <w:r w:rsidRPr="00065A05">
          <w:rPr>
            <w:rFonts w:ascii="Arial" w:hAnsi="Arial" w:cs="Arial"/>
            <w:lang w:val="fr-FR"/>
          </w:rPr>
          <w:t xml:space="preserve"> </w:t>
        </w:r>
        <w:r w:rsidRPr="00065A05">
          <w:rPr>
            <w:rFonts w:ascii="Arial" w:hAnsi="Arial" w:cs="Arial"/>
          </w:rPr>
          <w:fldChar w:fldCharType="begin"/>
        </w:r>
      </w:ins>
      <w:ins w:id="2408" w:author="Christophe Borg" w:date="2026-08-26T12:10:00Z">
        <w:r w:rsidR="00383B27" w:rsidRPr="00F379D4">
          <w:rPr>
            <w:rFonts w:ascii="Arial" w:hAnsi="Arial" w:cs="Arial"/>
            <w:lang w:val="fr-FR"/>
            <w:rPrChange w:id="2409" w:author="Christophe Borg" w:date="2026-08-26T12:11:00Z">
              <w:rPr>
                <w:rFonts w:ascii="Arial" w:hAnsi="Arial" w:cs="Arial"/>
              </w:rPr>
            </w:rPrChange>
          </w:rPr>
          <w:instrText>HYPERLINK "C:\\Users\\xtoph\\Downloads\\Virassamy_CancerCell_2023"</w:instrText>
        </w:r>
      </w:ins>
      <w:ins w:id="2410" w:author="LALOY Emilien" w:date="2026-08-20T16:38:00Z">
        <w:del w:id="2411" w:author="Christophe Borg" w:date="2026-08-26T12:10:00Z">
          <w:r w:rsidRPr="00065A05" w:rsidDel="00383B27">
            <w:rPr>
              <w:rFonts w:ascii="Arial" w:hAnsi="Arial" w:cs="Arial"/>
              <w:lang w:val="fr-FR"/>
            </w:rPr>
            <w:delInstrText xml:space="preserve"> HYPERLINK "Virassamy_CancerCell_2023" </w:delInstrText>
          </w:r>
        </w:del>
        <w:r w:rsidRPr="00065A05">
          <w:rPr>
            <w:rFonts w:ascii="Arial" w:hAnsi="Arial" w:cs="Arial"/>
          </w:rPr>
          <w:fldChar w:fldCharType="separate"/>
        </w:r>
        <w:proofErr w:type="spellStart"/>
        <w:r w:rsidRPr="00065A05">
          <w:rPr>
            <w:rStyle w:val="Lienhypertexte"/>
            <w:rFonts w:ascii="Arial" w:eastAsiaTheme="majorEastAsia" w:hAnsi="Arial" w:cs="Arial"/>
            <w:lang w:val="fr-FR"/>
          </w:rPr>
          <w:t>Virassamy</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CancerCell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2023</w:t>
        </w:r>
        <w:r w:rsidRPr="00065A05">
          <w:rPr>
            <w:rFonts w:ascii="Arial" w:hAnsi="Arial" w:cs="Arial"/>
          </w:rPr>
          <w:fldChar w:fldCharType="end"/>
        </w:r>
        <w:r w:rsidRPr="00065A05">
          <w:rPr>
            <w:rFonts w:ascii="Arial" w:hAnsi="Arial" w:cs="Arial"/>
            <w:lang w:val="fr-FR"/>
          </w:rPr>
          <w:t xml:space="preserve">, les cancers NSCLC (TRM CD103+CD49a+, uniquement lorsque situés au sein de la tumeur) </w:t>
        </w:r>
        <w:r w:rsidRPr="00065A05">
          <w:rPr>
            <w:rFonts w:ascii="Arial" w:hAnsi="Arial" w:cs="Arial"/>
          </w:rPr>
          <w:fldChar w:fldCharType="begin"/>
        </w:r>
      </w:ins>
      <w:ins w:id="2412" w:author="Christophe Borg" w:date="2026-08-26T12:10:00Z">
        <w:r w:rsidR="00383B27" w:rsidRPr="00F379D4">
          <w:rPr>
            <w:rFonts w:ascii="Arial" w:hAnsi="Arial" w:cs="Arial"/>
            <w:lang w:val="fr-FR"/>
            <w:rPrChange w:id="2413" w:author="Christophe Borg" w:date="2026-08-26T12:11:00Z">
              <w:rPr>
                <w:rFonts w:ascii="Arial" w:hAnsi="Arial" w:cs="Arial"/>
              </w:rPr>
            </w:rPrChange>
          </w:rPr>
          <w:instrText>HYPERLINK "C:\\Users\\xtoph\\Downloads\\Paolini_JImmunotherCancer_2024"</w:instrText>
        </w:r>
      </w:ins>
      <w:ins w:id="2414" w:author="LALOY Emilien" w:date="2026-08-20T16:38:00Z">
        <w:del w:id="2415" w:author="Christophe Borg" w:date="2026-08-26T12:10:00Z">
          <w:r w:rsidRPr="00065A05" w:rsidDel="00383B27">
            <w:rPr>
              <w:rFonts w:ascii="Arial" w:hAnsi="Arial" w:cs="Arial"/>
              <w:lang w:val="fr-FR"/>
            </w:rPr>
            <w:delInstrText xml:space="preserve"> HYPERLINK "Paolini_JImmunotherCancer_2024" </w:delInstrText>
          </w:r>
        </w:del>
        <w:r w:rsidRPr="00065A05">
          <w:rPr>
            <w:rFonts w:ascii="Arial" w:hAnsi="Arial" w:cs="Arial"/>
          </w:rPr>
          <w:fldChar w:fldCharType="separate"/>
        </w:r>
        <w:proofErr w:type="spellStart"/>
        <w:r w:rsidRPr="00065A05">
          <w:rPr>
            <w:rStyle w:val="Lienhypertexte"/>
            <w:rFonts w:ascii="Arial" w:eastAsiaTheme="majorEastAsia" w:hAnsi="Arial" w:cs="Arial"/>
            <w:lang w:val="fr-FR"/>
          </w:rPr>
          <w:t>Paolini</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JImmunotherCancer</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2024</w:t>
        </w:r>
        <w:r w:rsidRPr="00065A05">
          <w:rPr>
            <w:rFonts w:ascii="Arial" w:hAnsi="Arial" w:cs="Arial"/>
          </w:rPr>
          <w:fldChar w:fldCharType="end"/>
        </w:r>
        <w:r w:rsidRPr="00065A05">
          <w:rPr>
            <w:rFonts w:ascii="Arial" w:hAnsi="Arial" w:cs="Arial"/>
            <w:lang w:val="fr-FR"/>
          </w:rPr>
          <w:t xml:space="preserve"> (TRM spécifiques d'antigènes tumoraux) </w:t>
        </w:r>
        <w:r w:rsidRPr="00065A05">
          <w:rPr>
            <w:rFonts w:ascii="Arial" w:hAnsi="Arial" w:cs="Arial"/>
          </w:rPr>
          <w:fldChar w:fldCharType="begin"/>
        </w:r>
      </w:ins>
      <w:ins w:id="2416" w:author="Christophe Borg" w:date="2026-08-26T12:10:00Z">
        <w:r w:rsidR="00383B27" w:rsidRPr="00F379D4">
          <w:rPr>
            <w:rFonts w:ascii="Arial" w:hAnsi="Arial" w:cs="Arial"/>
            <w:lang w:val="fr-FR"/>
            <w:rPrChange w:id="2417" w:author="Christophe Borg" w:date="2026-08-26T12:11:00Z">
              <w:rPr>
                <w:rFonts w:ascii="Arial" w:hAnsi="Arial" w:cs="Arial"/>
              </w:rPr>
            </w:rPrChange>
          </w:rPr>
          <w:instrText>HYPERLINK "C:\\Users\\xtoph\\Downloads\\Caushi_Nature_2021"</w:instrText>
        </w:r>
      </w:ins>
      <w:ins w:id="2418" w:author="LALOY Emilien" w:date="2026-08-20T16:38:00Z">
        <w:del w:id="2419" w:author="Christophe Borg" w:date="2026-08-26T12:10:00Z">
          <w:r w:rsidRPr="00065A05" w:rsidDel="00383B27">
            <w:rPr>
              <w:rFonts w:ascii="Arial" w:hAnsi="Arial" w:cs="Arial"/>
              <w:lang w:val="fr-FR"/>
            </w:rPr>
            <w:delInstrText xml:space="preserve"> HYPERLINK "Caushi_Nature_2021" </w:delInstrText>
          </w:r>
        </w:del>
        <w:r w:rsidRPr="00065A05">
          <w:rPr>
            <w:rFonts w:ascii="Arial" w:hAnsi="Arial" w:cs="Arial"/>
          </w:rPr>
          <w:fldChar w:fldCharType="separate"/>
        </w:r>
        <w:r w:rsidRPr="00065A05">
          <w:rPr>
            <w:rStyle w:val="Lienhypertexte"/>
            <w:rFonts w:ascii="Arial" w:eastAsiaTheme="majorEastAsia" w:hAnsi="Arial" w:cs="Arial"/>
            <w:lang w:val="fr-FR"/>
          </w:rPr>
          <w:t>Caushi</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Nature</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2021</w:t>
        </w:r>
        <w:r w:rsidRPr="00065A05">
          <w:rPr>
            <w:rFonts w:ascii="Arial" w:hAnsi="Arial" w:cs="Arial"/>
          </w:rPr>
          <w:fldChar w:fldCharType="end"/>
        </w:r>
        <w:r w:rsidRPr="00065A05">
          <w:rPr>
            <w:rFonts w:ascii="Arial" w:hAnsi="Arial" w:cs="Arial"/>
            <w:lang w:val="fr-FR"/>
          </w:rPr>
          <w:t>. Les TRM des patients qui répondent aux immunothérapie</w:t>
        </w:r>
        <w:r>
          <w:rPr>
            <w:rFonts w:ascii="Arial" w:hAnsi="Arial" w:cs="Arial"/>
            <w:lang w:val="fr-FR"/>
          </w:rPr>
          <w:t>s</w:t>
        </w:r>
        <w:r w:rsidRPr="00065A05">
          <w:rPr>
            <w:rFonts w:ascii="Arial" w:hAnsi="Arial" w:cs="Arial"/>
            <w:lang w:val="fr-FR"/>
          </w:rPr>
          <w:t xml:space="preserve"> dans les cancers NSCLC ont un ph</w:t>
        </w:r>
        <w:r>
          <w:rPr>
            <w:rFonts w:ascii="Arial" w:hAnsi="Arial" w:cs="Arial"/>
            <w:lang w:val="fr-FR"/>
          </w:rPr>
          <w:t>é</w:t>
        </w:r>
        <w:r w:rsidRPr="00065A05">
          <w:rPr>
            <w:rFonts w:ascii="Arial" w:hAnsi="Arial" w:cs="Arial"/>
            <w:lang w:val="fr-FR"/>
          </w:rPr>
          <w:t xml:space="preserve">notype stem-like (TCF1, CD127) alors que les TRM des patients qui ne répondent pas ont un phénotype plus épuisé (TOX2, CTLA4, TIM3, CD39) </w:t>
        </w:r>
        <w:r w:rsidRPr="00065A05">
          <w:rPr>
            <w:rFonts w:ascii="Arial" w:hAnsi="Arial" w:cs="Arial"/>
          </w:rPr>
          <w:fldChar w:fldCharType="begin"/>
        </w:r>
      </w:ins>
      <w:ins w:id="2420" w:author="Christophe Borg" w:date="2026-08-26T12:10:00Z">
        <w:r w:rsidR="00383B27" w:rsidRPr="00F379D4">
          <w:rPr>
            <w:rFonts w:ascii="Arial" w:hAnsi="Arial" w:cs="Arial"/>
            <w:lang w:val="fr-FR"/>
            <w:rPrChange w:id="2421" w:author="Christophe Borg" w:date="2026-08-26T12:11:00Z">
              <w:rPr>
                <w:rFonts w:ascii="Arial" w:hAnsi="Arial" w:cs="Arial"/>
              </w:rPr>
            </w:rPrChange>
          </w:rPr>
          <w:instrText>HYPERLINK "C:\\Users\\xtoph\\Downloads\\Caushi_Nature_2021"</w:instrText>
        </w:r>
      </w:ins>
      <w:ins w:id="2422" w:author="LALOY Emilien" w:date="2026-08-20T16:38:00Z">
        <w:del w:id="2423" w:author="Christophe Borg" w:date="2026-08-26T12:10:00Z">
          <w:r w:rsidRPr="00065A05" w:rsidDel="00383B27">
            <w:rPr>
              <w:rFonts w:ascii="Arial" w:hAnsi="Arial" w:cs="Arial"/>
              <w:lang w:val="fr-FR"/>
            </w:rPr>
            <w:delInstrText xml:space="preserve"> HYPERLINK "Caushi_Nature_2021" </w:delInstrText>
          </w:r>
        </w:del>
        <w:r w:rsidRPr="00065A05">
          <w:rPr>
            <w:rFonts w:ascii="Arial" w:hAnsi="Arial" w:cs="Arial"/>
          </w:rPr>
          <w:fldChar w:fldCharType="separate"/>
        </w:r>
        <w:r w:rsidRPr="00065A05">
          <w:rPr>
            <w:rStyle w:val="Lienhypertexte"/>
            <w:rFonts w:ascii="Arial" w:eastAsiaTheme="majorEastAsia" w:hAnsi="Arial" w:cs="Arial"/>
            <w:lang w:val="fr-FR"/>
          </w:rPr>
          <w:t>Caushi</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Nature</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2021</w:t>
        </w:r>
        <w:r w:rsidRPr="00065A05">
          <w:rPr>
            <w:rFonts w:ascii="Arial" w:hAnsi="Arial" w:cs="Arial"/>
          </w:rPr>
          <w:fldChar w:fldCharType="end"/>
        </w:r>
        <w:r w:rsidRPr="00065A05">
          <w:rPr>
            <w:rFonts w:ascii="Arial" w:hAnsi="Arial" w:cs="Arial"/>
            <w:lang w:val="fr-FR"/>
          </w:rPr>
          <w:t>..</w:t>
        </w:r>
      </w:ins>
    </w:p>
    <w:p w14:paraId="16B73DBD" w14:textId="1BBCB5D1" w:rsidR="008257D4" w:rsidRPr="00065A05" w:rsidRDefault="008257D4" w:rsidP="008257D4">
      <w:pPr>
        <w:pStyle w:val="NormalWeb"/>
        <w:spacing w:line="360" w:lineRule="auto"/>
        <w:jc w:val="both"/>
        <w:rPr>
          <w:ins w:id="2424" w:author="LALOY Emilien" w:date="2026-08-20T16:38:00Z"/>
          <w:rFonts w:ascii="Arial" w:hAnsi="Arial" w:cs="Arial"/>
          <w:lang w:val="fr-FR"/>
        </w:rPr>
      </w:pPr>
      <w:ins w:id="2425" w:author="LALOY Emilien" w:date="2026-08-20T16:38:00Z">
        <w:r w:rsidRPr="00065A05">
          <w:rPr>
            <w:rFonts w:ascii="Arial" w:hAnsi="Arial" w:cs="Arial"/>
            <w:lang w:val="fr-FR"/>
          </w:rPr>
          <w:lastRenderedPageBreak/>
          <w:t xml:space="preserve">L'efficacité des TRM dans le contexte d'immunothérapie peut varier. Par exemple, des souris répondent mieux aux traitements par anti-PD1 lorsque la signalisation de l'hypoxie est forcée dans les TRM </w:t>
        </w:r>
        <w:r w:rsidRPr="00065A05">
          <w:rPr>
            <w:rFonts w:ascii="Arial" w:hAnsi="Arial" w:cs="Arial"/>
          </w:rPr>
          <w:fldChar w:fldCharType="begin"/>
        </w:r>
      </w:ins>
      <w:ins w:id="2426" w:author="Christophe Borg" w:date="2026-08-26T12:10:00Z">
        <w:r w:rsidR="00383B27" w:rsidRPr="00F379D4">
          <w:rPr>
            <w:rFonts w:ascii="Arial" w:hAnsi="Arial" w:cs="Arial"/>
            <w:lang w:val="fr-FR"/>
            <w:rPrChange w:id="2427" w:author="Christophe Borg" w:date="2026-08-26T12:11:00Z">
              <w:rPr>
                <w:rFonts w:ascii="Arial" w:hAnsi="Arial" w:cs="Arial"/>
              </w:rPr>
            </w:rPrChange>
          </w:rPr>
          <w:instrText>HYPERLINK "C:\\Users\\xtoph\\Downloads\\Liikanen_JClinInvest_2021"</w:instrText>
        </w:r>
      </w:ins>
      <w:ins w:id="2428" w:author="LALOY Emilien" w:date="2026-08-20T16:38:00Z">
        <w:del w:id="2429" w:author="Christophe Borg" w:date="2026-08-26T12:10:00Z">
          <w:r w:rsidRPr="00065A05" w:rsidDel="00383B27">
            <w:rPr>
              <w:rFonts w:ascii="Arial" w:hAnsi="Arial" w:cs="Arial"/>
              <w:lang w:val="fr-FR"/>
            </w:rPr>
            <w:delInstrText xml:space="preserve"> HYPERLINK "Liikanen_JClinInvest_2021" </w:delInstrText>
          </w:r>
        </w:del>
        <w:r w:rsidRPr="00065A05">
          <w:rPr>
            <w:rFonts w:ascii="Arial" w:hAnsi="Arial" w:cs="Arial"/>
          </w:rPr>
          <w:fldChar w:fldCharType="separate"/>
        </w:r>
        <w:r w:rsidRPr="00065A05">
          <w:rPr>
            <w:rStyle w:val="Lienhypertexte"/>
            <w:rFonts w:ascii="Arial" w:eastAsiaTheme="majorEastAsia" w:hAnsi="Arial" w:cs="Arial"/>
            <w:lang w:val="fr-FR"/>
          </w:rPr>
          <w:t>Liikanen</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JClinInvest</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2021</w:t>
        </w:r>
        <w:r w:rsidRPr="00065A05">
          <w:rPr>
            <w:rFonts w:ascii="Arial" w:hAnsi="Arial" w:cs="Arial"/>
          </w:rPr>
          <w:fldChar w:fldCharType="end"/>
        </w:r>
        <w:r w:rsidRPr="00065A05">
          <w:rPr>
            <w:rFonts w:ascii="Arial" w:hAnsi="Arial" w:cs="Arial"/>
            <w:lang w:val="fr-FR"/>
          </w:rPr>
          <w:t xml:space="preserve">. </w:t>
        </w:r>
        <w:r w:rsidRPr="00065A05">
          <w:rPr>
            <w:rFonts w:ascii="Arial" w:hAnsi="Arial" w:cs="Arial"/>
          </w:rPr>
          <w:fldChar w:fldCharType="begin"/>
        </w:r>
      </w:ins>
      <w:ins w:id="2430" w:author="Christophe Borg" w:date="2026-08-26T12:10:00Z">
        <w:r w:rsidR="00383B27" w:rsidRPr="00F379D4">
          <w:rPr>
            <w:rFonts w:ascii="Arial" w:hAnsi="Arial" w:cs="Arial"/>
            <w:lang w:val="fr-FR"/>
            <w:rPrChange w:id="2431" w:author="Christophe Borg" w:date="2026-08-26T12:11:00Z">
              <w:rPr>
                <w:rFonts w:ascii="Arial" w:hAnsi="Arial" w:cs="Arial"/>
              </w:rPr>
            </w:rPrChange>
          </w:rPr>
          <w:instrText>HYPERLINK "C:\\Users\\xtoph\\Downloads\\Hu_Gastroenterology_2024"</w:instrText>
        </w:r>
      </w:ins>
      <w:ins w:id="2432" w:author="LALOY Emilien" w:date="2026-08-20T16:38:00Z">
        <w:del w:id="2433" w:author="Christophe Borg" w:date="2026-08-26T12:10:00Z">
          <w:r w:rsidRPr="00065A05" w:rsidDel="00383B27">
            <w:rPr>
              <w:rFonts w:ascii="Arial" w:hAnsi="Arial" w:cs="Arial"/>
              <w:lang w:val="fr-FR"/>
            </w:rPr>
            <w:delInstrText xml:space="preserve"> HYPERLINK "Hu_Gastroenterology_2024" </w:delInstrText>
          </w:r>
        </w:del>
        <w:r w:rsidRPr="00065A05">
          <w:rPr>
            <w:rFonts w:ascii="Arial" w:hAnsi="Arial" w:cs="Arial"/>
          </w:rPr>
          <w:fldChar w:fldCharType="separate"/>
        </w:r>
        <w:r w:rsidRPr="00065A05">
          <w:rPr>
            <w:rStyle w:val="Lienhypertexte"/>
            <w:rFonts w:ascii="Arial" w:eastAsiaTheme="majorEastAsia" w:hAnsi="Arial" w:cs="Arial"/>
            <w:lang w:val="fr-FR"/>
          </w:rPr>
          <w:t>Hu</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Gastroenterology</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2024</w:t>
        </w:r>
        <w:r w:rsidRPr="00065A05">
          <w:rPr>
            <w:rFonts w:ascii="Arial" w:hAnsi="Arial" w:cs="Arial"/>
          </w:rPr>
          <w:fldChar w:fldCharType="end"/>
        </w:r>
        <w:r w:rsidRPr="00065A05">
          <w:rPr>
            <w:rFonts w:ascii="Arial" w:hAnsi="Arial" w:cs="Arial"/>
            <w:lang w:val="fr-FR"/>
          </w:rPr>
          <w:t xml:space="preserve"> décrivent que les lymphocytes B peuvent améliorer l'activité des TRM et leur réponse aux ICB </w:t>
        </w:r>
        <w:r w:rsidRPr="00065A05">
          <w:rPr>
            <w:rStyle w:val="Accentuation"/>
            <w:rFonts w:ascii="Arial" w:hAnsi="Arial" w:cs="Arial"/>
            <w:lang w:val="fr-FR"/>
          </w:rPr>
          <w:t>via</w:t>
        </w:r>
        <w:r w:rsidRPr="00065A05">
          <w:rPr>
            <w:rFonts w:ascii="Arial" w:hAnsi="Arial" w:cs="Arial"/>
            <w:lang w:val="fr-FR"/>
          </w:rPr>
          <w:t xml:space="preserve"> LT1/TNFR2 et la glycolyse.</w:t>
        </w:r>
      </w:ins>
    </w:p>
    <w:p w14:paraId="0EC848D7" w14:textId="77777777" w:rsidR="008257D4" w:rsidRPr="008257D4" w:rsidRDefault="008257D4" w:rsidP="008257D4">
      <w:pPr>
        <w:pStyle w:val="Titre3"/>
        <w:rPr>
          <w:ins w:id="2434" w:author="LALOY Emilien" w:date="2026-08-20T16:38:00Z"/>
          <w:lang w:val="fr-FR"/>
          <w:rPrChange w:id="2435" w:author="LALOY Emilien" w:date="2026-08-20T16:38:00Z">
            <w:rPr>
              <w:ins w:id="2436" w:author="LALOY Emilien" w:date="2026-08-20T16:38:00Z"/>
            </w:rPr>
          </w:rPrChange>
        </w:rPr>
      </w:pPr>
      <w:bookmarkStart w:id="2437" w:name="_Toc238137525"/>
      <w:ins w:id="2438" w:author="LALOY Emilien" w:date="2026-08-20T16:38:00Z">
        <w:r w:rsidRPr="008257D4">
          <w:rPr>
            <w:lang w:val="fr-FR"/>
            <w:rPrChange w:id="2439" w:author="LALOY Emilien" w:date="2026-08-20T16:38:00Z">
              <w:rPr/>
            </w:rPrChange>
          </w:rPr>
          <w:t>3.2.6 Distinction entre TRM et TEX</w:t>
        </w:r>
        <w:bookmarkEnd w:id="2437"/>
      </w:ins>
    </w:p>
    <w:p w14:paraId="349F1707" w14:textId="10D6BBEE" w:rsidR="008257D4" w:rsidRPr="00065A05" w:rsidRDefault="008257D4" w:rsidP="008257D4">
      <w:pPr>
        <w:pStyle w:val="NormalWeb"/>
        <w:spacing w:line="360" w:lineRule="auto"/>
        <w:jc w:val="both"/>
        <w:rPr>
          <w:ins w:id="2440" w:author="LALOY Emilien" w:date="2026-08-20T16:38:00Z"/>
          <w:rFonts w:ascii="Arial" w:hAnsi="Arial" w:cs="Arial"/>
          <w:lang w:val="fr-FR"/>
        </w:rPr>
      </w:pPr>
      <w:ins w:id="2441" w:author="LALOY Emilien" w:date="2026-08-20T16:38:00Z">
        <w:r w:rsidRPr="00065A05">
          <w:rPr>
            <w:rFonts w:ascii="Arial" w:hAnsi="Arial" w:cs="Arial"/>
            <w:lang w:val="fr-FR"/>
          </w:rPr>
          <w:t xml:space="preserve">Dans un article paru en 2026, </w:t>
        </w:r>
        <w:r w:rsidRPr="00065A05">
          <w:rPr>
            <w:rFonts w:ascii="Arial" w:hAnsi="Arial" w:cs="Arial"/>
          </w:rPr>
          <w:fldChar w:fldCharType="begin"/>
        </w:r>
      </w:ins>
      <w:ins w:id="2442" w:author="Christophe Borg" w:date="2026-08-26T12:10:00Z">
        <w:r w:rsidR="00383B27" w:rsidRPr="00F379D4">
          <w:rPr>
            <w:rFonts w:ascii="Arial" w:hAnsi="Arial" w:cs="Arial"/>
            <w:lang w:val="fr-FR"/>
            <w:rPrChange w:id="2443" w:author="Christophe Borg" w:date="2026-08-26T12:11:00Z">
              <w:rPr>
                <w:rFonts w:ascii="Arial" w:hAnsi="Arial" w:cs="Arial"/>
              </w:rPr>
            </w:rPrChange>
          </w:rPr>
          <w:instrText>HYPERLINK "C:\\Users\\xtoph\\Downloads\\Burn_NatImmunol_2026"</w:instrText>
        </w:r>
      </w:ins>
      <w:ins w:id="2444" w:author="LALOY Emilien" w:date="2026-08-20T16:38:00Z">
        <w:del w:id="2445" w:author="Christophe Borg" w:date="2026-08-26T12:10:00Z">
          <w:r w:rsidRPr="00065A05" w:rsidDel="00383B27">
            <w:rPr>
              <w:rFonts w:ascii="Arial" w:hAnsi="Arial" w:cs="Arial"/>
              <w:lang w:val="fr-FR"/>
            </w:rPr>
            <w:delInstrText xml:space="preserve"> HYPERLINK "Burn_NatImmunol_2026" </w:delInstrText>
          </w:r>
        </w:del>
        <w:r w:rsidRPr="00065A05">
          <w:rPr>
            <w:rFonts w:ascii="Arial" w:hAnsi="Arial" w:cs="Arial"/>
          </w:rPr>
          <w:fldChar w:fldCharType="separate"/>
        </w:r>
        <w:r w:rsidRPr="00065A05">
          <w:rPr>
            <w:rStyle w:val="Lienhypertexte"/>
            <w:rFonts w:ascii="Arial" w:eastAsiaTheme="majorEastAsia" w:hAnsi="Arial" w:cs="Arial"/>
            <w:lang w:val="fr-FR"/>
          </w:rPr>
          <w:t>Burn</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r w:rsidRPr="00065A05">
          <w:rPr>
            <w:rFonts w:ascii="Arial" w:hAnsi="Arial" w:cs="Arial"/>
          </w:rPr>
          <w:fldChar w:fldCharType="end"/>
        </w:r>
        <w:r w:rsidRPr="00065A05">
          <w:rPr>
            <w:rFonts w:ascii="Arial" w:hAnsi="Arial" w:cs="Arial"/>
            <w:lang w:val="fr-FR"/>
          </w:rPr>
          <w:t xml:space="preserve"> explique que les lymphocytes T au sein des tumeurs sont une population hétérogène composé de TRM et de TEX, et que ces deux populations ont été confondues dans les publications des dernières années. En effet, les TEX présentent de nombreux signes de résidence et les marqueurs et signatures couramment utilisées ne permettent pas de distinguer les TEX des TRM </w:t>
        </w:r>
        <w:r w:rsidRPr="00065A05">
          <w:rPr>
            <w:rFonts w:ascii="Arial" w:hAnsi="Arial" w:cs="Arial"/>
          </w:rPr>
          <w:fldChar w:fldCharType="begin"/>
        </w:r>
      </w:ins>
      <w:ins w:id="2446" w:author="Christophe Borg" w:date="2026-08-26T12:10:00Z">
        <w:r w:rsidR="00383B27" w:rsidRPr="00F379D4">
          <w:rPr>
            <w:rFonts w:ascii="Arial" w:hAnsi="Arial" w:cs="Arial"/>
            <w:lang w:val="fr-FR"/>
            <w:rPrChange w:id="2447" w:author="Christophe Borg" w:date="2026-08-26T12:11:00Z">
              <w:rPr>
                <w:rFonts w:ascii="Arial" w:hAnsi="Arial" w:cs="Arial"/>
              </w:rPr>
            </w:rPrChange>
          </w:rPr>
          <w:instrText>HYPERLINK "C:\\Users\\xtoph\\Downloads\\Burn_NatImmunol_2026"</w:instrText>
        </w:r>
      </w:ins>
      <w:ins w:id="2448" w:author="LALOY Emilien" w:date="2026-08-20T16:38:00Z">
        <w:del w:id="2449" w:author="Christophe Borg" w:date="2026-08-26T12:10:00Z">
          <w:r w:rsidRPr="00065A05" w:rsidDel="00383B27">
            <w:rPr>
              <w:rFonts w:ascii="Arial" w:hAnsi="Arial" w:cs="Arial"/>
              <w:lang w:val="fr-FR"/>
            </w:rPr>
            <w:delInstrText xml:space="preserve"> HYPERLINK "Burn_NatImmunol_2026" </w:delInstrText>
          </w:r>
        </w:del>
        <w:r w:rsidRPr="00065A05">
          <w:rPr>
            <w:rFonts w:ascii="Arial" w:hAnsi="Arial" w:cs="Arial"/>
          </w:rPr>
          <w:fldChar w:fldCharType="separate"/>
        </w:r>
        <w:r w:rsidRPr="00065A05">
          <w:rPr>
            <w:rStyle w:val="Lienhypertexte"/>
            <w:rFonts w:ascii="Arial" w:eastAsiaTheme="majorEastAsia" w:hAnsi="Arial" w:cs="Arial"/>
            <w:lang w:val="fr-FR"/>
          </w:rPr>
          <w:t>Burn</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r w:rsidRPr="00065A05">
          <w:rPr>
            <w:rFonts w:ascii="Arial" w:hAnsi="Arial" w:cs="Arial"/>
          </w:rPr>
          <w:fldChar w:fldCharType="end"/>
        </w:r>
        <w:r w:rsidRPr="00065A05">
          <w:rPr>
            <w:rFonts w:ascii="Arial" w:hAnsi="Arial" w:cs="Arial"/>
            <w:lang w:val="fr-FR"/>
          </w:rPr>
          <w:t>. En raisonnant que les TRM sont générés suite à la mise en place d'une réponse mémoire, mais que les TEX sont générés dans le cadre d'un contact chronique avec l'antigène, cette équipe a étudié les cellules provenant de tissu sain ou cancéreux, et s'est intéressé aux différences entre les TRM et les TEX.</w:t>
        </w:r>
      </w:ins>
    </w:p>
    <w:p w14:paraId="564346DA" w14:textId="472AB4B1" w:rsidR="008257D4" w:rsidRPr="00065A05" w:rsidRDefault="008257D4" w:rsidP="008257D4">
      <w:pPr>
        <w:pStyle w:val="NormalWeb"/>
        <w:spacing w:line="360" w:lineRule="auto"/>
        <w:jc w:val="both"/>
        <w:rPr>
          <w:ins w:id="2450" w:author="LALOY Emilien" w:date="2026-08-20T16:38:00Z"/>
          <w:rFonts w:ascii="Arial" w:hAnsi="Arial" w:cs="Arial"/>
          <w:lang w:val="fr-FR"/>
        </w:rPr>
      </w:pPr>
      <w:ins w:id="2451" w:author="LALOY Emilien" w:date="2026-08-20T16:38:00Z">
        <w:r w:rsidRPr="00065A05">
          <w:rPr>
            <w:rFonts w:ascii="Arial" w:hAnsi="Arial" w:cs="Arial"/>
            <w:lang w:val="fr-FR"/>
          </w:rPr>
          <w:t xml:space="preserve">Les différences étaient les suivantes : alors que les TEX étaient spécifiques des antigènes tumoraux, les TRM des antigènes viraux et les deux populations ne présentaient pas de séquences TCR partagées </w:t>
        </w:r>
        <w:r w:rsidRPr="00065A05">
          <w:rPr>
            <w:rFonts w:ascii="Arial" w:hAnsi="Arial" w:cs="Arial"/>
          </w:rPr>
          <w:fldChar w:fldCharType="begin"/>
        </w:r>
      </w:ins>
      <w:ins w:id="2452" w:author="Christophe Borg" w:date="2026-08-26T12:10:00Z">
        <w:r w:rsidR="00383B27" w:rsidRPr="00F379D4">
          <w:rPr>
            <w:rFonts w:ascii="Arial" w:hAnsi="Arial" w:cs="Arial"/>
            <w:lang w:val="fr-FR"/>
            <w:rPrChange w:id="2453" w:author="Christophe Borg" w:date="2026-08-26T12:11:00Z">
              <w:rPr>
                <w:rFonts w:ascii="Arial" w:hAnsi="Arial" w:cs="Arial"/>
              </w:rPr>
            </w:rPrChange>
          </w:rPr>
          <w:instrText>HYPERLINK "C:\\Users\\xtoph\\Downloads\\Burn_NatImmunol_2026"</w:instrText>
        </w:r>
      </w:ins>
      <w:ins w:id="2454" w:author="LALOY Emilien" w:date="2026-08-20T16:38:00Z">
        <w:del w:id="2455" w:author="Christophe Borg" w:date="2026-08-26T12:10:00Z">
          <w:r w:rsidRPr="00065A05" w:rsidDel="00383B27">
            <w:rPr>
              <w:rFonts w:ascii="Arial" w:hAnsi="Arial" w:cs="Arial"/>
              <w:lang w:val="fr-FR"/>
            </w:rPr>
            <w:delInstrText xml:space="preserve"> HYPERLINK "Burn_NatImmunol_2026" </w:delInstrText>
          </w:r>
        </w:del>
        <w:r w:rsidRPr="00065A05">
          <w:rPr>
            <w:rFonts w:ascii="Arial" w:hAnsi="Arial" w:cs="Arial"/>
          </w:rPr>
          <w:fldChar w:fldCharType="separate"/>
        </w:r>
        <w:r w:rsidRPr="00065A05">
          <w:rPr>
            <w:rStyle w:val="Lienhypertexte"/>
            <w:rFonts w:ascii="Arial" w:eastAsiaTheme="majorEastAsia" w:hAnsi="Arial" w:cs="Arial"/>
            <w:lang w:val="fr-FR"/>
          </w:rPr>
          <w:t>Burn</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r w:rsidRPr="00065A05">
          <w:rPr>
            <w:rFonts w:ascii="Arial" w:hAnsi="Arial" w:cs="Arial"/>
          </w:rPr>
          <w:fldChar w:fldCharType="end"/>
        </w:r>
        <w:r w:rsidRPr="00065A05">
          <w:rPr>
            <w:rFonts w:ascii="Arial" w:hAnsi="Arial" w:cs="Arial"/>
            <w:lang w:val="fr-FR"/>
          </w:rPr>
          <w:t xml:space="preserve">. Les TRM étaient surtout retrouvés dans les tissus sains, et les TEX dans les tissus tumoraux </w:t>
        </w:r>
        <w:r w:rsidRPr="00065A05">
          <w:rPr>
            <w:rFonts w:ascii="Arial" w:hAnsi="Arial" w:cs="Arial"/>
          </w:rPr>
          <w:fldChar w:fldCharType="begin"/>
        </w:r>
      </w:ins>
      <w:ins w:id="2456" w:author="Christophe Borg" w:date="2026-08-26T12:10:00Z">
        <w:r w:rsidR="00383B27" w:rsidRPr="00F379D4">
          <w:rPr>
            <w:rFonts w:ascii="Arial" w:hAnsi="Arial" w:cs="Arial"/>
            <w:lang w:val="fr-FR"/>
            <w:rPrChange w:id="2457" w:author="Christophe Borg" w:date="2026-08-26T12:11:00Z">
              <w:rPr>
                <w:rFonts w:ascii="Arial" w:hAnsi="Arial" w:cs="Arial"/>
              </w:rPr>
            </w:rPrChange>
          </w:rPr>
          <w:instrText>HYPERLINK "C:\\Users\\xtoph\\Downloads\\Burn_NatImmunol_2026"</w:instrText>
        </w:r>
      </w:ins>
      <w:ins w:id="2458" w:author="LALOY Emilien" w:date="2026-08-20T16:38:00Z">
        <w:del w:id="2459" w:author="Christophe Borg" w:date="2026-08-26T12:10:00Z">
          <w:r w:rsidRPr="00065A05" w:rsidDel="00383B27">
            <w:rPr>
              <w:rFonts w:ascii="Arial" w:hAnsi="Arial" w:cs="Arial"/>
              <w:lang w:val="fr-FR"/>
            </w:rPr>
            <w:delInstrText xml:space="preserve"> HYPERLINK "Burn_NatImmunol_2026" </w:delInstrText>
          </w:r>
        </w:del>
        <w:r w:rsidRPr="00065A05">
          <w:rPr>
            <w:rFonts w:ascii="Arial" w:hAnsi="Arial" w:cs="Arial"/>
          </w:rPr>
          <w:fldChar w:fldCharType="separate"/>
        </w:r>
        <w:r w:rsidRPr="00065A05">
          <w:rPr>
            <w:rStyle w:val="Lienhypertexte"/>
            <w:rFonts w:ascii="Arial" w:eastAsiaTheme="majorEastAsia" w:hAnsi="Arial" w:cs="Arial"/>
            <w:lang w:val="fr-FR"/>
          </w:rPr>
          <w:t>Burn</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r w:rsidRPr="00065A05">
          <w:rPr>
            <w:rFonts w:ascii="Arial" w:hAnsi="Arial" w:cs="Arial"/>
          </w:rPr>
          <w:fldChar w:fldCharType="end"/>
        </w:r>
        <w:r w:rsidRPr="00065A05">
          <w:rPr>
            <w:rFonts w:ascii="Arial" w:hAnsi="Arial" w:cs="Arial"/>
            <w:lang w:val="fr-FR"/>
          </w:rPr>
          <w:t xml:space="preserve">. Cependant, les deux populations avaient une origine commune, et la seule chose qui semblait les dissocier étaient la signalisation TCR, plus forte dans les TEX </w:t>
        </w:r>
        <w:r w:rsidRPr="00065A05">
          <w:rPr>
            <w:rFonts w:ascii="Arial" w:hAnsi="Arial" w:cs="Arial"/>
          </w:rPr>
          <w:fldChar w:fldCharType="begin"/>
        </w:r>
      </w:ins>
      <w:ins w:id="2460" w:author="Christophe Borg" w:date="2026-08-26T12:10:00Z">
        <w:r w:rsidR="00383B27" w:rsidRPr="00F379D4">
          <w:rPr>
            <w:rFonts w:ascii="Arial" w:hAnsi="Arial" w:cs="Arial"/>
            <w:lang w:val="fr-FR"/>
            <w:rPrChange w:id="2461" w:author="Christophe Borg" w:date="2026-08-26T12:11:00Z">
              <w:rPr>
                <w:rFonts w:ascii="Arial" w:hAnsi="Arial" w:cs="Arial"/>
              </w:rPr>
            </w:rPrChange>
          </w:rPr>
          <w:instrText>HYPERLINK "C:\\Users\\xtoph\\Downloads\\Burn_NatImmunol_2026"</w:instrText>
        </w:r>
      </w:ins>
      <w:ins w:id="2462" w:author="LALOY Emilien" w:date="2026-08-20T16:38:00Z">
        <w:del w:id="2463" w:author="Christophe Borg" w:date="2026-08-26T12:10:00Z">
          <w:r w:rsidRPr="00065A05" w:rsidDel="00383B27">
            <w:rPr>
              <w:rFonts w:ascii="Arial" w:hAnsi="Arial" w:cs="Arial"/>
              <w:lang w:val="fr-FR"/>
            </w:rPr>
            <w:delInstrText xml:space="preserve"> HYPERLINK "Burn_NatImmunol_2026" </w:delInstrText>
          </w:r>
        </w:del>
        <w:r w:rsidRPr="00065A05">
          <w:rPr>
            <w:rFonts w:ascii="Arial" w:hAnsi="Arial" w:cs="Arial"/>
          </w:rPr>
          <w:fldChar w:fldCharType="separate"/>
        </w:r>
        <w:r w:rsidRPr="00065A05">
          <w:rPr>
            <w:rStyle w:val="Lienhypertexte"/>
            <w:rFonts w:ascii="Arial" w:eastAsiaTheme="majorEastAsia" w:hAnsi="Arial" w:cs="Arial"/>
            <w:lang w:val="fr-FR"/>
          </w:rPr>
          <w:t>Burn</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r w:rsidRPr="00065A05">
          <w:rPr>
            <w:rFonts w:ascii="Arial" w:hAnsi="Arial" w:cs="Arial"/>
          </w:rPr>
          <w:fldChar w:fldCharType="end"/>
        </w:r>
        <w:r w:rsidRPr="00065A05">
          <w:rPr>
            <w:rFonts w:ascii="Arial" w:hAnsi="Arial" w:cs="Arial"/>
            <w:lang w:val="fr-FR"/>
          </w:rPr>
          <w:t xml:space="preserve">. De plus, les deux populations pouvaient se trans-différencier vers l'autre population en l'absence ou présence d'antigène </w:t>
        </w:r>
        <w:r w:rsidRPr="00065A05">
          <w:rPr>
            <w:rFonts w:ascii="Arial" w:hAnsi="Arial" w:cs="Arial"/>
          </w:rPr>
          <w:fldChar w:fldCharType="begin"/>
        </w:r>
      </w:ins>
      <w:ins w:id="2464" w:author="Christophe Borg" w:date="2026-08-26T12:10:00Z">
        <w:r w:rsidR="00383B27" w:rsidRPr="00F379D4">
          <w:rPr>
            <w:rFonts w:ascii="Arial" w:hAnsi="Arial" w:cs="Arial"/>
            <w:lang w:val="fr-FR"/>
            <w:rPrChange w:id="2465" w:author="Christophe Borg" w:date="2026-08-26T12:11:00Z">
              <w:rPr>
                <w:rFonts w:ascii="Arial" w:hAnsi="Arial" w:cs="Arial"/>
              </w:rPr>
            </w:rPrChange>
          </w:rPr>
          <w:instrText>HYPERLINK "C:\\Users\\xtoph\\Downloads\\Burn_NatImmunol_2026"</w:instrText>
        </w:r>
      </w:ins>
      <w:ins w:id="2466" w:author="LALOY Emilien" w:date="2026-08-20T16:38:00Z">
        <w:del w:id="2467" w:author="Christophe Borg" w:date="2026-08-26T12:10:00Z">
          <w:r w:rsidRPr="00065A05" w:rsidDel="00383B27">
            <w:rPr>
              <w:rFonts w:ascii="Arial" w:hAnsi="Arial" w:cs="Arial"/>
              <w:lang w:val="fr-FR"/>
            </w:rPr>
            <w:delInstrText xml:space="preserve"> HYPERLINK "Burn_NatImmunol_2026" </w:delInstrText>
          </w:r>
        </w:del>
        <w:r w:rsidRPr="00065A05">
          <w:rPr>
            <w:rFonts w:ascii="Arial" w:hAnsi="Arial" w:cs="Arial"/>
          </w:rPr>
          <w:fldChar w:fldCharType="separate"/>
        </w:r>
        <w:r w:rsidRPr="00065A05">
          <w:rPr>
            <w:rStyle w:val="Lienhypertexte"/>
            <w:rFonts w:ascii="Arial" w:eastAsiaTheme="majorEastAsia" w:hAnsi="Arial" w:cs="Arial"/>
            <w:lang w:val="fr-FR"/>
          </w:rPr>
          <w:t>Burn</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r w:rsidRPr="00065A05">
          <w:rPr>
            <w:rFonts w:ascii="Arial" w:hAnsi="Arial" w:cs="Arial"/>
          </w:rPr>
          <w:fldChar w:fldCharType="end"/>
        </w:r>
        <w:r w:rsidRPr="00065A05">
          <w:rPr>
            <w:rFonts w:ascii="Arial" w:hAnsi="Arial" w:cs="Arial"/>
            <w:lang w:val="fr-FR"/>
          </w:rPr>
          <w:t>.</w:t>
        </w:r>
      </w:ins>
    </w:p>
    <w:p w14:paraId="6E01F4D5" w14:textId="07F30B82" w:rsidR="008257D4" w:rsidRPr="00065A05" w:rsidRDefault="008257D4" w:rsidP="008257D4">
      <w:pPr>
        <w:pStyle w:val="NormalWeb"/>
        <w:spacing w:line="360" w:lineRule="auto"/>
        <w:jc w:val="both"/>
        <w:rPr>
          <w:ins w:id="2468" w:author="LALOY Emilien" w:date="2026-08-20T16:38:00Z"/>
          <w:rFonts w:ascii="Arial" w:hAnsi="Arial" w:cs="Arial"/>
          <w:lang w:val="fr-FR"/>
        </w:rPr>
      </w:pPr>
      <w:ins w:id="2469" w:author="LALOY Emilien" w:date="2026-08-20T16:38:00Z">
        <w:r w:rsidRPr="00065A05">
          <w:rPr>
            <w:rFonts w:ascii="Arial" w:hAnsi="Arial" w:cs="Arial"/>
            <w:lang w:val="fr-FR"/>
          </w:rPr>
          <w:t>Ces résultat</w:t>
        </w:r>
        <w:r>
          <w:rPr>
            <w:rFonts w:ascii="Arial" w:hAnsi="Arial" w:cs="Arial"/>
            <w:lang w:val="fr-FR"/>
          </w:rPr>
          <w:t>s</w:t>
        </w:r>
        <w:r w:rsidRPr="00065A05">
          <w:rPr>
            <w:rFonts w:ascii="Arial" w:hAnsi="Arial" w:cs="Arial"/>
            <w:lang w:val="fr-FR"/>
          </w:rPr>
          <w:t xml:space="preserve"> semblent indiquer que les TRM dans les tumeurs correspondent soit des lymphocytes </w:t>
        </w:r>
        <w:proofErr w:type="spellStart"/>
        <w:r w:rsidRPr="00065A05">
          <w:rPr>
            <w:rFonts w:ascii="Arial" w:hAnsi="Arial" w:cs="Arial"/>
            <w:lang w:val="fr-FR"/>
          </w:rPr>
          <w:t>bystander</w:t>
        </w:r>
        <w:proofErr w:type="spellEnd"/>
        <w:r w:rsidRPr="00065A05">
          <w:rPr>
            <w:rFonts w:ascii="Arial" w:hAnsi="Arial" w:cs="Arial"/>
            <w:lang w:val="fr-FR"/>
          </w:rPr>
          <w:t xml:space="preserve">, soit des lymphocytes qui n'ont pas accès à leur antigène, par ségrégation spatiale ou par </w:t>
        </w:r>
        <w:proofErr w:type="spellStart"/>
        <w:r w:rsidRPr="00065A05">
          <w:rPr>
            <w:rFonts w:ascii="Arial" w:hAnsi="Arial" w:cs="Arial"/>
            <w:lang w:val="fr-FR"/>
          </w:rPr>
          <w:t>immunoédition</w:t>
        </w:r>
        <w:proofErr w:type="spellEnd"/>
        <w:r w:rsidRPr="00065A05">
          <w:rPr>
            <w:rFonts w:ascii="Arial" w:hAnsi="Arial" w:cs="Arial"/>
            <w:lang w:val="fr-FR"/>
          </w:rPr>
          <w:t xml:space="preserve"> suite à la pression immunologique </w:t>
        </w:r>
        <w:r w:rsidRPr="00065A05">
          <w:rPr>
            <w:rFonts w:ascii="Arial" w:hAnsi="Arial" w:cs="Arial"/>
          </w:rPr>
          <w:fldChar w:fldCharType="begin"/>
        </w:r>
      </w:ins>
      <w:ins w:id="2470" w:author="Christophe Borg" w:date="2026-08-26T12:10:00Z">
        <w:r w:rsidR="00383B27" w:rsidRPr="00F379D4">
          <w:rPr>
            <w:rFonts w:ascii="Arial" w:hAnsi="Arial" w:cs="Arial"/>
            <w:lang w:val="fr-FR"/>
            <w:rPrChange w:id="2471" w:author="Christophe Borg" w:date="2026-08-26T12:11:00Z">
              <w:rPr>
                <w:rFonts w:ascii="Arial" w:hAnsi="Arial" w:cs="Arial"/>
              </w:rPr>
            </w:rPrChange>
          </w:rPr>
          <w:instrText>HYPERLINK "C:\\Users\\xtoph\\Downloads\\Burn_NatImmunol_2026"</w:instrText>
        </w:r>
      </w:ins>
      <w:ins w:id="2472" w:author="LALOY Emilien" w:date="2026-08-20T16:38:00Z">
        <w:del w:id="2473" w:author="Christophe Borg" w:date="2026-08-26T12:10:00Z">
          <w:r w:rsidRPr="00065A05" w:rsidDel="00383B27">
            <w:rPr>
              <w:rFonts w:ascii="Arial" w:hAnsi="Arial" w:cs="Arial"/>
              <w:lang w:val="fr-FR"/>
            </w:rPr>
            <w:delInstrText xml:space="preserve"> HYPERLINK "Burn_NatImmunol_2026" </w:delInstrText>
          </w:r>
        </w:del>
        <w:r w:rsidRPr="00065A05">
          <w:rPr>
            <w:rFonts w:ascii="Arial" w:hAnsi="Arial" w:cs="Arial"/>
          </w:rPr>
          <w:fldChar w:fldCharType="separate"/>
        </w:r>
        <w:r w:rsidRPr="00065A05">
          <w:rPr>
            <w:rStyle w:val="Lienhypertexte"/>
            <w:rFonts w:ascii="Arial" w:eastAsiaTheme="majorEastAsia" w:hAnsi="Arial" w:cs="Arial"/>
            <w:lang w:val="fr-FR"/>
          </w:rPr>
          <w:t>Burn</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r w:rsidRPr="00065A05">
          <w:rPr>
            <w:rFonts w:ascii="Arial" w:hAnsi="Arial" w:cs="Arial"/>
          </w:rPr>
          <w:fldChar w:fldCharType="end"/>
        </w:r>
        <w:r w:rsidRPr="00065A05">
          <w:rPr>
            <w:rFonts w:ascii="Arial" w:hAnsi="Arial" w:cs="Arial"/>
            <w:lang w:val="fr-FR"/>
          </w:rPr>
          <w:t>. Dans le but de générer un consensus pour les études à venir, deux signatures applicable</w:t>
        </w:r>
        <w:r>
          <w:rPr>
            <w:rFonts w:ascii="Arial" w:hAnsi="Arial" w:cs="Arial"/>
            <w:lang w:val="fr-FR"/>
          </w:rPr>
          <w:t>s</w:t>
        </w:r>
        <w:r w:rsidRPr="00065A05">
          <w:rPr>
            <w:rFonts w:ascii="Arial" w:hAnsi="Arial" w:cs="Arial"/>
            <w:lang w:val="fr-FR"/>
          </w:rPr>
          <w:t xml:space="preserve"> de manière pan-cancer ont été générées </w:t>
        </w:r>
        <w:r w:rsidRPr="00065A05">
          <w:rPr>
            <w:rFonts w:ascii="Arial" w:hAnsi="Arial" w:cs="Arial"/>
          </w:rPr>
          <w:fldChar w:fldCharType="begin"/>
        </w:r>
      </w:ins>
      <w:ins w:id="2474" w:author="Christophe Borg" w:date="2026-08-26T12:10:00Z">
        <w:r w:rsidR="00383B27" w:rsidRPr="00F379D4">
          <w:rPr>
            <w:rFonts w:ascii="Arial" w:hAnsi="Arial" w:cs="Arial"/>
            <w:lang w:val="fr-FR"/>
            <w:rPrChange w:id="2475" w:author="Christophe Borg" w:date="2026-08-26T12:11:00Z">
              <w:rPr>
                <w:rFonts w:ascii="Arial" w:hAnsi="Arial" w:cs="Arial"/>
              </w:rPr>
            </w:rPrChange>
          </w:rPr>
          <w:instrText>HYPERLINK "C:\\Users\\xtoph\\Downloads\\Burn_NatImmunol_2026"</w:instrText>
        </w:r>
      </w:ins>
      <w:ins w:id="2476" w:author="LALOY Emilien" w:date="2026-08-20T16:38:00Z">
        <w:del w:id="2477" w:author="Christophe Borg" w:date="2026-08-26T12:10:00Z">
          <w:r w:rsidRPr="00065A05" w:rsidDel="00383B27">
            <w:rPr>
              <w:rFonts w:ascii="Arial" w:hAnsi="Arial" w:cs="Arial"/>
              <w:lang w:val="fr-FR"/>
            </w:rPr>
            <w:delInstrText xml:space="preserve"> HYPERLINK "Burn_NatImmunol_2026" </w:delInstrText>
          </w:r>
        </w:del>
        <w:r w:rsidRPr="00065A05">
          <w:rPr>
            <w:rFonts w:ascii="Arial" w:hAnsi="Arial" w:cs="Arial"/>
          </w:rPr>
          <w:fldChar w:fldCharType="separate"/>
        </w:r>
        <w:r w:rsidRPr="00065A05">
          <w:rPr>
            <w:rStyle w:val="Lienhypertexte"/>
            <w:rFonts w:ascii="Arial" w:eastAsiaTheme="majorEastAsia" w:hAnsi="Arial" w:cs="Arial"/>
            <w:lang w:val="fr-FR"/>
          </w:rPr>
          <w:t>Burn</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r w:rsidRPr="00065A05">
          <w:rPr>
            <w:rFonts w:ascii="Arial" w:hAnsi="Arial" w:cs="Arial"/>
          </w:rPr>
          <w:fldChar w:fldCharType="end"/>
        </w:r>
        <w:r w:rsidRPr="00065A05">
          <w:rPr>
            <w:rFonts w:ascii="Arial" w:hAnsi="Arial" w:cs="Arial"/>
            <w:lang w:val="fr-FR"/>
          </w:rPr>
          <w:t>.</w:t>
        </w:r>
      </w:ins>
    </w:p>
    <w:p w14:paraId="5C1A6ED6" w14:textId="585FFC83" w:rsidR="008257D4" w:rsidRPr="00065A05" w:rsidRDefault="008257D4" w:rsidP="008257D4">
      <w:pPr>
        <w:pStyle w:val="NormalWeb"/>
        <w:spacing w:line="360" w:lineRule="auto"/>
        <w:jc w:val="both"/>
        <w:rPr>
          <w:ins w:id="2478" w:author="LALOY Emilien" w:date="2026-08-20T16:38:00Z"/>
          <w:rFonts w:ascii="Arial" w:hAnsi="Arial" w:cs="Arial"/>
          <w:lang w:val="fr-FR"/>
        </w:rPr>
      </w:pPr>
      <w:ins w:id="2479" w:author="LALOY Emilien" w:date="2026-08-20T16:38:00Z">
        <w:r w:rsidRPr="00065A05">
          <w:rPr>
            <w:rFonts w:ascii="Arial" w:hAnsi="Arial" w:cs="Arial"/>
            <w:lang w:val="fr-FR"/>
          </w:rPr>
          <w:lastRenderedPageBreak/>
          <w:t xml:space="preserve">Une autre étude sur le sujet a été réalisée par </w:t>
        </w:r>
        <w:r w:rsidRPr="00065A05">
          <w:rPr>
            <w:rFonts w:ascii="Arial" w:hAnsi="Arial" w:cs="Arial"/>
          </w:rPr>
          <w:fldChar w:fldCharType="begin"/>
        </w:r>
      </w:ins>
      <w:ins w:id="2480" w:author="Christophe Borg" w:date="2026-08-26T12:10:00Z">
        <w:r w:rsidR="00383B27" w:rsidRPr="00F379D4">
          <w:rPr>
            <w:rFonts w:ascii="Arial" w:hAnsi="Arial" w:cs="Arial"/>
            <w:lang w:val="fr-FR"/>
            <w:rPrChange w:id="2481" w:author="Christophe Borg" w:date="2026-08-26T12:11:00Z">
              <w:rPr>
                <w:rFonts w:ascii="Arial" w:hAnsi="Arial" w:cs="Arial"/>
              </w:rPr>
            </w:rPrChange>
          </w:rPr>
          <w:instrText>HYPERLINK "C:\\Users\\xtoph\\Downloads\\Park_NatImmunol_2026"</w:instrText>
        </w:r>
      </w:ins>
      <w:ins w:id="2482" w:author="LALOY Emilien" w:date="2026-08-20T16:38:00Z">
        <w:del w:id="2483" w:author="Christophe Borg" w:date="2026-08-26T12:10:00Z">
          <w:r w:rsidRPr="00065A05" w:rsidDel="00383B27">
            <w:rPr>
              <w:rFonts w:ascii="Arial" w:hAnsi="Arial" w:cs="Arial"/>
              <w:lang w:val="fr-FR"/>
            </w:rPr>
            <w:delInstrText xml:space="preserve"> HYPERLINK "Park_NatImmunol_2026" </w:delInstrText>
          </w:r>
        </w:del>
        <w:r w:rsidRPr="00065A05">
          <w:rPr>
            <w:rFonts w:ascii="Arial" w:hAnsi="Arial" w:cs="Arial"/>
          </w:rPr>
          <w:fldChar w:fldCharType="separate"/>
        </w:r>
        <w:r w:rsidRPr="00065A05">
          <w:rPr>
            <w:rStyle w:val="Lienhypertexte"/>
            <w:rFonts w:ascii="Arial" w:eastAsiaTheme="majorEastAsia" w:hAnsi="Arial" w:cs="Arial"/>
            <w:lang w:val="fr-FR"/>
          </w:rPr>
          <w:t>Park</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r w:rsidRPr="00065A05">
          <w:rPr>
            <w:rFonts w:ascii="Arial" w:hAnsi="Arial" w:cs="Arial"/>
          </w:rPr>
          <w:fldChar w:fldCharType="end"/>
        </w:r>
        <w:r w:rsidRPr="00065A05">
          <w:rPr>
            <w:rFonts w:ascii="Arial" w:hAnsi="Arial" w:cs="Arial"/>
            <w:lang w:val="fr-FR"/>
          </w:rPr>
          <w:t xml:space="preserve">. Dans cette étude, les TRM générés par infection LCVM Arm sont comparés aux TEX générés par infection LCMV Cl13. Bien que les TRM et les TEX partagent l'expression de nombreuses protéines, et surtout de protéines de résidence, leur transcriptome et leur épigénome reste largement différent </w:t>
        </w:r>
        <w:r w:rsidRPr="00065A05">
          <w:rPr>
            <w:rFonts w:ascii="Arial" w:hAnsi="Arial" w:cs="Arial"/>
          </w:rPr>
          <w:fldChar w:fldCharType="begin"/>
        </w:r>
      </w:ins>
      <w:ins w:id="2484" w:author="Christophe Borg" w:date="2026-08-26T12:10:00Z">
        <w:r w:rsidR="00383B27" w:rsidRPr="00F379D4">
          <w:rPr>
            <w:rFonts w:ascii="Arial" w:hAnsi="Arial" w:cs="Arial"/>
            <w:lang w:val="fr-FR"/>
            <w:rPrChange w:id="2485" w:author="Christophe Borg" w:date="2026-08-26T12:11:00Z">
              <w:rPr>
                <w:rFonts w:ascii="Arial" w:hAnsi="Arial" w:cs="Arial"/>
              </w:rPr>
            </w:rPrChange>
          </w:rPr>
          <w:instrText>HYPERLINK "C:\\Users\\xtoph\\Downloads\\Park_NatImmunol_2026"</w:instrText>
        </w:r>
      </w:ins>
      <w:ins w:id="2486" w:author="LALOY Emilien" w:date="2026-08-20T16:38:00Z">
        <w:del w:id="2487" w:author="Christophe Borg" w:date="2026-08-26T12:10:00Z">
          <w:r w:rsidRPr="00065A05" w:rsidDel="00383B27">
            <w:rPr>
              <w:rFonts w:ascii="Arial" w:hAnsi="Arial" w:cs="Arial"/>
              <w:lang w:val="fr-FR"/>
            </w:rPr>
            <w:delInstrText xml:space="preserve"> HYPERLINK "Park_NatImmunol_2026" </w:delInstrText>
          </w:r>
        </w:del>
        <w:r w:rsidRPr="00065A05">
          <w:rPr>
            <w:rFonts w:ascii="Arial" w:hAnsi="Arial" w:cs="Arial"/>
          </w:rPr>
          <w:fldChar w:fldCharType="separate"/>
        </w:r>
        <w:r w:rsidRPr="00065A05">
          <w:rPr>
            <w:rStyle w:val="Lienhypertexte"/>
            <w:rFonts w:ascii="Arial" w:eastAsiaTheme="majorEastAsia" w:hAnsi="Arial" w:cs="Arial"/>
            <w:lang w:val="fr-FR"/>
          </w:rPr>
          <w:t>Park</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r w:rsidRPr="00065A05">
          <w:rPr>
            <w:rFonts w:ascii="Arial" w:hAnsi="Arial" w:cs="Arial"/>
          </w:rPr>
          <w:fldChar w:fldCharType="end"/>
        </w:r>
        <w:r w:rsidRPr="00065A05">
          <w:rPr>
            <w:rFonts w:ascii="Arial" w:hAnsi="Arial" w:cs="Arial"/>
            <w:lang w:val="fr-FR"/>
          </w:rPr>
          <w:t xml:space="preserve">. Les deux populations dépendent de RUNX3, HOBIT et BLIMP1, mais seuls les TEX dépendent de TOX </w:t>
        </w:r>
        <w:r w:rsidRPr="00065A05">
          <w:rPr>
            <w:rFonts w:ascii="Arial" w:hAnsi="Arial" w:cs="Arial"/>
          </w:rPr>
          <w:fldChar w:fldCharType="begin"/>
        </w:r>
      </w:ins>
      <w:ins w:id="2488" w:author="Christophe Borg" w:date="2026-08-26T12:10:00Z">
        <w:r w:rsidR="00383B27" w:rsidRPr="00F379D4">
          <w:rPr>
            <w:rFonts w:ascii="Arial" w:hAnsi="Arial" w:cs="Arial"/>
            <w:lang w:val="fr-FR"/>
            <w:rPrChange w:id="2489" w:author="Christophe Borg" w:date="2026-08-26T12:11:00Z">
              <w:rPr>
                <w:rFonts w:ascii="Arial" w:hAnsi="Arial" w:cs="Arial"/>
              </w:rPr>
            </w:rPrChange>
          </w:rPr>
          <w:instrText>HYPERLINK "C:\\Users\\xtoph\\Downloads\\Park_NatImmunol_2026"</w:instrText>
        </w:r>
      </w:ins>
      <w:ins w:id="2490" w:author="LALOY Emilien" w:date="2026-08-20T16:38:00Z">
        <w:del w:id="2491" w:author="Christophe Borg" w:date="2026-08-26T12:10:00Z">
          <w:r w:rsidRPr="00065A05" w:rsidDel="00383B27">
            <w:rPr>
              <w:rFonts w:ascii="Arial" w:hAnsi="Arial" w:cs="Arial"/>
              <w:lang w:val="fr-FR"/>
            </w:rPr>
            <w:delInstrText xml:space="preserve"> HYPERLINK "Park_NatImmunol_2026" </w:delInstrText>
          </w:r>
        </w:del>
        <w:r w:rsidRPr="00065A05">
          <w:rPr>
            <w:rFonts w:ascii="Arial" w:hAnsi="Arial" w:cs="Arial"/>
          </w:rPr>
          <w:fldChar w:fldCharType="separate"/>
        </w:r>
        <w:r w:rsidRPr="00065A05">
          <w:rPr>
            <w:rStyle w:val="Lienhypertexte"/>
            <w:rFonts w:ascii="Arial" w:eastAsiaTheme="majorEastAsia" w:hAnsi="Arial" w:cs="Arial"/>
            <w:lang w:val="fr-FR"/>
          </w:rPr>
          <w:t>Park</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r w:rsidRPr="00065A05">
          <w:rPr>
            <w:rFonts w:ascii="Arial" w:hAnsi="Arial" w:cs="Arial"/>
          </w:rPr>
          <w:fldChar w:fldCharType="end"/>
        </w:r>
        <w:r w:rsidRPr="00065A05">
          <w:rPr>
            <w:rFonts w:ascii="Arial" w:hAnsi="Arial" w:cs="Arial"/>
            <w:lang w:val="fr-FR"/>
          </w:rPr>
          <w:t>. Il est possible de mettre en place des signatures de gènes capable</w:t>
        </w:r>
        <w:r>
          <w:rPr>
            <w:rFonts w:ascii="Arial" w:hAnsi="Arial" w:cs="Arial"/>
            <w:lang w:val="fr-FR"/>
          </w:rPr>
          <w:t>s</w:t>
        </w:r>
        <w:r w:rsidRPr="00065A05">
          <w:rPr>
            <w:rFonts w:ascii="Arial" w:hAnsi="Arial" w:cs="Arial"/>
            <w:lang w:val="fr-FR"/>
          </w:rPr>
          <w:t xml:space="preserve"> de distinguer les TRM des TEX, et les marqueurs protéiques les plus efficaces sont CD73 pour les TRM et CD200R pour les TEX, respectivement </w:t>
        </w:r>
        <w:r w:rsidRPr="00065A05">
          <w:rPr>
            <w:rFonts w:ascii="Arial" w:hAnsi="Arial" w:cs="Arial"/>
          </w:rPr>
          <w:fldChar w:fldCharType="begin"/>
        </w:r>
      </w:ins>
      <w:ins w:id="2492" w:author="Christophe Borg" w:date="2026-08-26T12:10:00Z">
        <w:r w:rsidR="00383B27" w:rsidRPr="00F379D4">
          <w:rPr>
            <w:rFonts w:ascii="Arial" w:hAnsi="Arial" w:cs="Arial"/>
            <w:lang w:val="fr-FR"/>
            <w:rPrChange w:id="2493" w:author="Christophe Borg" w:date="2026-08-26T12:11:00Z">
              <w:rPr>
                <w:rFonts w:ascii="Arial" w:hAnsi="Arial" w:cs="Arial"/>
              </w:rPr>
            </w:rPrChange>
          </w:rPr>
          <w:instrText>HYPERLINK "C:\\Users\\xtoph\\Downloads\\Park_NatImmunol_2026"</w:instrText>
        </w:r>
      </w:ins>
      <w:ins w:id="2494" w:author="LALOY Emilien" w:date="2026-08-20T16:38:00Z">
        <w:del w:id="2495" w:author="Christophe Borg" w:date="2026-08-26T12:10:00Z">
          <w:r w:rsidRPr="00065A05" w:rsidDel="00383B27">
            <w:rPr>
              <w:rFonts w:ascii="Arial" w:hAnsi="Arial" w:cs="Arial"/>
              <w:lang w:val="fr-FR"/>
            </w:rPr>
            <w:delInstrText xml:space="preserve"> HYPERLINK "Park_NatImmunol_2026" </w:delInstrText>
          </w:r>
        </w:del>
        <w:r w:rsidRPr="00065A05">
          <w:rPr>
            <w:rFonts w:ascii="Arial" w:hAnsi="Arial" w:cs="Arial"/>
          </w:rPr>
          <w:fldChar w:fldCharType="separate"/>
        </w:r>
        <w:r w:rsidRPr="00065A05">
          <w:rPr>
            <w:rStyle w:val="Lienhypertexte"/>
            <w:rFonts w:ascii="Arial" w:eastAsiaTheme="majorEastAsia" w:hAnsi="Arial" w:cs="Arial"/>
            <w:lang w:val="fr-FR"/>
          </w:rPr>
          <w:t>Park</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r w:rsidRPr="00065A05">
          <w:rPr>
            <w:rFonts w:ascii="Arial" w:hAnsi="Arial" w:cs="Arial"/>
          </w:rPr>
          <w:fldChar w:fldCharType="end"/>
        </w:r>
        <w:r w:rsidRPr="00065A05">
          <w:rPr>
            <w:rFonts w:ascii="Arial" w:hAnsi="Arial" w:cs="Arial"/>
            <w:lang w:val="fr-FR"/>
          </w:rPr>
          <w:t>.</w:t>
        </w:r>
        <w:r w:rsidRPr="00065A05">
          <w:rPr>
            <w:rFonts w:ascii="Arial" w:hAnsi="Arial" w:cs="Arial"/>
            <w:lang w:val="fr-FR"/>
          </w:rPr>
          <w:br/>
          <w:t xml:space="preserve">Bien que les TRM et les TEX partagent l'expression de nombreuses protéines, et surtout de protéines de résidence, leur transcriptome et leur épigénome reste largement différent </w:t>
        </w:r>
        <w:r w:rsidRPr="00065A05">
          <w:rPr>
            <w:rFonts w:ascii="Arial" w:hAnsi="Arial" w:cs="Arial"/>
          </w:rPr>
          <w:fldChar w:fldCharType="begin"/>
        </w:r>
      </w:ins>
      <w:ins w:id="2496" w:author="Christophe Borg" w:date="2026-08-26T12:10:00Z">
        <w:r w:rsidR="00383B27" w:rsidRPr="00F379D4">
          <w:rPr>
            <w:rFonts w:ascii="Arial" w:hAnsi="Arial" w:cs="Arial"/>
            <w:lang w:val="fr-FR"/>
            <w:rPrChange w:id="2497" w:author="Christophe Borg" w:date="2026-08-26T12:11:00Z">
              <w:rPr>
                <w:rFonts w:ascii="Arial" w:hAnsi="Arial" w:cs="Arial"/>
              </w:rPr>
            </w:rPrChange>
          </w:rPr>
          <w:instrText>HYPERLINK "C:\\Users\\xtoph\\Downloads\\Park_NatImmunol_2026"</w:instrText>
        </w:r>
      </w:ins>
      <w:ins w:id="2498" w:author="LALOY Emilien" w:date="2026-08-20T16:38:00Z">
        <w:del w:id="2499" w:author="Christophe Borg" w:date="2026-08-26T12:10:00Z">
          <w:r w:rsidRPr="00065A05" w:rsidDel="00383B27">
            <w:rPr>
              <w:rFonts w:ascii="Arial" w:hAnsi="Arial" w:cs="Arial"/>
              <w:lang w:val="fr-FR"/>
            </w:rPr>
            <w:delInstrText xml:space="preserve"> HYPERLINK "Park_NatImmunol_2026" </w:delInstrText>
          </w:r>
        </w:del>
        <w:r w:rsidRPr="00065A05">
          <w:rPr>
            <w:rFonts w:ascii="Arial" w:hAnsi="Arial" w:cs="Arial"/>
          </w:rPr>
          <w:fldChar w:fldCharType="separate"/>
        </w:r>
        <w:r w:rsidRPr="00065A05">
          <w:rPr>
            <w:rStyle w:val="Lienhypertexte"/>
            <w:rFonts w:ascii="Arial" w:eastAsiaTheme="majorEastAsia" w:hAnsi="Arial" w:cs="Arial"/>
            <w:lang w:val="fr-FR"/>
          </w:rPr>
          <w:t>Park</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r w:rsidRPr="00065A05">
          <w:rPr>
            <w:rFonts w:ascii="Arial" w:hAnsi="Arial" w:cs="Arial"/>
          </w:rPr>
          <w:fldChar w:fldCharType="end"/>
        </w:r>
        <w:r w:rsidRPr="00065A05">
          <w:rPr>
            <w:rFonts w:ascii="Arial" w:hAnsi="Arial" w:cs="Arial"/>
            <w:lang w:val="fr-FR"/>
          </w:rPr>
          <w:t xml:space="preserve">. Les deux populations dépendent de RUNX3, HOBIT et BLIMP1, mais seuls les TEX dépendent de TOX </w:t>
        </w:r>
        <w:r w:rsidRPr="00065A05">
          <w:rPr>
            <w:rFonts w:ascii="Arial" w:hAnsi="Arial" w:cs="Arial"/>
          </w:rPr>
          <w:fldChar w:fldCharType="begin"/>
        </w:r>
      </w:ins>
      <w:ins w:id="2500" w:author="Christophe Borg" w:date="2026-08-26T12:10:00Z">
        <w:r w:rsidR="00383B27" w:rsidRPr="00F379D4">
          <w:rPr>
            <w:rFonts w:ascii="Arial" w:hAnsi="Arial" w:cs="Arial"/>
            <w:lang w:val="fr-FR"/>
            <w:rPrChange w:id="2501" w:author="Christophe Borg" w:date="2026-08-26T12:11:00Z">
              <w:rPr>
                <w:rFonts w:ascii="Arial" w:hAnsi="Arial" w:cs="Arial"/>
              </w:rPr>
            </w:rPrChange>
          </w:rPr>
          <w:instrText>HYPERLINK "C:\\Users\\xtoph\\Downloads\\Park_NatImmunol_2026"</w:instrText>
        </w:r>
      </w:ins>
      <w:ins w:id="2502" w:author="LALOY Emilien" w:date="2026-08-20T16:38:00Z">
        <w:del w:id="2503" w:author="Christophe Borg" w:date="2026-08-26T12:10:00Z">
          <w:r w:rsidRPr="00065A05" w:rsidDel="00383B27">
            <w:rPr>
              <w:rFonts w:ascii="Arial" w:hAnsi="Arial" w:cs="Arial"/>
              <w:lang w:val="fr-FR"/>
            </w:rPr>
            <w:delInstrText xml:space="preserve"> HYPERLINK "Park_NatImmunol_2026" </w:delInstrText>
          </w:r>
        </w:del>
        <w:r w:rsidRPr="00065A05">
          <w:rPr>
            <w:rFonts w:ascii="Arial" w:hAnsi="Arial" w:cs="Arial"/>
          </w:rPr>
          <w:fldChar w:fldCharType="separate"/>
        </w:r>
        <w:r w:rsidRPr="00065A05">
          <w:rPr>
            <w:rStyle w:val="Lienhypertexte"/>
            <w:rFonts w:ascii="Arial" w:eastAsiaTheme="majorEastAsia" w:hAnsi="Arial" w:cs="Arial"/>
            <w:lang w:val="fr-FR"/>
          </w:rPr>
          <w:t>Park</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r w:rsidRPr="00065A05">
          <w:rPr>
            <w:rFonts w:ascii="Arial" w:hAnsi="Arial" w:cs="Arial"/>
          </w:rPr>
          <w:fldChar w:fldCharType="end"/>
        </w:r>
        <w:r w:rsidRPr="00065A05">
          <w:rPr>
            <w:rFonts w:ascii="Arial" w:hAnsi="Arial" w:cs="Arial"/>
            <w:lang w:val="fr-FR"/>
          </w:rPr>
          <w:t xml:space="preserve">. Il est possible de mettre en place des signatures de gènes capable de distinguer les TRM des TEX, et les marqueurs protéiques les plus efficaces sont CD73 pour les TRM et CD200R pour les TEX, respectivement </w:t>
        </w:r>
        <w:r w:rsidRPr="00065A05">
          <w:rPr>
            <w:rFonts w:ascii="Arial" w:hAnsi="Arial" w:cs="Arial"/>
          </w:rPr>
          <w:fldChar w:fldCharType="begin"/>
        </w:r>
      </w:ins>
      <w:ins w:id="2504" w:author="Christophe Borg" w:date="2026-08-26T12:10:00Z">
        <w:r w:rsidR="00383B27" w:rsidRPr="00F379D4">
          <w:rPr>
            <w:rFonts w:ascii="Arial" w:hAnsi="Arial" w:cs="Arial"/>
            <w:lang w:val="fr-FR"/>
            <w:rPrChange w:id="2505" w:author="Christophe Borg" w:date="2026-08-26T12:11:00Z">
              <w:rPr>
                <w:rFonts w:ascii="Arial" w:hAnsi="Arial" w:cs="Arial"/>
              </w:rPr>
            </w:rPrChange>
          </w:rPr>
          <w:instrText>HYPERLINK "C:\\Users\\xtoph\\Downloads\\Park_NatImmunol_2026"</w:instrText>
        </w:r>
      </w:ins>
      <w:ins w:id="2506" w:author="LALOY Emilien" w:date="2026-08-20T16:38:00Z">
        <w:del w:id="2507" w:author="Christophe Borg" w:date="2026-08-26T12:10:00Z">
          <w:r w:rsidRPr="00065A05" w:rsidDel="00383B27">
            <w:rPr>
              <w:rFonts w:ascii="Arial" w:hAnsi="Arial" w:cs="Arial"/>
              <w:lang w:val="fr-FR"/>
            </w:rPr>
            <w:delInstrText xml:space="preserve"> HYPERLINK "Park_NatImmunol_2026" </w:delInstrText>
          </w:r>
        </w:del>
        <w:r w:rsidRPr="00065A05">
          <w:rPr>
            <w:rFonts w:ascii="Arial" w:hAnsi="Arial" w:cs="Arial"/>
          </w:rPr>
          <w:fldChar w:fldCharType="separate"/>
        </w:r>
        <w:r w:rsidRPr="00065A05">
          <w:rPr>
            <w:rStyle w:val="Lienhypertexte"/>
            <w:rFonts w:ascii="Arial" w:eastAsiaTheme="majorEastAsia" w:hAnsi="Arial" w:cs="Arial"/>
            <w:lang w:val="fr-FR"/>
          </w:rPr>
          <w:t>Park</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r w:rsidRPr="00065A05">
          <w:rPr>
            <w:rFonts w:ascii="Arial" w:hAnsi="Arial" w:cs="Arial"/>
          </w:rPr>
          <w:fldChar w:fldCharType="end"/>
        </w:r>
        <w:r w:rsidRPr="00065A05">
          <w:rPr>
            <w:rFonts w:ascii="Arial" w:hAnsi="Arial" w:cs="Arial"/>
            <w:lang w:val="fr-FR"/>
          </w:rPr>
          <w:t>.</w:t>
        </w:r>
      </w:ins>
    </w:p>
    <w:p w14:paraId="7D1AF176" w14:textId="51C61CDC" w:rsidR="008257D4" w:rsidRPr="00065A05" w:rsidRDefault="008257D4" w:rsidP="008257D4">
      <w:pPr>
        <w:pStyle w:val="NormalWeb"/>
        <w:spacing w:line="360" w:lineRule="auto"/>
        <w:jc w:val="both"/>
        <w:rPr>
          <w:ins w:id="2508" w:author="LALOY Emilien" w:date="2026-08-20T16:38:00Z"/>
          <w:rFonts w:ascii="Arial" w:eastAsiaTheme="majorEastAsia" w:hAnsi="Arial" w:cs="Arial"/>
          <w:b/>
          <w:color w:val="2F5496" w:themeColor="accent1" w:themeShade="BF"/>
          <w:lang w:val="fr-FR" w:eastAsia="en-US"/>
        </w:rPr>
      </w:pPr>
      <w:ins w:id="2509" w:author="LALOY Emilien" w:date="2026-08-20T16:38:00Z">
        <w:r w:rsidRPr="00065A05">
          <w:rPr>
            <w:rFonts w:ascii="Arial" w:hAnsi="Arial" w:cs="Arial"/>
            <w:lang w:val="fr-FR"/>
          </w:rPr>
          <w:t xml:space="preserve">Cette distinction est aussi constatée dans le consensus écrit par </w:t>
        </w:r>
        <w:r w:rsidRPr="00065A05">
          <w:rPr>
            <w:rFonts w:ascii="Arial" w:hAnsi="Arial" w:cs="Arial"/>
          </w:rPr>
          <w:fldChar w:fldCharType="begin"/>
        </w:r>
      </w:ins>
      <w:ins w:id="2510" w:author="Christophe Borg" w:date="2026-08-26T12:10:00Z">
        <w:r w:rsidR="00383B27" w:rsidRPr="00F379D4">
          <w:rPr>
            <w:rFonts w:ascii="Arial" w:hAnsi="Arial" w:cs="Arial"/>
            <w:lang w:val="fr-FR"/>
            <w:rPrChange w:id="2511" w:author="Christophe Borg" w:date="2026-08-26T12:11:00Z">
              <w:rPr>
                <w:rFonts w:ascii="Arial" w:hAnsi="Arial" w:cs="Arial"/>
              </w:rPr>
            </w:rPrChange>
          </w:rPr>
          <w:instrText>HYPERLINK "C:\\Users\\xtoph\\Downloads\\Masopust_NatRevImmunol_2026"</w:instrText>
        </w:r>
      </w:ins>
      <w:ins w:id="2512" w:author="LALOY Emilien" w:date="2026-08-20T16:38:00Z">
        <w:del w:id="2513" w:author="Christophe Borg" w:date="2026-08-26T12:10:00Z">
          <w:r w:rsidRPr="00065A05" w:rsidDel="00383B27">
            <w:rPr>
              <w:rFonts w:ascii="Arial" w:hAnsi="Arial" w:cs="Arial"/>
              <w:lang w:val="fr-FR"/>
            </w:rPr>
            <w:delInstrText xml:space="preserve"> HYPERLINK "Masopust_NatRevImmunol_2026" </w:delInstrText>
          </w:r>
        </w:del>
        <w:r w:rsidRPr="00065A05">
          <w:rPr>
            <w:rFonts w:ascii="Arial" w:hAnsi="Arial" w:cs="Arial"/>
          </w:rPr>
          <w:fldChar w:fldCharType="separate"/>
        </w:r>
        <w:proofErr w:type="spellStart"/>
        <w:r w:rsidRPr="00065A05">
          <w:rPr>
            <w:rStyle w:val="Lienhypertexte"/>
            <w:rFonts w:ascii="Arial" w:eastAsiaTheme="majorEastAsia" w:hAnsi="Arial" w:cs="Arial"/>
            <w:lang w:val="fr-FR"/>
          </w:rPr>
          <w:t>Masopust</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NatRevImmunol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r w:rsidRPr="00065A05">
          <w:rPr>
            <w:rFonts w:ascii="Arial" w:hAnsi="Arial" w:cs="Arial"/>
          </w:rPr>
          <w:fldChar w:fldCharType="end"/>
        </w:r>
        <w:r w:rsidRPr="00065A05">
          <w:rPr>
            <w:rFonts w:ascii="Arial" w:hAnsi="Arial" w:cs="Arial"/>
            <w:lang w:val="fr-FR"/>
          </w:rPr>
          <w:t>.</w:t>
        </w:r>
      </w:ins>
    </w:p>
    <w:p w14:paraId="0DAE4763" w14:textId="77777777" w:rsidR="008257D4" w:rsidRPr="00065A05" w:rsidRDefault="008257D4" w:rsidP="008257D4">
      <w:pPr>
        <w:jc w:val="both"/>
        <w:rPr>
          <w:ins w:id="2514" w:author="LALOY Emilien" w:date="2026-08-20T16:38:00Z"/>
          <w:rFonts w:eastAsiaTheme="majorEastAsia" w:cs="Arial"/>
          <w:b/>
          <w:color w:val="2F5496" w:themeColor="accent1" w:themeShade="BF"/>
          <w:szCs w:val="24"/>
          <w:lang w:val="fr-FR"/>
        </w:rPr>
      </w:pPr>
      <w:ins w:id="2515" w:author="LALOY Emilien" w:date="2026-08-20T16:38:00Z">
        <w:r w:rsidRPr="00065A05">
          <w:rPr>
            <w:rFonts w:eastAsiaTheme="majorEastAsia" w:cs="Arial"/>
            <w:b/>
            <w:color w:val="2F5496" w:themeColor="accent1" w:themeShade="BF"/>
            <w:szCs w:val="24"/>
            <w:lang w:val="fr-FR"/>
          </w:rPr>
          <w:br w:type="page"/>
        </w:r>
      </w:ins>
    </w:p>
    <w:p w14:paraId="71F55CD4" w14:textId="77777777" w:rsidR="008257D4" w:rsidRPr="00B1264C" w:rsidRDefault="008257D4" w:rsidP="0054511A">
      <w:pPr>
        <w:pStyle w:val="Titre2"/>
        <w:rPr>
          <w:ins w:id="2516" w:author="LALOY Emilien" w:date="2026-08-20T16:38:00Z"/>
          <w:lang w:val="fr-FR"/>
        </w:rPr>
      </w:pPr>
      <w:bookmarkStart w:id="2517" w:name="_Toc238137526"/>
      <w:ins w:id="2518" w:author="LALOY Emilien" w:date="2026-08-20T16:38:00Z">
        <w:r w:rsidRPr="0054511A">
          <w:rPr>
            <w:lang w:val="fr-FR"/>
          </w:rPr>
          <w:lastRenderedPageBreak/>
          <w:t>3.3 Im</w:t>
        </w:r>
        <w:r w:rsidRPr="00B1264C">
          <w:rPr>
            <w:lang w:val="fr-FR"/>
          </w:rPr>
          <w:t>pact des lymphocytes T résidents mémoires dans les maladies auto-immunes</w:t>
        </w:r>
        <w:bookmarkEnd w:id="2517"/>
      </w:ins>
    </w:p>
    <w:p w14:paraId="6CF7363C" w14:textId="5045E154" w:rsidR="008257D4" w:rsidRPr="00065A05" w:rsidRDefault="008257D4" w:rsidP="008257D4">
      <w:pPr>
        <w:pStyle w:val="NormalWeb"/>
        <w:spacing w:line="360" w:lineRule="auto"/>
        <w:jc w:val="both"/>
        <w:rPr>
          <w:ins w:id="2519" w:author="LALOY Emilien" w:date="2026-08-20T16:38:00Z"/>
          <w:rFonts w:ascii="Arial" w:hAnsi="Arial" w:cs="Arial"/>
          <w:lang w:val="fr-FR"/>
        </w:rPr>
      </w:pPr>
      <w:ins w:id="2520" w:author="LALOY Emilien" w:date="2026-08-20T16:38:00Z">
        <w:r w:rsidRPr="00065A05">
          <w:rPr>
            <w:rFonts w:ascii="Arial" w:hAnsi="Arial" w:cs="Arial"/>
            <w:lang w:val="fr-FR"/>
          </w:rPr>
          <w:t>Les TRM sont des cellules hautement fonctionnelles et présentes en forte quantité au sein de nombreux tissus. Ces caractéristiques en font des acteurs importants permettant une réponse rapide en cas de réinfection ou de cancer. Cependant, cela les rend également dangereuses dans le cadre de maladies auto-immunes, où le système immunitaire est responsable des dommages sur les tissus. De nombreuses équipes ont commencées à étudier l'impact des TRM dans des pathologies diverses. Dans ces pathologies, les TRM présentent des dysfonction</w:t>
        </w:r>
        <w:r>
          <w:rPr>
            <w:rFonts w:ascii="Arial" w:hAnsi="Arial" w:cs="Arial"/>
            <w:lang w:val="fr-FR"/>
          </w:rPr>
          <w:t>s</w:t>
        </w:r>
        <w:r w:rsidRPr="00065A05">
          <w:rPr>
            <w:rFonts w:ascii="Arial" w:hAnsi="Arial" w:cs="Arial"/>
            <w:lang w:val="fr-FR"/>
          </w:rPr>
          <w:t xml:space="preserve"> comme une surexpression d'ARNm codant des cytokines </w:t>
        </w:r>
        <w:r w:rsidRPr="00065A05">
          <w:rPr>
            <w:rFonts w:ascii="Arial" w:hAnsi="Arial" w:cs="Arial"/>
          </w:rPr>
          <w:fldChar w:fldCharType="begin"/>
        </w:r>
      </w:ins>
      <w:ins w:id="2521" w:author="Christophe Borg" w:date="2026-08-26T12:10:00Z">
        <w:r w:rsidR="00383B27" w:rsidRPr="00F379D4">
          <w:rPr>
            <w:rFonts w:ascii="Arial" w:hAnsi="Arial" w:cs="Arial"/>
            <w:lang w:val="fr-FR"/>
            <w:rPrChange w:id="2522" w:author="Christophe Borg" w:date="2026-08-26T12:11:00Z">
              <w:rPr>
                <w:rFonts w:ascii="Arial" w:hAnsi="Arial" w:cs="Arial"/>
              </w:rPr>
            </w:rPrChange>
          </w:rPr>
          <w:instrText>HYPERLINK "C:\\Users\\xtoph\\Downloads\\Asada_NatImmunol_2025"</w:instrText>
        </w:r>
      </w:ins>
      <w:ins w:id="2523" w:author="LALOY Emilien" w:date="2026-08-20T16:38:00Z">
        <w:del w:id="2524" w:author="Christophe Borg" w:date="2026-08-26T12:10:00Z">
          <w:r w:rsidRPr="00065A05" w:rsidDel="00383B27">
            <w:rPr>
              <w:rFonts w:ascii="Arial" w:hAnsi="Arial" w:cs="Arial"/>
              <w:lang w:val="fr-FR"/>
            </w:rPr>
            <w:delInstrText xml:space="preserve"> HYPERLINK "Asada_NatImmunol_2025" </w:delInstrText>
          </w:r>
        </w:del>
        <w:r w:rsidRPr="00065A05">
          <w:rPr>
            <w:rFonts w:ascii="Arial" w:hAnsi="Arial" w:cs="Arial"/>
          </w:rPr>
          <w:fldChar w:fldCharType="separate"/>
        </w:r>
        <w:proofErr w:type="spellStart"/>
        <w:r w:rsidRPr="00065A05">
          <w:rPr>
            <w:rStyle w:val="Lienhypertexte"/>
            <w:rFonts w:ascii="Arial" w:eastAsiaTheme="majorEastAsia" w:hAnsi="Arial" w:cs="Arial"/>
            <w:lang w:val="fr-FR"/>
          </w:rPr>
          <w:t>Asada</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2025</w:t>
        </w:r>
        <w:r w:rsidRPr="00065A05">
          <w:rPr>
            <w:rFonts w:ascii="Arial" w:hAnsi="Arial" w:cs="Arial"/>
          </w:rPr>
          <w:fldChar w:fldCharType="end"/>
        </w:r>
        <w:r w:rsidRPr="00065A05">
          <w:rPr>
            <w:rFonts w:ascii="Arial" w:hAnsi="Arial" w:cs="Arial"/>
            <w:lang w:val="fr-FR"/>
          </w:rPr>
          <w:t>. Puisque les maladies auto-immunes variées avec peu de lien entre elles, cette partie se contentera de lister les observations accumulées au cours des dernières années :</w:t>
        </w:r>
      </w:ins>
    </w:p>
    <w:p w14:paraId="62E89A80" w14:textId="77777777" w:rsidR="008257D4" w:rsidRPr="008257D4" w:rsidRDefault="008257D4" w:rsidP="008257D4">
      <w:pPr>
        <w:pStyle w:val="Titre3"/>
        <w:rPr>
          <w:ins w:id="2525" w:author="LALOY Emilien" w:date="2026-08-20T16:38:00Z"/>
          <w:lang w:val="fr-FR"/>
          <w:rPrChange w:id="2526" w:author="LALOY Emilien" w:date="2026-08-20T16:38:00Z">
            <w:rPr>
              <w:ins w:id="2527" w:author="LALOY Emilien" w:date="2026-08-20T16:38:00Z"/>
            </w:rPr>
          </w:rPrChange>
        </w:rPr>
      </w:pPr>
      <w:bookmarkStart w:id="2528" w:name="_Toc238137527"/>
      <w:ins w:id="2529" w:author="LALOY Emilien" w:date="2026-08-20T16:38:00Z">
        <w:r w:rsidRPr="008257D4">
          <w:rPr>
            <w:lang w:val="fr-FR"/>
            <w:rPrChange w:id="2530" w:author="LALOY Emilien" w:date="2026-08-20T16:38:00Z">
              <w:rPr/>
            </w:rPrChange>
          </w:rPr>
          <w:t>3.4.1 Maladies auto-immunes de la peau</w:t>
        </w:r>
        <w:bookmarkEnd w:id="2528"/>
      </w:ins>
    </w:p>
    <w:p w14:paraId="107C0056" w14:textId="27EF17F7" w:rsidR="008257D4" w:rsidRPr="00065A05" w:rsidRDefault="008257D4" w:rsidP="008257D4">
      <w:pPr>
        <w:pStyle w:val="NormalWeb"/>
        <w:spacing w:line="360" w:lineRule="auto"/>
        <w:jc w:val="both"/>
        <w:rPr>
          <w:ins w:id="2531" w:author="LALOY Emilien" w:date="2026-08-20T16:38:00Z"/>
          <w:rFonts w:ascii="Arial" w:hAnsi="Arial" w:cs="Arial"/>
          <w:lang w:val="fr-FR"/>
        </w:rPr>
      </w:pPr>
      <w:ins w:id="2532" w:author="LALOY Emilien" w:date="2026-08-20T16:38:00Z">
        <w:r w:rsidRPr="00065A05">
          <w:rPr>
            <w:rFonts w:ascii="Arial" w:hAnsi="Arial" w:cs="Arial"/>
            <w:u w:val="single"/>
            <w:lang w:val="fr-FR"/>
          </w:rPr>
          <w:t>Note :</w:t>
        </w:r>
        <w:r w:rsidRPr="00065A05">
          <w:rPr>
            <w:rFonts w:ascii="Arial" w:hAnsi="Arial" w:cs="Arial"/>
            <w:lang w:val="fr-FR"/>
          </w:rPr>
          <w:t xml:space="preserve"> La </w:t>
        </w:r>
        <w:proofErr w:type="spellStart"/>
        <w:r w:rsidRPr="00065A05">
          <w:rPr>
            <w:rFonts w:ascii="Arial" w:hAnsi="Arial" w:cs="Arial"/>
            <w:lang w:val="fr-FR"/>
          </w:rPr>
          <w:t>review</w:t>
        </w:r>
        <w:proofErr w:type="spellEnd"/>
        <w:r w:rsidRPr="00065A05">
          <w:rPr>
            <w:rFonts w:ascii="Arial" w:hAnsi="Arial" w:cs="Arial"/>
            <w:lang w:val="fr-FR"/>
          </w:rPr>
          <w:t xml:space="preserve"> écrite par </w:t>
        </w:r>
        <w:r w:rsidRPr="00065A05">
          <w:rPr>
            <w:rFonts w:ascii="Arial" w:hAnsi="Arial" w:cs="Arial"/>
          </w:rPr>
          <w:fldChar w:fldCharType="begin"/>
        </w:r>
      </w:ins>
      <w:ins w:id="2533" w:author="Christophe Borg" w:date="2026-08-26T12:10:00Z">
        <w:r w:rsidR="00383B27" w:rsidRPr="00F379D4">
          <w:rPr>
            <w:rFonts w:ascii="Arial" w:hAnsi="Arial" w:cs="Arial"/>
            <w:lang w:val="fr-FR"/>
            <w:rPrChange w:id="2534" w:author="Christophe Borg" w:date="2026-08-26T12:11:00Z">
              <w:rPr>
                <w:rFonts w:ascii="Arial" w:hAnsi="Arial" w:cs="Arial"/>
              </w:rPr>
            </w:rPrChange>
          </w:rPr>
          <w:instrText>HYPERLINK "C:\\Users\\xtoph\\Downloads\\Chen_CellMolImmunol_2020"</w:instrText>
        </w:r>
      </w:ins>
      <w:ins w:id="2535" w:author="LALOY Emilien" w:date="2026-08-20T16:38:00Z">
        <w:del w:id="2536" w:author="Christophe Borg" w:date="2026-08-26T12:10:00Z">
          <w:r w:rsidRPr="00065A05" w:rsidDel="00383B27">
            <w:rPr>
              <w:rFonts w:ascii="Arial" w:hAnsi="Arial" w:cs="Arial"/>
              <w:lang w:val="fr-FR"/>
            </w:rPr>
            <w:delInstrText xml:space="preserve"> HYPERLINK "Chen_CellMolImmunol_2020" </w:delInstrText>
          </w:r>
        </w:del>
        <w:r w:rsidRPr="00065A05">
          <w:rPr>
            <w:rFonts w:ascii="Arial" w:hAnsi="Arial" w:cs="Arial"/>
          </w:rPr>
          <w:fldChar w:fldCharType="separate"/>
        </w:r>
        <w:r w:rsidRPr="00065A05">
          <w:rPr>
            <w:rStyle w:val="Lienhypertexte"/>
            <w:rFonts w:ascii="Arial" w:eastAsiaTheme="majorEastAsia" w:hAnsi="Arial" w:cs="Arial"/>
            <w:lang w:val="fr-FR"/>
          </w:rPr>
          <w:t>Chen</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CellMolImmunol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2020</w:t>
        </w:r>
        <w:r w:rsidRPr="00065A05">
          <w:rPr>
            <w:rFonts w:ascii="Arial" w:hAnsi="Arial" w:cs="Arial"/>
          </w:rPr>
          <w:fldChar w:fldCharType="end"/>
        </w:r>
        <w:r w:rsidRPr="00065A05">
          <w:rPr>
            <w:rFonts w:ascii="Arial" w:hAnsi="Arial" w:cs="Arial"/>
            <w:lang w:val="fr-FR"/>
          </w:rPr>
          <w:t xml:space="preserve"> contient une partie très détaillée sur le rôle des TRM dans les maladies auto-immunes de la peau, et celle-ci a été largement utilisée dans la rédaction de cette partie.</w:t>
        </w:r>
      </w:ins>
    </w:p>
    <w:p w14:paraId="0025A2EF" w14:textId="079CF982" w:rsidR="008257D4" w:rsidRPr="00065A05" w:rsidRDefault="008257D4" w:rsidP="008257D4">
      <w:pPr>
        <w:numPr>
          <w:ilvl w:val="0"/>
          <w:numId w:val="14"/>
        </w:numPr>
        <w:spacing w:before="100" w:beforeAutospacing="1" w:after="100" w:afterAutospacing="1"/>
        <w:jc w:val="both"/>
        <w:rPr>
          <w:ins w:id="2537" w:author="LALOY Emilien" w:date="2026-08-20T16:38:00Z"/>
          <w:rFonts w:cs="Arial"/>
          <w:szCs w:val="24"/>
          <w:lang w:val="fr-FR"/>
        </w:rPr>
      </w:pPr>
      <w:ins w:id="2538" w:author="LALOY Emilien" w:date="2026-08-20T16:38:00Z">
        <w:r w:rsidRPr="00065A05">
          <w:rPr>
            <w:rStyle w:val="lev"/>
            <w:rFonts w:cs="Arial"/>
            <w:szCs w:val="24"/>
            <w:lang w:val="fr-FR"/>
          </w:rPr>
          <w:t>Psoriasis</w:t>
        </w:r>
        <w:r w:rsidRPr="00065A05">
          <w:rPr>
            <w:rFonts w:cs="Arial"/>
            <w:szCs w:val="24"/>
            <w:lang w:val="fr-FR"/>
          </w:rPr>
          <w:t xml:space="preserve"> : Le psoriasis est lié à une inflammation chronique de la peau, qui se manifeste par l'apparition de légions. Des TRM CD8+ sécrétant de l'IL17 et CD4+ sécrétant de l'IL22 ont été observés en grande quantité dans ces lésions, suggérant que les TRM pourraient avoir un rôle dans cette pathologie </w:t>
        </w:r>
        <w:r w:rsidRPr="00065A05">
          <w:rPr>
            <w:rFonts w:cs="Arial"/>
            <w:szCs w:val="24"/>
          </w:rPr>
          <w:fldChar w:fldCharType="begin"/>
        </w:r>
      </w:ins>
      <w:ins w:id="2539" w:author="Christophe Borg" w:date="2026-08-26T12:10:00Z">
        <w:r w:rsidR="00383B27" w:rsidRPr="00F379D4">
          <w:rPr>
            <w:rFonts w:cs="Arial"/>
            <w:szCs w:val="24"/>
            <w:lang w:val="fr-FR"/>
            <w:rPrChange w:id="2540" w:author="Christophe Borg" w:date="2026-08-26T12:11:00Z">
              <w:rPr>
                <w:rFonts w:cs="Arial"/>
                <w:szCs w:val="24"/>
              </w:rPr>
            </w:rPrChange>
          </w:rPr>
          <w:instrText>HYPERLINK "C:\\Users\\xtoph\\Downloads\\Cheuk_Immunity_2017"</w:instrText>
        </w:r>
      </w:ins>
      <w:ins w:id="2541" w:author="LALOY Emilien" w:date="2026-08-20T16:38:00Z">
        <w:del w:id="2542" w:author="Christophe Borg" w:date="2026-08-26T12:10:00Z">
          <w:r w:rsidRPr="00065A05" w:rsidDel="00383B27">
            <w:rPr>
              <w:rFonts w:cs="Arial"/>
              <w:szCs w:val="24"/>
              <w:lang w:val="fr-FR"/>
            </w:rPr>
            <w:delInstrText xml:space="preserve"> HYPERLINK "Cheuk_Immunity_2017" </w:delInstrText>
          </w:r>
        </w:del>
        <w:r w:rsidRPr="00065A05">
          <w:rPr>
            <w:rFonts w:cs="Arial"/>
            <w:szCs w:val="24"/>
          </w:rPr>
          <w:fldChar w:fldCharType="separate"/>
        </w:r>
        <w:proofErr w:type="spellStart"/>
        <w:r w:rsidRPr="00065A05">
          <w:rPr>
            <w:rStyle w:val="Lienhypertexte"/>
            <w:rFonts w:cs="Arial"/>
            <w:szCs w:val="24"/>
            <w:lang w:val="fr-FR"/>
          </w:rPr>
          <w:t>Cheuk</w:t>
        </w:r>
        <w:proofErr w:type="spellEnd"/>
        <w:r>
          <w:rPr>
            <w:rStyle w:val="Lienhypertexte"/>
            <w:rFonts w:cs="Arial"/>
            <w:szCs w:val="24"/>
            <w:lang w:val="fr-FR"/>
          </w:rPr>
          <w:t xml:space="preserve"> </w:t>
        </w:r>
        <w:proofErr w:type="spellStart"/>
        <w:r w:rsidRPr="00065A05">
          <w:rPr>
            <w:rStyle w:val="Lienhypertexte"/>
            <w:rFonts w:cs="Arial"/>
            <w:szCs w:val="24"/>
            <w:lang w:val="fr-FR"/>
          </w:rPr>
          <w:t>Immunity</w:t>
        </w:r>
        <w:proofErr w:type="spellEnd"/>
        <w:r>
          <w:rPr>
            <w:rStyle w:val="Lienhypertexte"/>
            <w:rFonts w:cs="Arial"/>
            <w:szCs w:val="24"/>
            <w:lang w:val="fr-FR"/>
          </w:rPr>
          <w:t xml:space="preserve"> </w:t>
        </w:r>
        <w:r w:rsidRPr="00065A05">
          <w:rPr>
            <w:rStyle w:val="Lienhypertexte"/>
            <w:rFonts w:cs="Arial"/>
            <w:szCs w:val="24"/>
            <w:lang w:val="fr-FR"/>
          </w:rPr>
          <w:t>2017</w:t>
        </w:r>
        <w:r w:rsidRPr="00065A05">
          <w:rPr>
            <w:rFonts w:cs="Arial"/>
            <w:szCs w:val="24"/>
          </w:rPr>
          <w:fldChar w:fldCharType="end"/>
        </w:r>
        <w:r w:rsidRPr="00065A05">
          <w:rPr>
            <w:rFonts w:cs="Arial"/>
            <w:szCs w:val="24"/>
            <w:lang w:val="fr-FR"/>
          </w:rPr>
          <w:t xml:space="preserve"> </w:t>
        </w:r>
        <w:r w:rsidRPr="00065A05">
          <w:rPr>
            <w:rFonts w:cs="Arial"/>
            <w:szCs w:val="24"/>
          </w:rPr>
          <w:fldChar w:fldCharType="begin"/>
        </w:r>
      </w:ins>
      <w:ins w:id="2543" w:author="Christophe Borg" w:date="2026-08-26T12:10:00Z">
        <w:r w:rsidR="00383B27" w:rsidRPr="00F379D4">
          <w:rPr>
            <w:rFonts w:cs="Arial"/>
            <w:szCs w:val="24"/>
            <w:lang w:val="fr-FR"/>
            <w:rPrChange w:id="2544" w:author="Christophe Borg" w:date="2026-08-26T12:11:00Z">
              <w:rPr>
                <w:rFonts w:cs="Arial"/>
                <w:szCs w:val="24"/>
              </w:rPr>
            </w:rPrChange>
          </w:rPr>
          <w:instrText>HYPERLINK "C:\\Users\\xtoph\\Downloads\\Chen_CellMolImmunol_2020"</w:instrText>
        </w:r>
      </w:ins>
      <w:ins w:id="2545" w:author="LALOY Emilien" w:date="2026-08-20T16:38:00Z">
        <w:del w:id="2546" w:author="Christophe Borg" w:date="2026-08-26T12:10:00Z">
          <w:r w:rsidRPr="00065A05" w:rsidDel="00383B27">
            <w:rPr>
              <w:rFonts w:cs="Arial"/>
              <w:szCs w:val="24"/>
              <w:lang w:val="fr-FR"/>
            </w:rPr>
            <w:delInstrText xml:space="preserve"> HYPERLINK "Chen_CellMolImmunol_2020" </w:delInstrText>
          </w:r>
        </w:del>
        <w:r w:rsidRPr="00065A05">
          <w:rPr>
            <w:rFonts w:cs="Arial"/>
            <w:szCs w:val="24"/>
          </w:rPr>
          <w:fldChar w:fldCharType="separate"/>
        </w:r>
        <w:r w:rsidRPr="00065A05">
          <w:rPr>
            <w:rStyle w:val="Lienhypertexte"/>
            <w:rFonts w:cs="Arial"/>
            <w:szCs w:val="24"/>
            <w:lang w:val="fr-FR"/>
          </w:rPr>
          <w:t>Chen</w:t>
        </w:r>
        <w:r>
          <w:rPr>
            <w:rStyle w:val="Lienhypertexte"/>
            <w:rFonts w:cs="Arial"/>
            <w:szCs w:val="24"/>
            <w:lang w:val="fr-FR"/>
          </w:rPr>
          <w:t xml:space="preserve"> </w:t>
        </w:r>
        <w:proofErr w:type="spellStart"/>
        <w:r w:rsidRPr="00065A05">
          <w:rPr>
            <w:rStyle w:val="Lienhypertexte"/>
            <w:rFonts w:cs="Arial"/>
            <w:szCs w:val="24"/>
            <w:lang w:val="fr-FR"/>
          </w:rPr>
          <w:t>CellMolImmunol</w:t>
        </w:r>
        <w:proofErr w:type="spellEnd"/>
        <w:r>
          <w:rPr>
            <w:rStyle w:val="Lienhypertexte"/>
            <w:rFonts w:cs="Arial"/>
            <w:szCs w:val="24"/>
            <w:lang w:val="fr-FR"/>
          </w:rPr>
          <w:t xml:space="preserve"> </w:t>
        </w:r>
        <w:r w:rsidRPr="00065A05">
          <w:rPr>
            <w:rStyle w:val="Lienhypertexte"/>
            <w:rFonts w:cs="Arial"/>
            <w:szCs w:val="24"/>
            <w:lang w:val="fr-FR"/>
          </w:rPr>
          <w:t>2020</w:t>
        </w:r>
        <w:r w:rsidRPr="00065A05">
          <w:rPr>
            <w:rFonts w:cs="Arial"/>
            <w:szCs w:val="24"/>
          </w:rPr>
          <w:fldChar w:fldCharType="end"/>
        </w:r>
        <w:r w:rsidRPr="00065A05">
          <w:rPr>
            <w:rFonts w:cs="Arial"/>
            <w:szCs w:val="24"/>
            <w:lang w:val="fr-FR"/>
          </w:rPr>
          <w:t xml:space="preserve">. Ces cellules persistent aussi après la résolution de la maladie </w:t>
        </w:r>
        <w:r w:rsidRPr="00065A05">
          <w:rPr>
            <w:rFonts w:cs="Arial"/>
            <w:szCs w:val="24"/>
          </w:rPr>
          <w:fldChar w:fldCharType="begin"/>
        </w:r>
      </w:ins>
      <w:ins w:id="2547" w:author="Christophe Borg" w:date="2026-08-26T12:10:00Z">
        <w:r w:rsidR="00383B27" w:rsidRPr="00F379D4">
          <w:rPr>
            <w:rFonts w:cs="Arial"/>
            <w:szCs w:val="24"/>
            <w:lang w:val="fr-FR"/>
            <w:rPrChange w:id="2548" w:author="Christophe Borg" w:date="2026-08-26T12:11:00Z">
              <w:rPr>
                <w:rFonts w:cs="Arial"/>
                <w:szCs w:val="24"/>
              </w:rPr>
            </w:rPrChange>
          </w:rPr>
          <w:instrText>HYPERLINK "C:\\Users\\xtoph\\Downloads\\Cheuk_Immunity_2017"</w:instrText>
        </w:r>
      </w:ins>
      <w:ins w:id="2549" w:author="LALOY Emilien" w:date="2026-08-20T16:38:00Z">
        <w:del w:id="2550" w:author="Christophe Borg" w:date="2026-08-26T12:10:00Z">
          <w:r w:rsidRPr="00065A05" w:rsidDel="00383B27">
            <w:rPr>
              <w:rFonts w:cs="Arial"/>
              <w:szCs w:val="24"/>
              <w:lang w:val="fr-FR"/>
            </w:rPr>
            <w:delInstrText xml:space="preserve"> HYPERLINK "Cheuk_Immunity_2017" </w:delInstrText>
          </w:r>
        </w:del>
        <w:r w:rsidRPr="00065A05">
          <w:rPr>
            <w:rFonts w:cs="Arial"/>
            <w:szCs w:val="24"/>
          </w:rPr>
          <w:fldChar w:fldCharType="separate"/>
        </w:r>
        <w:proofErr w:type="spellStart"/>
        <w:r w:rsidRPr="00065A05">
          <w:rPr>
            <w:rStyle w:val="Lienhypertexte"/>
            <w:rFonts w:cs="Arial"/>
            <w:szCs w:val="24"/>
            <w:lang w:val="fr-FR"/>
          </w:rPr>
          <w:t>Cheuk</w:t>
        </w:r>
        <w:proofErr w:type="spellEnd"/>
        <w:r>
          <w:rPr>
            <w:rStyle w:val="Lienhypertexte"/>
            <w:rFonts w:cs="Arial"/>
            <w:szCs w:val="24"/>
            <w:lang w:val="fr-FR"/>
          </w:rPr>
          <w:t xml:space="preserve"> </w:t>
        </w:r>
        <w:proofErr w:type="spellStart"/>
        <w:r w:rsidRPr="00065A05">
          <w:rPr>
            <w:rStyle w:val="Lienhypertexte"/>
            <w:rFonts w:cs="Arial"/>
            <w:szCs w:val="24"/>
            <w:lang w:val="fr-FR"/>
          </w:rPr>
          <w:t>Immunity</w:t>
        </w:r>
        <w:proofErr w:type="spellEnd"/>
        <w:r>
          <w:rPr>
            <w:rStyle w:val="Lienhypertexte"/>
            <w:rFonts w:cs="Arial"/>
            <w:szCs w:val="24"/>
            <w:lang w:val="fr-FR"/>
          </w:rPr>
          <w:t xml:space="preserve"> </w:t>
        </w:r>
        <w:r w:rsidRPr="00065A05">
          <w:rPr>
            <w:rStyle w:val="Lienhypertexte"/>
            <w:rFonts w:cs="Arial"/>
            <w:szCs w:val="24"/>
            <w:lang w:val="fr-FR"/>
          </w:rPr>
          <w:t>2017</w:t>
        </w:r>
        <w:r w:rsidRPr="00065A05">
          <w:rPr>
            <w:rFonts w:cs="Arial"/>
            <w:szCs w:val="24"/>
          </w:rPr>
          <w:fldChar w:fldCharType="end"/>
        </w:r>
        <w:r w:rsidRPr="00065A05">
          <w:rPr>
            <w:rFonts w:cs="Arial"/>
            <w:szCs w:val="24"/>
            <w:lang w:val="fr-FR"/>
          </w:rPr>
          <w:t xml:space="preserve"> </w:t>
        </w:r>
        <w:r w:rsidRPr="00065A05">
          <w:rPr>
            <w:rFonts w:cs="Arial"/>
            <w:szCs w:val="24"/>
          </w:rPr>
          <w:fldChar w:fldCharType="begin"/>
        </w:r>
      </w:ins>
      <w:ins w:id="2551" w:author="Christophe Borg" w:date="2026-08-26T12:10:00Z">
        <w:r w:rsidR="00383B27" w:rsidRPr="00F379D4">
          <w:rPr>
            <w:rFonts w:cs="Arial"/>
            <w:szCs w:val="24"/>
            <w:lang w:val="fr-FR"/>
            <w:rPrChange w:id="2552" w:author="Christophe Borg" w:date="2026-08-26T12:11:00Z">
              <w:rPr>
                <w:rFonts w:cs="Arial"/>
                <w:szCs w:val="24"/>
              </w:rPr>
            </w:rPrChange>
          </w:rPr>
          <w:instrText>HYPERLINK "C:\\Users\\xtoph\\Downloads\\Chen_CellMolImmunol_2020"</w:instrText>
        </w:r>
      </w:ins>
      <w:ins w:id="2553" w:author="LALOY Emilien" w:date="2026-08-20T16:38:00Z">
        <w:del w:id="2554" w:author="Christophe Borg" w:date="2026-08-26T12:10:00Z">
          <w:r w:rsidRPr="00065A05" w:rsidDel="00383B27">
            <w:rPr>
              <w:rFonts w:cs="Arial"/>
              <w:szCs w:val="24"/>
              <w:lang w:val="fr-FR"/>
            </w:rPr>
            <w:delInstrText xml:space="preserve"> HYPERLINK "Chen_CellMolImmunol_2020" </w:delInstrText>
          </w:r>
        </w:del>
        <w:r w:rsidRPr="00065A05">
          <w:rPr>
            <w:rFonts w:cs="Arial"/>
            <w:szCs w:val="24"/>
          </w:rPr>
          <w:fldChar w:fldCharType="separate"/>
        </w:r>
        <w:r w:rsidRPr="00065A05">
          <w:rPr>
            <w:rStyle w:val="Lienhypertexte"/>
            <w:rFonts w:cs="Arial"/>
            <w:szCs w:val="24"/>
            <w:lang w:val="fr-FR"/>
          </w:rPr>
          <w:t>Chen</w:t>
        </w:r>
        <w:r>
          <w:rPr>
            <w:rStyle w:val="Lienhypertexte"/>
            <w:rFonts w:cs="Arial"/>
            <w:szCs w:val="24"/>
            <w:lang w:val="fr-FR"/>
          </w:rPr>
          <w:t xml:space="preserve"> </w:t>
        </w:r>
        <w:proofErr w:type="spellStart"/>
        <w:r w:rsidRPr="00065A05">
          <w:rPr>
            <w:rStyle w:val="Lienhypertexte"/>
            <w:rFonts w:cs="Arial"/>
            <w:szCs w:val="24"/>
            <w:lang w:val="fr-FR"/>
          </w:rPr>
          <w:t>CellMolImmunol</w:t>
        </w:r>
        <w:proofErr w:type="spellEnd"/>
        <w:r>
          <w:rPr>
            <w:rStyle w:val="Lienhypertexte"/>
            <w:rFonts w:cs="Arial"/>
            <w:szCs w:val="24"/>
            <w:lang w:val="fr-FR"/>
          </w:rPr>
          <w:t xml:space="preserve"> </w:t>
        </w:r>
        <w:r w:rsidRPr="00065A05">
          <w:rPr>
            <w:rStyle w:val="Lienhypertexte"/>
            <w:rFonts w:cs="Arial"/>
            <w:szCs w:val="24"/>
            <w:lang w:val="fr-FR"/>
          </w:rPr>
          <w:t>2020</w:t>
        </w:r>
        <w:r w:rsidRPr="00065A05">
          <w:rPr>
            <w:rFonts w:cs="Arial"/>
            <w:szCs w:val="24"/>
          </w:rPr>
          <w:fldChar w:fldCharType="end"/>
        </w:r>
        <w:r w:rsidRPr="00065A05">
          <w:rPr>
            <w:rFonts w:cs="Arial"/>
            <w:szCs w:val="24"/>
            <w:lang w:val="fr-FR"/>
          </w:rPr>
          <w:t>.</w:t>
        </w:r>
      </w:ins>
    </w:p>
    <w:p w14:paraId="3EE86D70" w14:textId="3990B8CA" w:rsidR="008257D4" w:rsidRPr="00065A05" w:rsidRDefault="008257D4" w:rsidP="008257D4">
      <w:pPr>
        <w:numPr>
          <w:ilvl w:val="0"/>
          <w:numId w:val="14"/>
        </w:numPr>
        <w:spacing w:before="100" w:beforeAutospacing="1" w:after="100" w:afterAutospacing="1"/>
        <w:jc w:val="both"/>
        <w:rPr>
          <w:ins w:id="2555" w:author="LALOY Emilien" w:date="2026-08-20T16:38:00Z"/>
          <w:rFonts w:cs="Arial"/>
          <w:szCs w:val="24"/>
          <w:lang w:val="fr-FR"/>
        </w:rPr>
      </w:pPr>
      <w:ins w:id="2556" w:author="LALOY Emilien" w:date="2026-08-20T16:38:00Z">
        <w:r w:rsidRPr="00065A05">
          <w:rPr>
            <w:rStyle w:val="lev"/>
            <w:rFonts w:cs="Arial"/>
            <w:szCs w:val="24"/>
            <w:lang w:val="fr-FR"/>
          </w:rPr>
          <w:t>Erythème pigmenté fixe</w:t>
        </w:r>
        <w:r w:rsidRPr="00065A05">
          <w:rPr>
            <w:rFonts w:cs="Arial"/>
            <w:szCs w:val="24"/>
            <w:lang w:val="fr-FR"/>
          </w:rPr>
          <w:t xml:space="preserve"> : Les TRM ont un rôle dans les érythèmes pigmentés fixes (</w:t>
        </w:r>
        <w:proofErr w:type="spellStart"/>
        <w:r w:rsidRPr="00065A05">
          <w:rPr>
            <w:rStyle w:val="Accentuation"/>
            <w:rFonts w:cs="Arial"/>
            <w:szCs w:val="24"/>
            <w:lang w:val="fr-FR"/>
          </w:rPr>
          <w:t>fixed</w:t>
        </w:r>
        <w:proofErr w:type="spellEnd"/>
        <w:r w:rsidRPr="00065A05">
          <w:rPr>
            <w:rStyle w:val="Accentuation"/>
            <w:rFonts w:cs="Arial"/>
            <w:szCs w:val="24"/>
            <w:lang w:val="fr-FR"/>
          </w:rPr>
          <w:t xml:space="preserve"> </w:t>
        </w:r>
        <w:proofErr w:type="spellStart"/>
        <w:r w:rsidRPr="00065A05">
          <w:rPr>
            <w:rStyle w:val="Accentuation"/>
            <w:rFonts w:cs="Arial"/>
            <w:szCs w:val="24"/>
            <w:lang w:val="fr-FR"/>
          </w:rPr>
          <w:t>drug</w:t>
        </w:r>
        <w:proofErr w:type="spellEnd"/>
        <w:r w:rsidRPr="00065A05">
          <w:rPr>
            <w:rStyle w:val="Accentuation"/>
            <w:rFonts w:cs="Arial"/>
            <w:szCs w:val="24"/>
            <w:lang w:val="fr-FR"/>
          </w:rPr>
          <w:t xml:space="preserve"> </w:t>
        </w:r>
        <w:proofErr w:type="spellStart"/>
        <w:r w:rsidRPr="00065A05">
          <w:rPr>
            <w:rStyle w:val="Accentuation"/>
            <w:rFonts w:cs="Arial"/>
            <w:szCs w:val="24"/>
            <w:lang w:val="fr-FR"/>
          </w:rPr>
          <w:t>reactions</w:t>
        </w:r>
        <w:proofErr w:type="spellEnd"/>
        <w:r w:rsidRPr="00065A05">
          <w:rPr>
            <w:rFonts w:cs="Arial"/>
            <w:szCs w:val="24"/>
            <w:lang w:val="fr-FR"/>
          </w:rPr>
          <w:t xml:space="preserve"> (FDE) en anglais) </w:t>
        </w:r>
        <w:r w:rsidRPr="00065A05">
          <w:rPr>
            <w:rFonts w:cs="Arial"/>
            <w:szCs w:val="24"/>
          </w:rPr>
          <w:fldChar w:fldCharType="begin"/>
        </w:r>
      </w:ins>
      <w:ins w:id="2557" w:author="Christophe Borg" w:date="2026-08-26T12:10:00Z">
        <w:r w:rsidR="00383B27" w:rsidRPr="00F379D4">
          <w:rPr>
            <w:rFonts w:cs="Arial"/>
            <w:szCs w:val="24"/>
            <w:lang w:val="fr-FR"/>
            <w:rPrChange w:id="2558" w:author="Christophe Borg" w:date="2026-08-26T12:11:00Z">
              <w:rPr>
                <w:rFonts w:cs="Arial"/>
                <w:szCs w:val="24"/>
              </w:rPr>
            </w:rPrChange>
          </w:rPr>
          <w:instrText>HYPERLINK "C:\\Users\\xtoph\\Downloads\\Masopust_AnnuRevImmunol_2019"</w:instrText>
        </w:r>
      </w:ins>
      <w:ins w:id="2559" w:author="LALOY Emilien" w:date="2026-08-20T16:38:00Z">
        <w:del w:id="2560" w:author="Christophe Borg" w:date="2026-08-26T12:10:00Z">
          <w:r w:rsidRPr="00065A05" w:rsidDel="00383B27">
            <w:rPr>
              <w:rFonts w:cs="Arial"/>
              <w:szCs w:val="24"/>
              <w:lang w:val="fr-FR"/>
            </w:rPr>
            <w:delInstrText xml:space="preserve"> HYPERLINK "Masopust_AnnuRevImmunol_2019" </w:delInstrText>
          </w:r>
        </w:del>
        <w:r w:rsidRPr="00065A05">
          <w:rPr>
            <w:rFonts w:cs="Arial"/>
            <w:szCs w:val="24"/>
          </w:rPr>
          <w:fldChar w:fldCharType="separate"/>
        </w:r>
        <w:proofErr w:type="spellStart"/>
        <w:r w:rsidRPr="00065A05">
          <w:rPr>
            <w:rStyle w:val="Lienhypertexte"/>
            <w:rFonts w:cs="Arial"/>
            <w:szCs w:val="24"/>
            <w:lang w:val="fr-FR"/>
          </w:rPr>
          <w:t>Masopust</w:t>
        </w:r>
        <w:proofErr w:type="spellEnd"/>
        <w:r>
          <w:rPr>
            <w:rStyle w:val="Lienhypertexte"/>
            <w:rFonts w:cs="Arial"/>
            <w:szCs w:val="24"/>
            <w:lang w:val="fr-FR"/>
          </w:rPr>
          <w:t xml:space="preserve"> </w:t>
        </w:r>
        <w:proofErr w:type="spellStart"/>
        <w:r w:rsidRPr="00065A05">
          <w:rPr>
            <w:rStyle w:val="Lienhypertexte"/>
            <w:rFonts w:cs="Arial"/>
            <w:szCs w:val="24"/>
            <w:lang w:val="fr-FR"/>
          </w:rPr>
          <w:t>AnnuRevImmunol</w:t>
        </w:r>
        <w:proofErr w:type="spellEnd"/>
        <w:r>
          <w:rPr>
            <w:rStyle w:val="Lienhypertexte"/>
            <w:rFonts w:cs="Arial"/>
            <w:szCs w:val="24"/>
            <w:lang w:val="fr-FR"/>
          </w:rPr>
          <w:t xml:space="preserve"> </w:t>
        </w:r>
        <w:r w:rsidRPr="00065A05">
          <w:rPr>
            <w:rStyle w:val="Lienhypertexte"/>
            <w:rFonts w:cs="Arial"/>
            <w:szCs w:val="24"/>
            <w:lang w:val="fr-FR"/>
          </w:rPr>
          <w:t>2019</w:t>
        </w:r>
        <w:r w:rsidRPr="00065A05">
          <w:rPr>
            <w:rFonts w:cs="Arial"/>
            <w:szCs w:val="24"/>
          </w:rPr>
          <w:fldChar w:fldCharType="end"/>
        </w:r>
        <w:r w:rsidRPr="00065A05">
          <w:rPr>
            <w:rFonts w:cs="Arial"/>
            <w:szCs w:val="24"/>
            <w:lang w:val="fr-FR"/>
          </w:rPr>
          <w:t>, une maladie causée par la prise de médicament chez l'homme et qui se manifest</w:t>
        </w:r>
        <w:r>
          <w:rPr>
            <w:rFonts w:cs="Arial"/>
            <w:szCs w:val="24"/>
            <w:lang w:val="fr-FR"/>
          </w:rPr>
          <w:t>e</w:t>
        </w:r>
        <w:r w:rsidRPr="00065A05">
          <w:rPr>
            <w:rFonts w:cs="Arial"/>
            <w:szCs w:val="24"/>
            <w:lang w:val="fr-FR"/>
          </w:rPr>
          <w:t xml:space="preserve"> par l'apparition de tâche brunâtre sur la peau, elles-mêmes causées par la destruction de kératinocytes par les TRM. En effet, des lymphocytes T mémoires CD8+ exprimant CD69 et CD103 et produisant de l'</w:t>
        </w:r>
        <w:proofErr w:type="spellStart"/>
        <w:r w:rsidRPr="00065A05">
          <w:rPr>
            <w:rFonts w:cs="Arial"/>
            <w:szCs w:val="24"/>
            <w:lang w:val="fr-FR"/>
          </w:rPr>
          <w:t>IFNg</w:t>
        </w:r>
        <w:proofErr w:type="spellEnd"/>
        <w:r w:rsidRPr="00065A05">
          <w:rPr>
            <w:rFonts w:cs="Arial"/>
            <w:szCs w:val="24"/>
            <w:lang w:val="fr-FR"/>
          </w:rPr>
          <w:t xml:space="preserve">, du </w:t>
        </w:r>
        <w:proofErr w:type="spellStart"/>
        <w:r w:rsidRPr="00065A05">
          <w:rPr>
            <w:rFonts w:cs="Arial"/>
            <w:szCs w:val="24"/>
            <w:lang w:val="fr-FR"/>
          </w:rPr>
          <w:t>TNFa</w:t>
        </w:r>
        <w:proofErr w:type="spellEnd"/>
        <w:r w:rsidRPr="00065A05">
          <w:rPr>
            <w:rFonts w:cs="Arial"/>
            <w:szCs w:val="24"/>
            <w:lang w:val="fr-FR"/>
          </w:rPr>
          <w:t xml:space="preserve"> ont été observés dans ces régions </w:t>
        </w:r>
        <w:r w:rsidRPr="00065A05">
          <w:rPr>
            <w:rFonts w:cs="Arial"/>
            <w:szCs w:val="24"/>
          </w:rPr>
          <w:fldChar w:fldCharType="begin"/>
        </w:r>
      </w:ins>
      <w:ins w:id="2561" w:author="Christophe Borg" w:date="2026-08-26T12:10:00Z">
        <w:r w:rsidR="00383B27" w:rsidRPr="00F379D4">
          <w:rPr>
            <w:rFonts w:cs="Arial"/>
            <w:szCs w:val="24"/>
            <w:lang w:val="fr-FR"/>
            <w:rPrChange w:id="2562" w:author="Christophe Borg" w:date="2026-08-26T12:11:00Z">
              <w:rPr>
                <w:rFonts w:cs="Arial"/>
                <w:szCs w:val="24"/>
              </w:rPr>
            </w:rPrChange>
          </w:rPr>
          <w:instrText>HYPERLINK "C:\\Users\\xtoph\\Downloads\\Chen_CellMolImmunol_2020"</w:instrText>
        </w:r>
      </w:ins>
      <w:ins w:id="2563" w:author="LALOY Emilien" w:date="2026-08-20T16:38:00Z">
        <w:del w:id="2564" w:author="Christophe Borg" w:date="2026-08-26T12:10:00Z">
          <w:r w:rsidRPr="00065A05" w:rsidDel="00383B27">
            <w:rPr>
              <w:rFonts w:cs="Arial"/>
              <w:szCs w:val="24"/>
              <w:lang w:val="fr-FR"/>
            </w:rPr>
            <w:delInstrText xml:space="preserve"> HYPERLINK "Chen_CellMolImmunol_2020" </w:delInstrText>
          </w:r>
        </w:del>
        <w:r w:rsidRPr="00065A05">
          <w:rPr>
            <w:rFonts w:cs="Arial"/>
            <w:szCs w:val="24"/>
          </w:rPr>
          <w:fldChar w:fldCharType="separate"/>
        </w:r>
        <w:r w:rsidRPr="00065A05">
          <w:rPr>
            <w:rStyle w:val="Lienhypertexte"/>
            <w:rFonts w:cs="Arial"/>
            <w:szCs w:val="24"/>
            <w:lang w:val="fr-FR"/>
          </w:rPr>
          <w:t>Chen</w:t>
        </w:r>
        <w:r>
          <w:rPr>
            <w:rStyle w:val="Lienhypertexte"/>
            <w:rFonts w:cs="Arial"/>
            <w:szCs w:val="24"/>
            <w:lang w:val="fr-FR"/>
          </w:rPr>
          <w:t xml:space="preserve"> </w:t>
        </w:r>
        <w:proofErr w:type="spellStart"/>
        <w:r w:rsidRPr="00065A05">
          <w:rPr>
            <w:rStyle w:val="Lienhypertexte"/>
            <w:rFonts w:cs="Arial"/>
            <w:szCs w:val="24"/>
            <w:lang w:val="fr-FR"/>
          </w:rPr>
          <w:t>CellMolImmunol</w:t>
        </w:r>
        <w:proofErr w:type="spellEnd"/>
        <w:r>
          <w:rPr>
            <w:rStyle w:val="Lienhypertexte"/>
            <w:rFonts w:cs="Arial"/>
            <w:szCs w:val="24"/>
            <w:lang w:val="fr-FR"/>
          </w:rPr>
          <w:t xml:space="preserve"> </w:t>
        </w:r>
        <w:r w:rsidRPr="00065A05">
          <w:rPr>
            <w:rStyle w:val="Lienhypertexte"/>
            <w:rFonts w:cs="Arial"/>
            <w:szCs w:val="24"/>
            <w:lang w:val="fr-FR"/>
          </w:rPr>
          <w:t>2020</w:t>
        </w:r>
        <w:r w:rsidRPr="00065A05">
          <w:rPr>
            <w:rFonts w:cs="Arial"/>
            <w:szCs w:val="24"/>
          </w:rPr>
          <w:fldChar w:fldCharType="end"/>
        </w:r>
        <w:r w:rsidRPr="00065A05">
          <w:rPr>
            <w:rFonts w:cs="Arial"/>
            <w:szCs w:val="24"/>
            <w:lang w:val="fr-FR"/>
          </w:rPr>
          <w:t>.</w:t>
        </w:r>
      </w:ins>
    </w:p>
    <w:p w14:paraId="75BB2785" w14:textId="61FA0ADE" w:rsidR="008257D4" w:rsidRPr="00065A05" w:rsidRDefault="008257D4" w:rsidP="008257D4">
      <w:pPr>
        <w:numPr>
          <w:ilvl w:val="0"/>
          <w:numId w:val="14"/>
        </w:numPr>
        <w:spacing w:before="100" w:beforeAutospacing="1" w:after="100" w:afterAutospacing="1"/>
        <w:jc w:val="both"/>
        <w:rPr>
          <w:ins w:id="2565" w:author="LALOY Emilien" w:date="2026-08-20T16:38:00Z"/>
          <w:rFonts w:cs="Arial"/>
          <w:szCs w:val="24"/>
          <w:lang w:val="fr-FR"/>
        </w:rPr>
      </w:pPr>
      <w:ins w:id="2566" w:author="LALOY Emilien" w:date="2026-08-20T16:38:00Z">
        <w:r w:rsidRPr="00065A05">
          <w:rPr>
            <w:rStyle w:val="lev"/>
            <w:rFonts w:cs="Arial"/>
            <w:szCs w:val="24"/>
            <w:lang w:val="fr-FR"/>
          </w:rPr>
          <w:lastRenderedPageBreak/>
          <w:t>Vitiligo</w:t>
        </w:r>
        <w:r w:rsidRPr="00065A05">
          <w:rPr>
            <w:rFonts w:cs="Arial"/>
            <w:szCs w:val="24"/>
            <w:lang w:val="fr-FR"/>
          </w:rPr>
          <w:t xml:space="preserve"> : Les TRM ont aussi été observé</w:t>
        </w:r>
        <w:r>
          <w:rPr>
            <w:rFonts w:cs="Arial"/>
            <w:szCs w:val="24"/>
            <w:lang w:val="fr-FR"/>
          </w:rPr>
          <w:t>s</w:t>
        </w:r>
        <w:r w:rsidRPr="00065A05">
          <w:rPr>
            <w:rFonts w:cs="Arial"/>
            <w:szCs w:val="24"/>
            <w:lang w:val="fr-FR"/>
          </w:rPr>
          <w:t xml:space="preserve"> dans le vitiligo, où ils présentent un phénotype effecteur hautement actif et détruisent les mélanocytes de la peau, engendrant des plaques blanchâtres </w:t>
        </w:r>
        <w:r w:rsidRPr="00065A05">
          <w:rPr>
            <w:rFonts w:cs="Arial"/>
            <w:szCs w:val="24"/>
          </w:rPr>
          <w:fldChar w:fldCharType="begin"/>
        </w:r>
      </w:ins>
      <w:ins w:id="2567" w:author="Christophe Borg" w:date="2026-08-26T12:10:00Z">
        <w:r w:rsidR="00383B27" w:rsidRPr="00F379D4">
          <w:rPr>
            <w:rFonts w:cs="Arial"/>
            <w:szCs w:val="24"/>
            <w:lang w:val="fr-FR"/>
            <w:rPrChange w:id="2568" w:author="Christophe Borg" w:date="2026-08-26T12:11:00Z">
              <w:rPr>
                <w:rFonts w:cs="Arial"/>
                <w:szCs w:val="24"/>
              </w:rPr>
            </w:rPrChange>
          </w:rPr>
          <w:instrText>HYPERLINK "C:\\Users\\xtoph\\Downloads\\Malik_SciImmunol_2017"</w:instrText>
        </w:r>
      </w:ins>
      <w:ins w:id="2569" w:author="LALOY Emilien" w:date="2026-08-20T16:38:00Z">
        <w:del w:id="2570" w:author="Christophe Borg" w:date="2026-08-26T12:10:00Z">
          <w:r w:rsidRPr="00065A05" w:rsidDel="00383B27">
            <w:rPr>
              <w:rFonts w:cs="Arial"/>
              <w:szCs w:val="24"/>
              <w:lang w:val="fr-FR"/>
            </w:rPr>
            <w:delInstrText xml:space="preserve"> HYPERLINK "Malik_SciImmunol_2017" </w:delInstrText>
          </w:r>
        </w:del>
        <w:r w:rsidRPr="00065A05">
          <w:rPr>
            <w:rFonts w:cs="Arial"/>
            <w:szCs w:val="24"/>
          </w:rPr>
          <w:fldChar w:fldCharType="separate"/>
        </w:r>
        <w:r w:rsidRPr="00065A05">
          <w:rPr>
            <w:rStyle w:val="Lienhypertexte"/>
            <w:rFonts w:cs="Arial"/>
            <w:szCs w:val="24"/>
            <w:lang w:val="fr-FR"/>
          </w:rPr>
          <w:t>Malik</w:t>
        </w:r>
        <w:r>
          <w:rPr>
            <w:rStyle w:val="Lienhypertexte"/>
            <w:rFonts w:cs="Arial"/>
            <w:szCs w:val="24"/>
            <w:lang w:val="fr-FR"/>
          </w:rPr>
          <w:t xml:space="preserve"> </w:t>
        </w:r>
        <w:proofErr w:type="spellStart"/>
        <w:r w:rsidRPr="00065A05">
          <w:rPr>
            <w:rStyle w:val="Lienhypertexte"/>
            <w:rFonts w:cs="Arial"/>
            <w:szCs w:val="24"/>
            <w:lang w:val="fr-FR"/>
          </w:rPr>
          <w:t>SciImmunol</w:t>
        </w:r>
        <w:proofErr w:type="spellEnd"/>
        <w:r>
          <w:rPr>
            <w:rStyle w:val="Lienhypertexte"/>
            <w:rFonts w:cs="Arial"/>
            <w:szCs w:val="24"/>
            <w:lang w:val="fr-FR"/>
          </w:rPr>
          <w:t xml:space="preserve"> </w:t>
        </w:r>
        <w:r w:rsidRPr="00065A05">
          <w:rPr>
            <w:rStyle w:val="Lienhypertexte"/>
            <w:rFonts w:cs="Arial"/>
            <w:szCs w:val="24"/>
            <w:lang w:val="fr-FR"/>
          </w:rPr>
          <w:t>2017</w:t>
        </w:r>
        <w:r w:rsidRPr="00065A05">
          <w:rPr>
            <w:rFonts w:cs="Arial"/>
            <w:szCs w:val="24"/>
          </w:rPr>
          <w:fldChar w:fldCharType="end"/>
        </w:r>
        <w:r w:rsidRPr="00065A05">
          <w:rPr>
            <w:rFonts w:cs="Arial"/>
            <w:szCs w:val="24"/>
            <w:lang w:val="fr-FR"/>
          </w:rPr>
          <w:t xml:space="preserve">, </w:t>
        </w:r>
        <w:r w:rsidRPr="00065A05">
          <w:rPr>
            <w:rFonts w:cs="Arial"/>
            <w:szCs w:val="24"/>
          </w:rPr>
          <w:fldChar w:fldCharType="begin"/>
        </w:r>
      </w:ins>
      <w:ins w:id="2571" w:author="Christophe Borg" w:date="2026-08-26T12:10:00Z">
        <w:r w:rsidR="00383B27" w:rsidRPr="00F379D4">
          <w:rPr>
            <w:rFonts w:cs="Arial"/>
            <w:szCs w:val="24"/>
            <w:lang w:val="fr-FR"/>
            <w:rPrChange w:id="2572" w:author="Christophe Borg" w:date="2026-08-26T12:11:00Z">
              <w:rPr>
                <w:rFonts w:cs="Arial"/>
                <w:szCs w:val="24"/>
              </w:rPr>
            </w:rPrChange>
          </w:rPr>
          <w:instrText>HYPERLINK "C:\\Users\\xtoph\\Downloads\\Cheuk_Immunity_2017"</w:instrText>
        </w:r>
      </w:ins>
      <w:ins w:id="2573" w:author="LALOY Emilien" w:date="2026-08-20T16:38:00Z">
        <w:del w:id="2574" w:author="Christophe Borg" w:date="2026-08-26T12:10:00Z">
          <w:r w:rsidRPr="00065A05" w:rsidDel="00383B27">
            <w:rPr>
              <w:rFonts w:cs="Arial"/>
              <w:szCs w:val="24"/>
              <w:lang w:val="fr-FR"/>
            </w:rPr>
            <w:delInstrText xml:space="preserve"> HYPERLINK "Cheuk_Immunity_2017" </w:delInstrText>
          </w:r>
        </w:del>
        <w:r w:rsidRPr="00065A05">
          <w:rPr>
            <w:rFonts w:cs="Arial"/>
            <w:szCs w:val="24"/>
          </w:rPr>
          <w:fldChar w:fldCharType="separate"/>
        </w:r>
        <w:proofErr w:type="spellStart"/>
        <w:r w:rsidRPr="00065A05">
          <w:rPr>
            <w:rStyle w:val="Lienhypertexte"/>
            <w:rFonts w:cs="Arial"/>
            <w:szCs w:val="24"/>
            <w:lang w:val="fr-FR"/>
          </w:rPr>
          <w:t>Cheuk</w:t>
        </w:r>
        <w:proofErr w:type="spellEnd"/>
        <w:r>
          <w:rPr>
            <w:rStyle w:val="Lienhypertexte"/>
            <w:rFonts w:cs="Arial"/>
            <w:szCs w:val="24"/>
            <w:lang w:val="fr-FR"/>
          </w:rPr>
          <w:t xml:space="preserve"> </w:t>
        </w:r>
        <w:proofErr w:type="spellStart"/>
        <w:r w:rsidRPr="00065A05">
          <w:rPr>
            <w:rStyle w:val="Lienhypertexte"/>
            <w:rFonts w:cs="Arial"/>
            <w:szCs w:val="24"/>
            <w:lang w:val="fr-FR"/>
          </w:rPr>
          <w:t>Immunity</w:t>
        </w:r>
        <w:proofErr w:type="spellEnd"/>
        <w:r>
          <w:rPr>
            <w:rStyle w:val="Lienhypertexte"/>
            <w:rFonts w:cs="Arial"/>
            <w:szCs w:val="24"/>
            <w:lang w:val="fr-FR"/>
          </w:rPr>
          <w:t xml:space="preserve"> </w:t>
        </w:r>
        <w:r w:rsidRPr="00065A05">
          <w:rPr>
            <w:rStyle w:val="Lienhypertexte"/>
            <w:rFonts w:cs="Arial"/>
            <w:szCs w:val="24"/>
            <w:lang w:val="fr-FR"/>
          </w:rPr>
          <w:t>2017</w:t>
        </w:r>
        <w:r w:rsidRPr="00065A05">
          <w:rPr>
            <w:rFonts w:cs="Arial"/>
            <w:szCs w:val="24"/>
          </w:rPr>
          <w:fldChar w:fldCharType="end"/>
        </w:r>
        <w:r w:rsidRPr="00065A05">
          <w:rPr>
            <w:rFonts w:cs="Arial"/>
            <w:szCs w:val="24"/>
            <w:lang w:val="fr-FR"/>
          </w:rPr>
          <w:t xml:space="preserve"> </w:t>
        </w:r>
        <w:r w:rsidRPr="00065A05">
          <w:rPr>
            <w:rFonts w:cs="Arial"/>
            <w:szCs w:val="24"/>
          </w:rPr>
          <w:fldChar w:fldCharType="begin"/>
        </w:r>
      </w:ins>
      <w:ins w:id="2575" w:author="Christophe Borg" w:date="2026-08-26T12:10:00Z">
        <w:r w:rsidR="00383B27" w:rsidRPr="00F379D4">
          <w:rPr>
            <w:rFonts w:cs="Arial"/>
            <w:szCs w:val="24"/>
            <w:lang w:val="fr-FR"/>
            <w:rPrChange w:id="2576" w:author="Christophe Borg" w:date="2026-08-26T12:11:00Z">
              <w:rPr>
                <w:rFonts w:cs="Arial"/>
                <w:szCs w:val="24"/>
              </w:rPr>
            </w:rPrChange>
          </w:rPr>
          <w:instrText>HYPERLINK "C:\\Users\\xtoph\\Downloads\\Chen_CellMolImmunol_2020"</w:instrText>
        </w:r>
      </w:ins>
      <w:ins w:id="2577" w:author="LALOY Emilien" w:date="2026-08-20T16:38:00Z">
        <w:del w:id="2578" w:author="Christophe Borg" w:date="2026-08-26T12:10:00Z">
          <w:r w:rsidRPr="00065A05" w:rsidDel="00383B27">
            <w:rPr>
              <w:rFonts w:cs="Arial"/>
              <w:szCs w:val="24"/>
              <w:lang w:val="fr-FR"/>
            </w:rPr>
            <w:delInstrText xml:space="preserve"> HYPERLINK "Chen_CellMolImmunol_2020" </w:delInstrText>
          </w:r>
        </w:del>
        <w:r w:rsidRPr="00065A05">
          <w:rPr>
            <w:rFonts w:cs="Arial"/>
            <w:szCs w:val="24"/>
          </w:rPr>
          <w:fldChar w:fldCharType="separate"/>
        </w:r>
        <w:r w:rsidRPr="00065A05">
          <w:rPr>
            <w:rStyle w:val="Lienhypertexte"/>
            <w:rFonts w:cs="Arial"/>
            <w:szCs w:val="24"/>
            <w:lang w:val="fr-FR"/>
          </w:rPr>
          <w:t>Chen</w:t>
        </w:r>
        <w:r>
          <w:rPr>
            <w:rStyle w:val="Lienhypertexte"/>
            <w:rFonts w:cs="Arial"/>
            <w:szCs w:val="24"/>
            <w:lang w:val="fr-FR"/>
          </w:rPr>
          <w:t xml:space="preserve"> </w:t>
        </w:r>
        <w:proofErr w:type="spellStart"/>
        <w:r w:rsidRPr="00065A05">
          <w:rPr>
            <w:rStyle w:val="Lienhypertexte"/>
            <w:rFonts w:cs="Arial"/>
            <w:szCs w:val="24"/>
            <w:lang w:val="fr-FR"/>
          </w:rPr>
          <w:t>CellMolImmunol</w:t>
        </w:r>
        <w:proofErr w:type="spellEnd"/>
        <w:r>
          <w:rPr>
            <w:rStyle w:val="Lienhypertexte"/>
            <w:rFonts w:cs="Arial"/>
            <w:szCs w:val="24"/>
            <w:lang w:val="fr-FR"/>
          </w:rPr>
          <w:t xml:space="preserve"> </w:t>
        </w:r>
        <w:r w:rsidRPr="00065A05">
          <w:rPr>
            <w:rStyle w:val="Lienhypertexte"/>
            <w:rFonts w:cs="Arial"/>
            <w:szCs w:val="24"/>
            <w:lang w:val="fr-FR"/>
          </w:rPr>
          <w:t>2020</w:t>
        </w:r>
        <w:r w:rsidRPr="00065A05">
          <w:rPr>
            <w:rFonts w:cs="Arial"/>
            <w:szCs w:val="24"/>
          </w:rPr>
          <w:fldChar w:fldCharType="end"/>
        </w:r>
        <w:r w:rsidRPr="00065A05">
          <w:rPr>
            <w:rFonts w:cs="Arial"/>
            <w:szCs w:val="24"/>
            <w:lang w:val="fr-FR"/>
          </w:rPr>
          <w:t>.</w:t>
        </w:r>
      </w:ins>
    </w:p>
    <w:p w14:paraId="27E80CA2" w14:textId="035E1235" w:rsidR="008257D4" w:rsidRPr="00065A05" w:rsidRDefault="008257D4" w:rsidP="008257D4">
      <w:pPr>
        <w:numPr>
          <w:ilvl w:val="0"/>
          <w:numId w:val="14"/>
        </w:numPr>
        <w:spacing w:before="100" w:beforeAutospacing="1" w:after="100" w:afterAutospacing="1"/>
        <w:jc w:val="both"/>
        <w:rPr>
          <w:ins w:id="2579" w:author="LALOY Emilien" w:date="2026-08-20T16:38:00Z"/>
          <w:rFonts w:cs="Arial"/>
          <w:szCs w:val="24"/>
          <w:lang w:val="fr-FR"/>
        </w:rPr>
      </w:pPr>
      <w:ins w:id="2580" w:author="LALOY Emilien" w:date="2026-08-20T16:38:00Z">
        <w:r w:rsidRPr="00065A05">
          <w:rPr>
            <w:rStyle w:val="lev"/>
            <w:rFonts w:cs="Arial"/>
            <w:szCs w:val="24"/>
            <w:lang w:val="fr-FR"/>
          </w:rPr>
          <w:t xml:space="preserve">Dermatite </w:t>
        </w:r>
        <w:proofErr w:type="spellStart"/>
        <w:r w:rsidRPr="00065A05">
          <w:rPr>
            <w:rStyle w:val="lev"/>
            <w:rFonts w:cs="Arial"/>
            <w:szCs w:val="24"/>
            <w:lang w:val="fr-FR"/>
          </w:rPr>
          <w:t>atopique</w:t>
        </w:r>
        <w:proofErr w:type="spellEnd"/>
        <w:r w:rsidRPr="00065A05">
          <w:rPr>
            <w:rFonts w:cs="Arial"/>
            <w:szCs w:val="24"/>
            <w:lang w:val="fr-FR"/>
          </w:rPr>
          <w:t xml:space="preserve"> : La dermatite </w:t>
        </w:r>
        <w:proofErr w:type="spellStart"/>
        <w:r w:rsidRPr="00065A05">
          <w:rPr>
            <w:rFonts w:cs="Arial"/>
            <w:szCs w:val="24"/>
            <w:lang w:val="fr-FR"/>
          </w:rPr>
          <w:t>atopique</w:t>
        </w:r>
        <w:proofErr w:type="spellEnd"/>
        <w:r w:rsidRPr="00065A05">
          <w:rPr>
            <w:rFonts w:cs="Arial"/>
            <w:szCs w:val="24"/>
            <w:lang w:val="fr-FR"/>
          </w:rPr>
          <w:t xml:space="preserve"> correspond à l'apparition de plaques rouges sur la peau, et entraîne l'activation du système immunitaire. Bien que les clones retrouvés dans et en dehors des lésions sont les mêmes, il a été observé un enrichissement en TRM CD69+ capable de production de cytokines dans les lésions </w:t>
        </w:r>
        <w:r w:rsidRPr="00065A05">
          <w:rPr>
            <w:rFonts w:cs="Arial"/>
            <w:szCs w:val="24"/>
          </w:rPr>
          <w:fldChar w:fldCharType="begin"/>
        </w:r>
      </w:ins>
      <w:ins w:id="2581" w:author="Christophe Borg" w:date="2026-08-26T12:10:00Z">
        <w:r w:rsidR="00383B27" w:rsidRPr="00F379D4">
          <w:rPr>
            <w:rFonts w:cs="Arial"/>
            <w:szCs w:val="24"/>
            <w:lang w:val="fr-FR"/>
            <w:rPrChange w:id="2582" w:author="Christophe Borg" w:date="2026-08-26T12:11:00Z">
              <w:rPr>
                <w:rFonts w:cs="Arial"/>
                <w:szCs w:val="24"/>
              </w:rPr>
            </w:rPrChange>
          </w:rPr>
          <w:instrText>HYPERLINK "C:\\Users\\xtoph\\Downloads\\Chen_CellMolImmunol_2020"</w:instrText>
        </w:r>
      </w:ins>
      <w:ins w:id="2583" w:author="LALOY Emilien" w:date="2026-08-20T16:38:00Z">
        <w:del w:id="2584" w:author="Christophe Borg" w:date="2026-08-26T12:10:00Z">
          <w:r w:rsidRPr="00065A05" w:rsidDel="00383B27">
            <w:rPr>
              <w:rFonts w:cs="Arial"/>
              <w:szCs w:val="24"/>
              <w:lang w:val="fr-FR"/>
            </w:rPr>
            <w:delInstrText xml:space="preserve"> HYPERLINK "Chen_CellMolImmunol_2020" </w:delInstrText>
          </w:r>
        </w:del>
        <w:r w:rsidRPr="00065A05">
          <w:rPr>
            <w:rFonts w:cs="Arial"/>
            <w:szCs w:val="24"/>
          </w:rPr>
          <w:fldChar w:fldCharType="separate"/>
        </w:r>
        <w:r w:rsidRPr="00065A05">
          <w:rPr>
            <w:rStyle w:val="Lienhypertexte"/>
            <w:rFonts w:cs="Arial"/>
            <w:szCs w:val="24"/>
            <w:lang w:val="fr-FR"/>
          </w:rPr>
          <w:t>Chen</w:t>
        </w:r>
        <w:r>
          <w:rPr>
            <w:rStyle w:val="Lienhypertexte"/>
            <w:rFonts w:cs="Arial"/>
            <w:szCs w:val="24"/>
            <w:lang w:val="fr-FR"/>
          </w:rPr>
          <w:t xml:space="preserve"> </w:t>
        </w:r>
        <w:proofErr w:type="spellStart"/>
        <w:r w:rsidRPr="00065A05">
          <w:rPr>
            <w:rStyle w:val="Lienhypertexte"/>
            <w:rFonts w:cs="Arial"/>
            <w:szCs w:val="24"/>
            <w:lang w:val="fr-FR"/>
          </w:rPr>
          <w:t>CellMolImmunol</w:t>
        </w:r>
        <w:proofErr w:type="spellEnd"/>
        <w:r>
          <w:rPr>
            <w:rStyle w:val="Lienhypertexte"/>
            <w:rFonts w:cs="Arial"/>
            <w:szCs w:val="24"/>
            <w:lang w:val="fr-FR"/>
          </w:rPr>
          <w:t xml:space="preserve"> </w:t>
        </w:r>
        <w:r w:rsidRPr="00065A05">
          <w:rPr>
            <w:rStyle w:val="Lienhypertexte"/>
            <w:rFonts w:cs="Arial"/>
            <w:szCs w:val="24"/>
            <w:lang w:val="fr-FR"/>
          </w:rPr>
          <w:t>2020</w:t>
        </w:r>
        <w:r w:rsidRPr="00065A05">
          <w:rPr>
            <w:rFonts w:cs="Arial"/>
            <w:szCs w:val="24"/>
          </w:rPr>
          <w:fldChar w:fldCharType="end"/>
        </w:r>
        <w:r w:rsidRPr="00065A05">
          <w:rPr>
            <w:rFonts w:cs="Arial"/>
            <w:szCs w:val="24"/>
            <w:lang w:val="fr-FR"/>
          </w:rPr>
          <w:t>.</w:t>
        </w:r>
      </w:ins>
    </w:p>
    <w:p w14:paraId="0C396B50" w14:textId="78F69066" w:rsidR="008257D4" w:rsidRPr="00065A05" w:rsidRDefault="008257D4" w:rsidP="008257D4">
      <w:pPr>
        <w:numPr>
          <w:ilvl w:val="0"/>
          <w:numId w:val="14"/>
        </w:numPr>
        <w:spacing w:before="100" w:beforeAutospacing="1" w:after="100" w:afterAutospacing="1"/>
        <w:jc w:val="both"/>
        <w:rPr>
          <w:ins w:id="2585" w:author="LALOY Emilien" w:date="2026-08-20T16:38:00Z"/>
          <w:rFonts w:cs="Arial"/>
          <w:szCs w:val="24"/>
          <w:lang w:val="fr-FR"/>
        </w:rPr>
      </w:pPr>
      <w:ins w:id="2586" w:author="LALOY Emilien" w:date="2026-08-20T16:38:00Z">
        <w:r w:rsidRPr="00065A05">
          <w:rPr>
            <w:rStyle w:val="lev"/>
            <w:rFonts w:cs="Arial"/>
            <w:szCs w:val="24"/>
            <w:lang w:val="fr-FR"/>
          </w:rPr>
          <w:t>Dermatite de contact</w:t>
        </w:r>
        <w:r w:rsidRPr="00065A05">
          <w:rPr>
            <w:rFonts w:cs="Arial"/>
            <w:szCs w:val="24"/>
            <w:lang w:val="fr-FR"/>
          </w:rPr>
          <w:t xml:space="preserve"> : La dermatite de contact est caractérisé</w:t>
        </w:r>
        <w:r>
          <w:rPr>
            <w:rFonts w:cs="Arial"/>
            <w:szCs w:val="24"/>
            <w:lang w:val="fr-FR"/>
          </w:rPr>
          <w:t>e</w:t>
        </w:r>
        <w:r w:rsidRPr="00065A05">
          <w:rPr>
            <w:rFonts w:cs="Arial"/>
            <w:szCs w:val="24"/>
            <w:lang w:val="fr-FR"/>
          </w:rPr>
          <w:t xml:space="preserve"> par l'apparition soudaine d'érythèmes après un contact avec un allergène et est causée par l'activation du système immunitaire. L'intensité de la maladie a été corrélée positivement à l'accumulation de TRM IL17a+ </w:t>
        </w:r>
        <w:proofErr w:type="spellStart"/>
        <w:r w:rsidRPr="00065A05">
          <w:rPr>
            <w:rFonts w:cs="Arial"/>
            <w:szCs w:val="24"/>
            <w:lang w:val="fr-FR"/>
          </w:rPr>
          <w:t>IFNg</w:t>
        </w:r>
        <w:proofErr w:type="spellEnd"/>
        <w:r w:rsidRPr="00065A05">
          <w:rPr>
            <w:rFonts w:cs="Arial"/>
            <w:szCs w:val="24"/>
            <w:lang w:val="fr-FR"/>
          </w:rPr>
          <w:t xml:space="preserve">+ dans la peau </w:t>
        </w:r>
        <w:r w:rsidRPr="00065A05">
          <w:rPr>
            <w:rFonts w:cs="Arial"/>
            <w:szCs w:val="24"/>
          </w:rPr>
          <w:fldChar w:fldCharType="begin"/>
        </w:r>
      </w:ins>
      <w:ins w:id="2587" w:author="Christophe Borg" w:date="2026-08-26T12:10:00Z">
        <w:r w:rsidR="00383B27" w:rsidRPr="00F379D4">
          <w:rPr>
            <w:rFonts w:cs="Arial"/>
            <w:szCs w:val="24"/>
            <w:lang w:val="fr-FR"/>
            <w:rPrChange w:id="2588" w:author="Christophe Borg" w:date="2026-08-26T12:11:00Z">
              <w:rPr>
                <w:rFonts w:cs="Arial"/>
                <w:szCs w:val="24"/>
              </w:rPr>
            </w:rPrChange>
          </w:rPr>
          <w:instrText>HYPERLINK "C:\\Users\\xtoph\\Downloads\\Chen_CellMolImmunol_2020"</w:instrText>
        </w:r>
      </w:ins>
      <w:ins w:id="2589" w:author="LALOY Emilien" w:date="2026-08-20T16:38:00Z">
        <w:del w:id="2590" w:author="Christophe Borg" w:date="2026-08-26T12:10:00Z">
          <w:r w:rsidRPr="00065A05" w:rsidDel="00383B27">
            <w:rPr>
              <w:rFonts w:cs="Arial"/>
              <w:szCs w:val="24"/>
              <w:lang w:val="fr-FR"/>
            </w:rPr>
            <w:delInstrText xml:space="preserve"> HYPERLINK "Chen_CellMolImmunol_2020" </w:delInstrText>
          </w:r>
        </w:del>
        <w:r w:rsidRPr="00065A05">
          <w:rPr>
            <w:rFonts w:cs="Arial"/>
            <w:szCs w:val="24"/>
          </w:rPr>
          <w:fldChar w:fldCharType="separate"/>
        </w:r>
        <w:r w:rsidRPr="00065A05">
          <w:rPr>
            <w:rStyle w:val="Lienhypertexte"/>
            <w:rFonts w:cs="Arial"/>
            <w:szCs w:val="24"/>
            <w:lang w:val="fr-FR"/>
          </w:rPr>
          <w:t>Chen</w:t>
        </w:r>
        <w:r>
          <w:rPr>
            <w:rStyle w:val="Lienhypertexte"/>
            <w:rFonts w:cs="Arial"/>
            <w:szCs w:val="24"/>
            <w:lang w:val="fr-FR"/>
          </w:rPr>
          <w:t xml:space="preserve"> </w:t>
        </w:r>
        <w:proofErr w:type="spellStart"/>
        <w:r w:rsidRPr="00065A05">
          <w:rPr>
            <w:rStyle w:val="Lienhypertexte"/>
            <w:rFonts w:cs="Arial"/>
            <w:szCs w:val="24"/>
            <w:lang w:val="fr-FR"/>
          </w:rPr>
          <w:t>CellMolImmunol</w:t>
        </w:r>
        <w:proofErr w:type="spellEnd"/>
        <w:r>
          <w:rPr>
            <w:rStyle w:val="Lienhypertexte"/>
            <w:rFonts w:cs="Arial"/>
            <w:szCs w:val="24"/>
            <w:lang w:val="fr-FR"/>
          </w:rPr>
          <w:t xml:space="preserve"> </w:t>
        </w:r>
        <w:r w:rsidRPr="00065A05">
          <w:rPr>
            <w:rStyle w:val="Lienhypertexte"/>
            <w:rFonts w:cs="Arial"/>
            <w:szCs w:val="24"/>
            <w:lang w:val="fr-FR"/>
          </w:rPr>
          <w:t>2020</w:t>
        </w:r>
        <w:r w:rsidRPr="00065A05">
          <w:rPr>
            <w:rFonts w:cs="Arial"/>
            <w:szCs w:val="24"/>
          </w:rPr>
          <w:fldChar w:fldCharType="end"/>
        </w:r>
        <w:r w:rsidRPr="00065A05">
          <w:rPr>
            <w:rFonts w:cs="Arial"/>
            <w:szCs w:val="24"/>
            <w:lang w:val="fr-FR"/>
          </w:rPr>
          <w:t>.</w:t>
        </w:r>
      </w:ins>
    </w:p>
    <w:p w14:paraId="11D681FB" w14:textId="36D385ED" w:rsidR="008257D4" w:rsidRPr="00065A05" w:rsidRDefault="008257D4" w:rsidP="008257D4">
      <w:pPr>
        <w:numPr>
          <w:ilvl w:val="0"/>
          <w:numId w:val="14"/>
        </w:numPr>
        <w:spacing w:before="100" w:beforeAutospacing="1" w:after="100" w:afterAutospacing="1"/>
        <w:jc w:val="both"/>
        <w:rPr>
          <w:ins w:id="2591" w:author="LALOY Emilien" w:date="2026-08-20T16:38:00Z"/>
          <w:rFonts w:cs="Arial"/>
          <w:szCs w:val="24"/>
          <w:lang w:val="fr-FR"/>
        </w:rPr>
      </w:pPr>
      <w:ins w:id="2592" w:author="LALOY Emilien" w:date="2026-08-20T16:38:00Z">
        <w:r w:rsidRPr="00065A05">
          <w:rPr>
            <w:rStyle w:val="lev"/>
            <w:rFonts w:cs="Arial"/>
            <w:szCs w:val="24"/>
            <w:lang w:val="fr-FR"/>
          </w:rPr>
          <w:t>Mycosis fongoïde</w:t>
        </w:r>
        <w:r w:rsidRPr="00065A05">
          <w:rPr>
            <w:rFonts w:cs="Arial"/>
            <w:szCs w:val="24"/>
            <w:lang w:val="fr-FR"/>
          </w:rPr>
          <w:t xml:space="preserve"> : Cette maladie est une forme de cancer générée par la prolifération aberrante de lymphocytes T dans la peau avec un phénotype rappelant celui des TRM (CCR7-CD62L-, CCR4+CLA+) </w:t>
        </w:r>
        <w:r w:rsidRPr="00065A05">
          <w:rPr>
            <w:rFonts w:cs="Arial"/>
            <w:szCs w:val="24"/>
          </w:rPr>
          <w:fldChar w:fldCharType="begin"/>
        </w:r>
      </w:ins>
      <w:ins w:id="2593" w:author="Christophe Borg" w:date="2026-08-26T12:10:00Z">
        <w:r w:rsidR="00383B27" w:rsidRPr="00F379D4">
          <w:rPr>
            <w:rFonts w:cs="Arial"/>
            <w:szCs w:val="24"/>
            <w:lang w:val="fr-FR"/>
            <w:rPrChange w:id="2594" w:author="Christophe Borg" w:date="2026-08-26T12:11:00Z">
              <w:rPr>
                <w:rFonts w:cs="Arial"/>
                <w:szCs w:val="24"/>
              </w:rPr>
            </w:rPrChange>
          </w:rPr>
          <w:instrText>HYPERLINK "C:\\Users\\xtoph\\Downloads\\Chen_CellMolImmunol_2020"</w:instrText>
        </w:r>
      </w:ins>
      <w:ins w:id="2595" w:author="LALOY Emilien" w:date="2026-08-20T16:38:00Z">
        <w:del w:id="2596" w:author="Christophe Borg" w:date="2026-08-26T12:10:00Z">
          <w:r w:rsidRPr="00065A05" w:rsidDel="00383B27">
            <w:rPr>
              <w:rFonts w:cs="Arial"/>
              <w:szCs w:val="24"/>
              <w:lang w:val="fr-FR"/>
            </w:rPr>
            <w:delInstrText xml:space="preserve"> HYPERLINK "Chen_CellMolImmunol_2020" </w:delInstrText>
          </w:r>
        </w:del>
        <w:r w:rsidRPr="00065A05">
          <w:rPr>
            <w:rFonts w:cs="Arial"/>
            <w:szCs w:val="24"/>
          </w:rPr>
          <w:fldChar w:fldCharType="separate"/>
        </w:r>
        <w:r w:rsidRPr="00065A05">
          <w:rPr>
            <w:rStyle w:val="Lienhypertexte"/>
            <w:rFonts w:cs="Arial"/>
            <w:szCs w:val="24"/>
            <w:lang w:val="fr-FR"/>
          </w:rPr>
          <w:t>Chen</w:t>
        </w:r>
        <w:r>
          <w:rPr>
            <w:rStyle w:val="Lienhypertexte"/>
            <w:rFonts w:cs="Arial"/>
            <w:szCs w:val="24"/>
            <w:lang w:val="fr-FR"/>
          </w:rPr>
          <w:t xml:space="preserve"> </w:t>
        </w:r>
        <w:proofErr w:type="spellStart"/>
        <w:r w:rsidRPr="00065A05">
          <w:rPr>
            <w:rStyle w:val="Lienhypertexte"/>
            <w:rFonts w:cs="Arial"/>
            <w:szCs w:val="24"/>
            <w:lang w:val="fr-FR"/>
          </w:rPr>
          <w:t>CellMolImmunol</w:t>
        </w:r>
        <w:proofErr w:type="spellEnd"/>
        <w:r>
          <w:rPr>
            <w:rStyle w:val="Lienhypertexte"/>
            <w:rFonts w:cs="Arial"/>
            <w:szCs w:val="24"/>
            <w:lang w:val="fr-FR"/>
          </w:rPr>
          <w:t xml:space="preserve"> </w:t>
        </w:r>
        <w:r w:rsidRPr="00065A05">
          <w:rPr>
            <w:rStyle w:val="Lienhypertexte"/>
            <w:rFonts w:cs="Arial"/>
            <w:szCs w:val="24"/>
            <w:lang w:val="fr-FR"/>
          </w:rPr>
          <w:t>2020</w:t>
        </w:r>
        <w:r w:rsidRPr="00065A05">
          <w:rPr>
            <w:rFonts w:cs="Arial"/>
            <w:szCs w:val="24"/>
          </w:rPr>
          <w:fldChar w:fldCharType="end"/>
        </w:r>
        <w:r w:rsidRPr="00065A05">
          <w:rPr>
            <w:rFonts w:cs="Arial"/>
            <w:szCs w:val="24"/>
            <w:lang w:val="fr-FR"/>
          </w:rPr>
          <w:t>.</w:t>
        </w:r>
      </w:ins>
    </w:p>
    <w:p w14:paraId="6D452A36" w14:textId="77777777" w:rsidR="008257D4" w:rsidRPr="00A91FB0" w:rsidRDefault="008257D4" w:rsidP="008257D4">
      <w:pPr>
        <w:pStyle w:val="Titre3"/>
        <w:rPr>
          <w:ins w:id="2597" w:author="LALOY Emilien" w:date="2026-08-20T16:38:00Z"/>
          <w:lang w:val="fr-FR"/>
        </w:rPr>
      </w:pPr>
      <w:bookmarkStart w:id="2598" w:name="_Toc238137528"/>
      <w:ins w:id="2599" w:author="LALOY Emilien" w:date="2026-08-20T16:38:00Z">
        <w:r w:rsidRPr="00A91FB0">
          <w:rPr>
            <w:lang w:val="fr-FR"/>
          </w:rPr>
          <w:t>3.4.2 Autre types de maladies auto-immunes</w:t>
        </w:r>
        <w:bookmarkEnd w:id="2598"/>
      </w:ins>
    </w:p>
    <w:p w14:paraId="11714405" w14:textId="1AF2AC78" w:rsidR="008257D4" w:rsidRPr="00065A05" w:rsidRDefault="008257D4" w:rsidP="008257D4">
      <w:pPr>
        <w:pStyle w:val="NormalWeb"/>
        <w:spacing w:line="360" w:lineRule="auto"/>
        <w:jc w:val="both"/>
        <w:rPr>
          <w:ins w:id="2600" w:author="LALOY Emilien" w:date="2026-08-20T16:38:00Z"/>
          <w:rFonts w:ascii="Arial" w:hAnsi="Arial" w:cs="Arial"/>
          <w:lang w:val="fr-FR"/>
        </w:rPr>
      </w:pPr>
      <w:ins w:id="2601" w:author="LALOY Emilien" w:date="2026-08-20T16:38:00Z">
        <w:r w:rsidRPr="00065A05">
          <w:rPr>
            <w:rFonts w:ascii="Arial" w:hAnsi="Arial" w:cs="Arial"/>
            <w:lang w:val="fr-FR"/>
          </w:rPr>
          <w:t xml:space="preserve">De manière similaire à la partie précédente, les observations ci-dessous ont été listée à partir des </w:t>
        </w:r>
        <w:proofErr w:type="spellStart"/>
        <w:r w:rsidRPr="00065A05">
          <w:rPr>
            <w:rFonts w:ascii="Arial" w:hAnsi="Arial" w:cs="Arial"/>
            <w:lang w:val="fr-FR"/>
          </w:rPr>
          <w:t>review</w:t>
        </w:r>
        <w:proofErr w:type="spellEnd"/>
        <w:r w:rsidRPr="00065A05">
          <w:rPr>
            <w:rFonts w:ascii="Arial" w:hAnsi="Arial" w:cs="Arial"/>
            <w:lang w:val="fr-FR"/>
          </w:rPr>
          <w:t xml:space="preserve"> de </w:t>
        </w:r>
        <w:r w:rsidRPr="00065A05">
          <w:rPr>
            <w:rFonts w:ascii="Arial" w:hAnsi="Arial" w:cs="Arial"/>
          </w:rPr>
          <w:fldChar w:fldCharType="begin"/>
        </w:r>
      </w:ins>
      <w:ins w:id="2602" w:author="Christophe Borg" w:date="2026-08-26T12:10:00Z">
        <w:r w:rsidR="00383B27" w:rsidRPr="00F379D4">
          <w:rPr>
            <w:rFonts w:ascii="Arial" w:hAnsi="Arial" w:cs="Arial"/>
            <w:lang w:val="fr-FR"/>
            <w:rPrChange w:id="2603" w:author="Christophe Borg" w:date="2026-08-26T12:11:00Z">
              <w:rPr>
                <w:rFonts w:ascii="Arial" w:hAnsi="Arial" w:cs="Arial"/>
              </w:rPr>
            </w:rPrChange>
          </w:rPr>
          <w:instrText>HYPERLINK "C:\\Users\\xtoph\\Downloads\\Masopust_AnnuRevImmunol_2019"</w:instrText>
        </w:r>
      </w:ins>
      <w:ins w:id="2604" w:author="LALOY Emilien" w:date="2026-08-20T16:38:00Z">
        <w:del w:id="2605" w:author="Christophe Borg" w:date="2026-08-26T12:10:00Z">
          <w:r w:rsidRPr="00065A05" w:rsidDel="00383B27">
            <w:rPr>
              <w:rFonts w:ascii="Arial" w:hAnsi="Arial" w:cs="Arial"/>
              <w:lang w:val="fr-FR"/>
            </w:rPr>
            <w:delInstrText xml:space="preserve"> HYPERLINK "Masopust_AnnuRevImmunol_2019" </w:delInstrText>
          </w:r>
        </w:del>
        <w:r w:rsidRPr="00065A05">
          <w:rPr>
            <w:rFonts w:ascii="Arial" w:hAnsi="Arial" w:cs="Arial"/>
          </w:rPr>
          <w:fldChar w:fldCharType="separate"/>
        </w:r>
        <w:proofErr w:type="spellStart"/>
        <w:r w:rsidRPr="00065A05">
          <w:rPr>
            <w:rStyle w:val="Lienhypertexte"/>
            <w:rFonts w:ascii="Arial" w:eastAsiaTheme="majorEastAsia" w:hAnsi="Arial" w:cs="Arial"/>
            <w:lang w:val="fr-FR"/>
          </w:rPr>
          <w:t>Masopust</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AnnuRevImmunol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2019</w:t>
        </w:r>
        <w:r w:rsidRPr="00065A05">
          <w:rPr>
            <w:rFonts w:ascii="Arial" w:hAnsi="Arial" w:cs="Arial"/>
          </w:rPr>
          <w:fldChar w:fldCharType="end"/>
        </w:r>
        <w:r w:rsidRPr="00065A05">
          <w:rPr>
            <w:rFonts w:ascii="Arial" w:hAnsi="Arial" w:cs="Arial"/>
            <w:lang w:val="fr-FR"/>
          </w:rPr>
          <w:t xml:space="preserve"> et </w:t>
        </w:r>
        <w:r w:rsidRPr="00065A05">
          <w:rPr>
            <w:rFonts w:ascii="Arial" w:hAnsi="Arial" w:cs="Arial"/>
          </w:rPr>
          <w:fldChar w:fldCharType="begin"/>
        </w:r>
      </w:ins>
      <w:ins w:id="2606" w:author="Christophe Borg" w:date="2026-08-26T12:10:00Z">
        <w:r w:rsidR="00383B27" w:rsidRPr="00F379D4">
          <w:rPr>
            <w:rFonts w:ascii="Arial" w:hAnsi="Arial" w:cs="Arial"/>
            <w:lang w:val="fr-FR"/>
            <w:rPrChange w:id="2607" w:author="Christophe Borg" w:date="2026-08-26T12:11:00Z">
              <w:rPr>
                <w:rFonts w:ascii="Arial" w:hAnsi="Arial" w:cs="Arial"/>
              </w:rPr>
            </w:rPrChange>
          </w:rPr>
          <w:instrText>HYPERLINK "C:\\Users\\xtoph\\Downloads\\Park_TrendsImmunol_2019"</w:instrText>
        </w:r>
      </w:ins>
      <w:ins w:id="2608" w:author="LALOY Emilien" w:date="2026-08-20T16:38:00Z">
        <w:del w:id="2609" w:author="Christophe Borg" w:date="2026-08-26T12:10:00Z">
          <w:r w:rsidRPr="00065A05" w:rsidDel="00383B27">
            <w:rPr>
              <w:rFonts w:ascii="Arial" w:hAnsi="Arial" w:cs="Arial"/>
              <w:lang w:val="fr-FR"/>
            </w:rPr>
            <w:delInstrText xml:space="preserve"> HYPERLINK "Park_TrendsImmunol_2019" </w:delInstrText>
          </w:r>
        </w:del>
        <w:r w:rsidRPr="00065A05">
          <w:rPr>
            <w:rFonts w:ascii="Arial" w:hAnsi="Arial" w:cs="Arial"/>
          </w:rPr>
          <w:fldChar w:fldCharType="separate"/>
        </w:r>
        <w:r w:rsidRPr="00065A05">
          <w:rPr>
            <w:rStyle w:val="Lienhypertexte"/>
            <w:rFonts w:ascii="Arial" w:eastAsiaTheme="majorEastAsia" w:hAnsi="Arial" w:cs="Arial"/>
            <w:lang w:val="fr-FR"/>
          </w:rPr>
          <w:t>Park</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TrendsImmunol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2019</w:t>
        </w:r>
        <w:r w:rsidRPr="00065A05">
          <w:rPr>
            <w:rFonts w:ascii="Arial" w:hAnsi="Arial" w:cs="Arial"/>
          </w:rPr>
          <w:fldChar w:fldCharType="end"/>
        </w:r>
        <w:r w:rsidRPr="00065A05">
          <w:rPr>
            <w:rFonts w:ascii="Arial" w:hAnsi="Arial" w:cs="Arial"/>
            <w:lang w:val="fr-FR"/>
          </w:rPr>
          <w:t xml:space="preserve"> :</w:t>
        </w:r>
      </w:ins>
    </w:p>
    <w:p w14:paraId="414B2498" w14:textId="63285207" w:rsidR="008257D4" w:rsidRPr="00065A05" w:rsidRDefault="008257D4" w:rsidP="008257D4">
      <w:pPr>
        <w:numPr>
          <w:ilvl w:val="0"/>
          <w:numId w:val="15"/>
        </w:numPr>
        <w:spacing w:before="100" w:beforeAutospacing="1" w:after="100" w:afterAutospacing="1"/>
        <w:jc w:val="both"/>
        <w:rPr>
          <w:ins w:id="2610" w:author="LALOY Emilien" w:date="2026-08-20T16:38:00Z"/>
          <w:rFonts w:cs="Arial"/>
          <w:szCs w:val="24"/>
          <w:lang w:val="fr-FR"/>
        </w:rPr>
      </w:pPr>
      <w:ins w:id="2611" w:author="LALOY Emilien" w:date="2026-08-20T16:38:00Z">
        <w:r w:rsidRPr="00065A05">
          <w:rPr>
            <w:rStyle w:val="lev"/>
            <w:rFonts w:cs="Arial"/>
            <w:szCs w:val="24"/>
            <w:lang w:val="fr-FR"/>
          </w:rPr>
          <w:t>Rejet de greffe</w:t>
        </w:r>
        <w:r w:rsidRPr="00065A05">
          <w:rPr>
            <w:rFonts w:cs="Arial"/>
            <w:szCs w:val="24"/>
            <w:lang w:val="fr-FR"/>
          </w:rPr>
          <w:t xml:space="preserve"> </w:t>
        </w:r>
        <w:r w:rsidRPr="00065A05">
          <w:rPr>
            <w:rFonts w:cs="Arial"/>
            <w:szCs w:val="24"/>
          </w:rPr>
          <w:fldChar w:fldCharType="begin"/>
        </w:r>
      </w:ins>
      <w:ins w:id="2612" w:author="Christophe Borg" w:date="2026-08-26T12:10:00Z">
        <w:r w:rsidR="00383B27" w:rsidRPr="00F379D4">
          <w:rPr>
            <w:rFonts w:cs="Arial"/>
            <w:szCs w:val="24"/>
            <w:lang w:val="fr-FR"/>
            <w:rPrChange w:id="2613" w:author="Christophe Borg" w:date="2026-08-26T12:11:00Z">
              <w:rPr>
                <w:rFonts w:cs="Arial"/>
                <w:szCs w:val="24"/>
              </w:rPr>
            </w:rPrChange>
          </w:rPr>
          <w:instrText>HYPERLINK "C:\\Users\\xtoph\\Downloads\\Masopust_AnnuRevImmunol_2019"</w:instrText>
        </w:r>
      </w:ins>
      <w:ins w:id="2614" w:author="LALOY Emilien" w:date="2026-08-20T16:38:00Z">
        <w:del w:id="2615" w:author="Christophe Borg" w:date="2026-08-26T12:10:00Z">
          <w:r w:rsidRPr="00065A05" w:rsidDel="00383B27">
            <w:rPr>
              <w:rFonts w:cs="Arial"/>
              <w:szCs w:val="24"/>
              <w:lang w:val="fr-FR"/>
            </w:rPr>
            <w:delInstrText xml:space="preserve"> HYPERLINK "Masopust_AnnuRevImmunol_2019" </w:delInstrText>
          </w:r>
        </w:del>
        <w:r w:rsidRPr="00065A05">
          <w:rPr>
            <w:rFonts w:cs="Arial"/>
            <w:szCs w:val="24"/>
          </w:rPr>
          <w:fldChar w:fldCharType="separate"/>
        </w:r>
        <w:proofErr w:type="spellStart"/>
        <w:r w:rsidRPr="00065A05">
          <w:rPr>
            <w:rStyle w:val="Lienhypertexte"/>
            <w:rFonts w:cs="Arial"/>
            <w:szCs w:val="24"/>
            <w:lang w:val="fr-FR"/>
          </w:rPr>
          <w:t>Masopust</w:t>
        </w:r>
        <w:proofErr w:type="spellEnd"/>
        <w:r>
          <w:rPr>
            <w:rStyle w:val="Lienhypertexte"/>
            <w:rFonts w:cs="Arial"/>
            <w:szCs w:val="24"/>
            <w:lang w:val="fr-FR"/>
          </w:rPr>
          <w:t xml:space="preserve"> </w:t>
        </w:r>
        <w:proofErr w:type="spellStart"/>
        <w:r w:rsidRPr="00065A05">
          <w:rPr>
            <w:rStyle w:val="Lienhypertexte"/>
            <w:rFonts w:cs="Arial"/>
            <w:szCs w:val="24"/>
            <w:lang w:val="fr-FR"/>
          </w:rPr>
          <w:t>AnnuRevImmunol</w:t>
        </w:r>
        <w:proofErr w:type="spellEnd"/>
        <w:r>
          <w:rPr>
            <w:rStyle w:val="Lienhypertexte"/>
            <w:rFonts w:cs="Arial"/>
            <w:szCs w:val="24"/>
            <w:lang w:val="fr-FR"/>
          </w:rPr>
          <w:t xml:space="preserve"> </w:t>
        </w:r>
        <w:r w:rsidRPr="00065A05">
          <w:rPr>
            <w:rStyle w:val="Lienhypertexte"/>
            <w:rFonts w:cs="Arial"/>
            <w:szCs w:val="24"/>
            <w:lang w:val="fr-FR"/>
          </w:rPr>
          <w:t>2019</w:t>
        </w:r>
        <w:r w:rsidRPr="00065A05">
          <w:rPr>
            <w:rFonts w:cs="Arial"/>
            <w:szCs w:val="24"/>
          </w:rPr>
          <w:fldChar w:fldCharType="end"/>
        </w:r>
      </w:ins>
    </w:p>
    <w:p w14:paraId="7AC7BE92" w14:textId="774CA8EA" w:rsidR="008257D4" w:rsidRPr="00065A05" w:rsidRDefault="008257D4" w:rsidP="008257D4">
      <w:pPr>
        <w:numPr>
          <w:ilvl w:val="0"/>
          <w:numId w:val="15"/>
        </w:numPr>
        <w:spacing w:before="100" w:beforeAutospacing="1" w:after="100" w:afterAutospacing="1"/>
        <w:jc w:val="both"/>
        <w:rPr>
          <w:ins w:id="2616" w:author="LALOY Emilien" w:date="2026-08-20T16:38:00Z"/>
          <w:rFonts w:cs="Arial"/>
          <w:szCs w:val="24"/>
          <w:lang w:val="fr-FR"/>
        </w:rPr>
      </w:pPr>
      <w:ins w:id="2617" w:author="LALOY Emilien" w:date="2026-08-20T16:38:00Z">
        <w:r w:rsidRPr="00065A05">
          <w:rPr>
            <w:rStyle w:val="lev"/>
            <w:rFonts w:cs="Arial"/>
            <w:szCs w:val="24"/>
            <w:lang w:val="fr-FR"/>
          </w:rPr>
          <w:t>Diabète de type 1</w:t>
        </w:r>
        <w:r w:rsidRPr="00065A05">
          <w:rPr>
            <w:rFonts w:cs="Arial"/>
            <w:szCs w:val="24"/>
            <w:lang w:val="fr-FR"/>
          </w:rPr>
          <w:t xml:space="preserve"> </w:t>
        </w:r>
        <w:r w:rsidRPr="00065A05">
          <w:rPr>
            <w:rFonts w:cs="Arial"/>
            <w:szCs w:val="24"/>
          </w:rPr>
          <w:fldChar w:fldCharType="begin"/>
        </w:r>
      </w:ins>
      <w:ins w:id="2618" w:author="Christophe Borg" w:date="2026-08-26T12:10:00Z">
        <w:r w:rsidR="00383B27" w:rsidRPr="00F379D4">
          <w:rPr>
            <w:rFonts w:cs="Arial"/>
            <w:szCs w:val="24"/>
            <w:lang w:val="fr-FR"/>
            <w:rPrChange w:id="2619" w:author="Christophe Borg" w:date="2026-08-26T12:11:00Z">
              <w:rPr>
                <w:rFonts w:cs="Arial"/>
                <w:szCs w:val="24"/>
              </w:rPr>
            </w:rPrChange>
          </w:rPr>
          <w:instrText>HYPERLINK "C:\\Users\\xtoph\\Downloads\\Masopust_AnnuRevImmunol_2019"</w:instrText>
        </w:r>
      </w:ins>
      <w:ins w:id="2620" w:author="LALOY Emilien" w:date="2026-08-20T16:38:00Z">
        <w:del w:id="2621" w:author="Christophe Borg" w:date="2026-08-26T12:10:00Z">
          <w:r w:rsidRPr="00065A05" w:rsidDel="00383B27">
            <w:rPr>
              <w:rFonts w:cs="Arial"/>
              <w:szCs w:val="24"/>
              <w:lang w:val="fr-FR"/>
            </w:rPr>
            <w:delInstrText xml:space="preserve"> HYPERLINK "Masopust_AnnuRevImmunol_2019" </w:delInstrText>
          </w:r>
        </w:del>
        <w:r w:rsidRPr="00065A05">
          <w:rPr>
            <w:rFonts w:cs="Arial"/>
            <w:szCs w:val="24"/>
          </w:rPr>
          <w:fldChar w:fldCharType="separate"/>
        </w:r>
        <w:proofErr w:type="spellStart"/>
        <w:r w:rsidRPr="00065A05">
          <w:rPr>
            <w:rStyle w:val="Lienhypertexte"/>
            <w:rFonts w:cs="Arial"/>
            <w:szCs w:val="24"/>
            <w:lang w:val="fr-FR"/>
          </w:rPr>
          <w:t>Masopust</w:t>
        </w:r>
        <w:proofErr w:type="spellEnd"/>
        <w:r>
          <w:rPr>
            <w:rStyle w:val="Lienhypertexte"/>
            <w:rFonts w:cs="Arial"/>
            <w:szCs w:val="24"/>
            <w:lang w:val="fr-FR"/>
          </w:rPr>
          <w:t xml:space="preserve"> </w:t>
        </w:r>
        <w:proofErr w:type="spellStart"/>
        <w:r w:rsidRPr="00065A05">
          <w:rPr>
            <w:rStyle w:val="Lienhypertexte"/>
            <w:rFonts w:cs="Arial"/>
            <w:szCs w:val="24"/>
            <w:lang w:val="fr-FR"/>
          </w:rPr>
          <w:t>AnnuRevImmunol</w:t>
        </w:r>
        <w:proofErr w:type="spellEnd"/>
        <w:r>
          <w:rPr>
            <w:rStyle w:val="Lienhypertexte"/>
            <w:rFonts w:cs="Arial"/>
            <w:szCs w:val="24"/>
            <w:lang w:val="fr-FR"/>
          </w:rPr>
          <w:t xml:space="preserve"> </w:t>
        </w:r>
        <w:r w:rsidRPr="00065A05">
          <w:rPr>
            <w:rStyle w:val="Lienhypertexte"/>
            <w:rFonts w:cs="Arial"/>
            <w:szCs w:val="24"/>
            <w:lang w:val="fr-FR"/>
          </w:rPr>
          <w:t>2019</w:t>
        </w:r>
        <w:r w:rsidRPr="00065A05">
          <w:rPr>
            <w:rFonts w:cs="Arial"/>
            <w:szCs w:val="24"/>
          </w:rPr>
          <w:fldChar w:fldCharType="end"/>
        </w:r>
        <w:r w:rsidRPr="00065A05">
          <w:rPr>
            <w:rFonts w:cs="Arial"/>
            <w:szCs w:val="24"/>
            <w:lang w:val="fr-FR"/>
          </w:rPr>
          <w:t xml:space="preserve"> </w:t>
        </w:r>
        <w:r w:rsidRPr="00065A05">
          <w:rPr>
            <w:rFonts w:cs="Arial"/>
            <w:szCs w:val="24"/>
          </w:rPr>
          <w:fldChar w:fldCharType="begin"/>
        </w:r>
      </w:ins>
      <w:ins w:id="2622" w:author="Christophe Borg" w:date="2026-08-26T12:10:00Z">
        <w:r w:rsidR="00383B27" w:rsidRPr="00F379D4">
          <w:rPr>
            <w:rFonts w:cs="Arial"/>
            <w:szCs w:val="24"/>
            <w:lang w:val="fr-FR"/>
            <w:rPrChange w:id="2623" w:author="Christophe Borg" w:date="2026-08-26T12:11:00Z">
              <w:rPr>
                <w:rFonts w:cs="Arial"/>
                <w:szCs w:val="24"/>
              </w:rPr>
            </w:rPrChange>
          </w:rPr>
          <w:instrText>HYPERLINK "C:\\Users\\xtoph\\Downloads\\Park_TrendsImmunol_2019"</w:instrText>
        </w:r>
      </w:ins>
      <w:ins w:id="2624" w:author="LALOY Emilien" w:date="2026-08-20T16:38:00Z">
        <w:del w:id="2625" w:author="Christophe Borg" w:date="2026-08-26T12:10:00Z">
          <w:r w:rsidRPr="00065A05" w:rsidDel="00383B27">
            <w:rPr>
              <w:rFonts w:cs="Arial"/>
              <w:szCs w:val="24"/>
              <w:lang w:val="fr-FR"/>
            </w:rPr>
            <w:delInstrText xml:space="preserve"> HYPERLINK "Park_TrendsImmunol_2019" </w:delInstrText>
          </w:r>
        </w:del>
        <w:r w:rsidRPr="00065A05">
          <w:rPr>
            <w:rFonts w:cs="Arial"/>
            <w:szCs w:val="24"/>
          </w:rPr>
          <w:fldChar w:fldCharType="separate"/>
        </w:r>
        <w:r w:rsidRPr="00065A05">
          <w:rPr>
            <w:rStyle w:val="Lienhypertexte"/>
            <w:rFonts w:cs="Arial"/>
            <w:szCs w:val="24"/>
            <w:lang w:val="fr-FR"/>
          </w:rPr>
          <w:t>Park</w:t>
        </w:r>
        <w:r>
          <w:rPr>
            <w:rStyle w:val="Lienhypertexte"/>
            <w:rFonts w:cs="Arial"/>
            <w:szCs w:val="24"/>
            <w:lang w:val="fr-FR"/>
          </w:rPr>
          <w:t xml:space="preserve"> </w:t>
        </w:r>
        <w:proofErr w:type="spellStart"/>
        <w:r w:rsidRPr="00065A05">
          <w:rPr>
            <w:rStyle w:val="Lienhypertexte"/>
            <w:rFonts w:cs="Arial"/>
            <w:szCs w:val="24"/>
            <w:lang w:val="fr-FR"/>
          </w:rPr>
          <w:t>TrendsImmunol</w:t>
        </w:r>
        <w:proofErr w:type="spellEnd"/>
        <w:r>
          <w:rPr>
            <w:rStyle w:val="Lienhypertexte"/>
            <w:rFonts w:cs="Arial"/>
            <w:szCs w:val="24"/>
            <w:lang w:val="fr-FR"/>
          </w:rPr>
          <w:t xml:space="preserve"> </w:t>
        </w:r>
        <w:r w:rsidRPr="00065A05">
          <w:rPr>
            <w:rStyle w:val="Lienhypertexte"/>
            <w:rFonts w:cs="Arial"/>
            <w:szCs w:val="24"/>
            <w:lang w:val="fr-FR"/>
          </w:rPr>
          <w:t>2019</w:t>
        </w:r>
        <w:r w:rsidRPr="00065A05">
          <w:rPr>
            <w:rFonts w:cs="Arial"/>
            <w:szCs w:val="24"/>
          </w:rPr>
          <w:fldChar w:fldCharType="end"/>
        </w:r>
      </w:ins>
    </w:p>
    <w:p w14:paraId="5BE6E1B2" w14:textId="625DE7FE" w:rsidR="008257D4" w:rsidRPr="00065A05" w:rsidRDefault="008257D4" w:rsidP="008257D4">
      <w:pPr>
        <w:numPr>
          <w:ilvl w:val="0"/>
          <w:numId w:val="15"/>
        </w:numPr>
        <w:spacing w:before="100" w:beforeAutospacing="1" w:after="100" w:afterAutospacing="1"/>
        <w:jc w:val="both"/>
        <w:rPr>
          <w:ins w:id="2626" w:author="LALOY Emilien" w:date="2026-08-20T16:38:00Z"/>
          <w:rFonts w:cs="Arial"/>
          <w:szCs w:val="24"/>
        </w:rPr>
      </w:pPr>
      <w:proofErr w:type="spellStart"/>
      <w:ins w:id="2627" w:author="LALOY Emilien" w:date="2026-08-20T16:38:00Z">
        <w:r w:rsidRPr="00065A05">
          <w:rPr>
            <w:rStyle w:val="lev"/>
            <w:rFonts w:cs="Arial"/>
            <w:szCs w:val="24"/>
          </w:rPr>
          <w:t>Sclérose</w:t>
        </w:r>
        <w:proofErr w:type="spellEnd"/>
        <w:r w:rsidRPr="00065A05">
          <w:rPr>
            <w:rStyle w:val="lev"/>
            <w:rFonts w:cs="Arial"/>
            <w:szCs w:val="24"/>
          </w:rPr>
          <w:t xml:space="preserve"> multiple</w:t>
        </w:r>
        <w:r w:rsidRPr="00065A05">
          <w:rPr>
            <w:rFonts w:cs="Arial"/>
            <w:szCs w:val="24"/>
          </w:rPr>
          <w:t xml:space="preserve"> </w:t>
        </w:r>
        <w:r w:rsidRPr="00065A05">
          <w:rPr>
            <w:rFonts w:cs="Arial"/>
            <w:szCs w:val="24"/>
          </w:rPr>
          <w:fldChar w:fldCharType="begin"/>
        </w:r>
      </w:ins>
      <w:ins w:id="2628" w:author="Christophe Borg" w:date="2026-08-26T12:10:00Z">
        <w:r w:rsidR="00383B27">
          <w:rPr>
            <w:rFonts w:cs="Arial"/>
            <w:szCs w:val="24"/>
          </w:rPr>
          <w:instrText>HYPERLINK "C:\\Users\\xtoph\\Downloads\\Masopust_AnnuRevImmunol_2019"</w:instrText>
        </w:r>
      </w:ins>
      <w:ins w:id="2629" w:author="LALOY Emilien" w:date="2026-08-20T16:38:00Z">
        <w:del w:id="2630" w:author="Christophe Borg" w:date="2026-08-26T12:10:00Z">
          <w:r w:rsidRPr="00065A05" w:rsidDel="00383B27">
            <w:rPr>
              <w:rFonts w:cs="Arial"/>
              <w:szCs w:val="24"/>
            </w:rPr>
            <w:delInstrText xml:space="preserve"> HYPERLINK "Masopust_AnnuRevImmunol_2019" </w:delInstrText>
          </w:r>
        </w:del>
        <w:r w:rsidRPr="00065A05">
          <w:rPr>
            <w:rFonts w:cs="Arial"/>
            <w:szCs w:val="24"/>
          </w:rPr>
          <w:fldChar w:fldCharType="separate"/>
        </w:r>
        <w:proofErr w:type="spellStart"/>
        <w:r w:rsidRPr="00065A05">
          <w:rPr>
            <w:rStyle w:val="Lienhypertexte"/>
            <w:rFonts w:cs="Arial"/>
            <w:szCs w:val="24"/>
          </w:rPr>
          <w:t>Masopust</w:t>
        </w:r>
        <w:proofErr w:type="spellEnd"/>
        <w:r>
          <w:rPr>
            <w:rStyle w:val="Lienhypertexte"/>
            <w:rFonts w:cs="Arial"/>
            <w:szCs w:val="24"/>
          </w:rPr>
          <w:t xml:space="preserve"> </w:t>
        </w:r>
        <w:proofErr w:type="spellStart"/>
        <w:r w:rsidRPr="00065A05">
          <w:rPr>
            <w:rStyle w:val="Lienhypertexte"/>
            <w:rFonts w:cs="Arial"/>
            <w:szCs w:val="24"/>
          </w:rPr>
          <w:t>AnnuRevImmunol</w:t>
        </w:r>
        <w:proofErr w:type="spellEnd"/>
        <w:r>
          <w:rPr>
            <w:rStyle w:val="Lienhypertexte"/>
            <w:rFonts w:cs="Arial"/>
            <w:szCs w:val="24"/>
          </w:rPr>
          <w:t xml:space="preserve"> </w:t>
        </w:r>
        <w:r w:rsidRPr="00065A05">
          <w:rPr>
            <w:rStyle w:val="Lienhypertexte"/>
            <w:rFonts w:cs="Arial"/>
            <w:szCs w:val="24"/>
          </w:rPr>
          <w:t>2019</w:t>
        </w:r>
        <w:r w:rsidRPr="00065A05">
          <w:rPr>
            <w:rFonts w:cs="Arial"/>
            <w:szCs w:val="24"/>
          </w:rPr>
          <w:fldChar w:fldCharType="end"/>
        </w:r>
        <w:r w:rsidRPr="00065A05">
          <w:rPr>
            <w:rFonts w:cs="Arial"/>
            <w:szCs w:val="24"/>
          </w:rPr>
          <w:t xml:space="preserve"> </w:t>
        </w:r>
        <w:r w:rsidRPr="00065A05">
          <w:rPr>
            <w:rFonts w:cs="Arial"/>
            <w:szCs w:val="24"/>
          </w:rPr>
          <w:fldChar w:fldCharType="begin"/>
        </w:r>
      </w:ins>
      <w:ins w:id="2631" w:author="Christophe Borg" w:date="2026-08-26T12:10:00Z">
        <w:r w:rsidR="00383B27">
          <w:rPr>
            <w:rFonts w:cs="Arial"/>
            <w:szCs w:val="24"/>
          </w:rPr>
          <w:instrText>HYPERLINK "C:\\Users\\xtoph\\Downloads\\Park_TrendsImmunol_2019"</w:instrText>
        </w:r>
      </w:ins>
      <w:ins w:id="2632" w:author="LALOY Emilien" w:date="2026-08-20T16:38:00Z">
        <w:del w:id="2633" w:author="Christophe Borg" w:date="2026-08-26T12:10:00Z">
          <w:r w:rsidRPr="00065A05" w:rsidDel="00383B27">
            <w:rPr>
              <w:rFonts w:cs="Arial"/>
              <w:szCs w:val="24"/>
            </w:rPr>
            <w:delInstrText xml:space="preserve"> HYPERLINK "Park_TrendsImmunol_2019" </w:delInstrText>
          </w:r>
        </w:del>
        <w:r w:rsidRPr="00065A05">
          <w:rPr>
            <w:rFonts w:cs="Arial"/>
            <w:szCs w:val="24"/>
          </w:rPr>
          <w:fldChar w:fldCharType="separate"/>
        </w:r>
        <w:r w:rsidRPr="00065A05">
          <w:rPr>
            <w:rStyle w:val="Lienhypertexte"/>
            <w:rFonts w:cs="Arial"/>
            <w:szCs w:val="24"/>
          </w:rPr>
          <w:t>Park</w:t>
        </w:r>
        <w:r>
          <w:rPr>
            <w:rStyle w:val="Lienhypertexte"/>
            <w:rFonts w:cs="Arial"/>
            <w:szCs w:val="24"/>
          </w:rPr>
          <w:t xml:space="preserve"> </w:t>
        </w:r>
        <w:proofErr w:type="spellStart"/>
        <w:r w:rsidRPr="00065A05">
          <w:rPr>
            <w:rStyle w:val="Lienhypertexte"/>
            <w:rFonts w:cs="Arial"/>
            <w:szCs w:val="24"/>
          </w:rPr>
          <w:t>TrendsImmunol</w:t>
        </w:r>
        <w:proofErr w:type="spellEnd"/>
        <w:r>
          <w:rPr>
            <w:rStyle w:val="Lienhypertexte"/>
            <w:rFonts w:cs="Arial"/>
            <w:szCs w:val="24"/>
          </w:rPr>
          <w:t xml:space="preserve"> </w:t>
        </w:r>
        <w:r w:rsidRPr="00065A05">
          <w:rPr>
            <w:rStyle w:val="Lienhypertexte"/>
            <w:rFonts w:cs="Arial"/>
            <w:szCs w:val="24"/>
          </w:rPr>
          <w:t>2019</w:t>
        </w:r>
        <w:r w:rsidRPr="00065A05">
          <w:rPr>
            <w:rFonts w:cs="Arial"/>
            <w:szCs w:val="24"/>
          </w:rPr>
          <w:fldChar w:fldCharType="end"/>
        </w:r>
      </w:ins>
    </w:p>
    <w:p w14:paraId="436D50D7" w14:textId="0A222AC0" w:rsidR="008257D4" w:rsidRPr="00065A05" w:rsidRDefault="008257D4" w:rsidP="008257D4">
      <w:pPr>
        <w:numPr>
          <w:ilvl w:val="0"/>
          <w:numId w:val="15"/>
        </w:numPr>
        <w:spacing w:before="100" w:beforeAutospacing="1" w:after="100" w:afterAutospacing="1"/>
        <w:jc w:val="both"/>
        <w:rPr>
          <w:ins w:id="2634" w:author="LALOY Emilien" w:date="2026-08-20T16:38:00Z"/>
          <w:rFonts w:cs="Arial"/>
          <w:szCs w:val="24"/>
        </w:rPr>
      </w:pPr>
      <w:proofErr w:type="spellStart"/>
      <w:ins w:id="2635" w:author="LALOY Emilien" w:date="2026-08-20T16:38:00Z">
        <w:r w:rsidRPr="00065A05">
          <w:rPr>
            <w:rStyle w:val="lev"/>
            <w:rFonts w:cs="Arial"/>
            <w:szCs w:val="24"/>
          </w:rPr>
          <w:t>Alopécie</w:t>
        </w:r>
        <w:proofErr w:type="spellEnd"/>
        <w:r w:rsidRPr="00065A05">
          <w:rPr>
            <w:rStyle w:val="lev"/>
            <w:rFonts w:cs="Arial"/>
            <w:szCs w:val="24"/>
          </w:rPr>
          <w:t xml:space="preserve"> areata</w:t>
        </w:r>
        <w:r w:rsidRPr="00065A05">
          <w:rPr>
            <w:rFonts w:cs="Arial"/>
            <w:szCs w:val="24"/>
          </w:rPr>
          <w:t xml:space="preserve"> </w:t>
        </w:r>
        <w:r w:rsidRPr="00065A05">
          <w:rPr>
            <w:rFonts w:cs="Arial"/>
            <w:szCs w:val="24"/>
          </w:rPr>
          <w:fldChar w:fldCharType="begin"/>
        </w:r>
      </w:ins>
      <w:ins w:id="2636" w:author="Christophe Borg" w:date="2026-08-26T12:10:00Z">
        <w:r w:rsidR="00383B27">
          <w:rPr>
            <w:rFonts w:cs="Arial"/>
            <w:szCs w:val="24"/>
          </w:rPr>
          <w:instrText>HYPERLINK "C:\\Users\\xtoph\\Downloads\\Masopust_AnnuRevImmunol_2019"</w:instrText>
        </w:r>
      </w:ins>
      <w:ins w:id="2637" w:author="LALOY Emilien" w:date="2026-08-20T16:38:00Z">
        <w:del w:id="2638" w:author="Christophe Borg" w:date="2026-08-26T12:10:00Z">
          <w:r w:rsidRPr="00065A05" w:rsidDel="00383B27">
            <w:rPr>
              <w:rFonts w:cs="Arial"/>
              <w:szCs w:val="24"/>
            </w:rPr>
            <w:delInstrText xml:space="preserve"> HYPERLINK "Masopust_AnnuRevImmunol_2019" </w:delInstrText>
          </w:r>
        </w:del>
        <w:r w:rsidRPr="00065A05">
          <w:rPr>
            <w:rFonts w:cs="Arial"/>
            <w:szCs w:val="24"/>
          </w:rPr>
          <w:fldChar w:fldCharType="separate"/>
        </w:r>
        <w:proofErr w:type="spellStart"/>
        <w:r w:rsidRPr="00065A05">
          <w:rPr>
            <w:rStyle w:val="Lienhypertexte"/>
            <w:rFonts w:cs="Arial"/>
            <w:szCs w:val="24"/>
          </w:rPr>
          <w:t>Masopust</w:t>
        </w:r>
        <w:proofErr w:type="spellEnd"/>
        <w:r>
          <w:rPr>
            <w:rStyle w:val="Lienhypertexte"/>
            <w:rFonts w:cs="Arial"/>
            <w:szCs w:val="24"/>
          </w:rPr>
          <w:t xml:space="preserve"> </w:t>
        </w:r>
        <w:proofErr w:type="spellStart"/>
        <w:r w:rsidRPr="00065A05">
          <w:rPr>
            <w:rStyle w:val="Lienhypertexte"/>
            <w:rFonts w:cs="Arial"/>
            <w:szCs w:val="24"/>
          </w:rPr>
          <w:t>AnnuRevImmunol</w:t>
        </w:r>
        <w:proofErr w:type="spellEnd"/>
        <w:r>
          <w:rPr>
            <w:rStyle w:val="Lienhypertexte"/>
            <w:rFonts w:cs="Arial"/>
            <w:szCs w:val="24"/>
          </w:rPr>
          <w:t xml:space="preserve"> </w:t>
        </w:r>
        <w:r w:rsidRPr="00065A05">
          <w:rPr>
            <w:rStyle w:val="Lienhypertexte"/>
            <w:rFonts w:cs="Arial"/>
            <w:szCs w:val="24"/>
          </w:rPr>
          <w:t>2019</w:t>
        </w:r>
        <w:r w:rsidRPr="00065A05">
          <w:rPr>
            <w:rFonts w:cs="Arial"/>
            <w:szCs w:val="24"/>
          </w:rPr>
          <w:fldChar w:fldCharType="end"/>
        </w:r>
      </w:ins>
    </w:p>
    <w:p w14:paraId="53C32684" w14:textId="2F8499F9" w:rsidR="008257D4" w:rsidRPr="00865CC2" w:rsidRDefault="008257D4" w:rsidP="008257D4">
      <w:pPr>
        <w:numPr>
          <w:ilvl w:val="0"/>
          <w:numId w:val="15"/>
        </w:numPr>
        <w:spacing w:before="100" w:beforeAutospacing="1" w:after="100" w:afterAutospacing="1"/>
        <w:jc w:val="both"/>
        <w:rPr>
          <w:ins w:id="2639" w:author="LALOY Emilien" w:date="2026-08-20T16:38:00Z"/>
          <w:rFonts w:cs="Arial"/>
          <w:szCs w:val="24"/>
          <w:lang w:val="fr-FR"/>
        </w:rPr>
      </w:pPr>
      <w:ins w:id="2640" w:author="LALOY Emilien" w:date="2026-08-20T16:38:00Z">
        <w:r w:rsidRPr="00065A05">
          <w:rPr>
            <w:rStyle w:val="lev"/>
            <w:rFonts w:cs="Arial"/>
            <w:szCs w:val="24"/>
            <w:lang w:val="fr-FR"/>
          </w:rPr>
          <w:t>MICI et colite</w:t>
        </w:r>
        <w:r w:rsidRPr="00065A05">
          <w:rPr>
            <w:rFonts w:cs="Arial"/>
            <w:szCs w:val="24"/>
            <w:lang w:val="fr-FR"/>
          </w:rPr>
          <w:t xml:space="preserve"> </w:t>
        </w:r>
        <w:r w:rsidRPr="00065A05">
          <w:rPr>
            <w:rFonts w:cs="Arial"/>
            <w:szCs w:val="24"/>
          </w:rPr>
          <w:fldChar w:fldCharType="begin"/>
        </w:r>
      </w:ins>
      <w:ins w:id="2641" w:author="Christophe Borg" w:date="2026-08-26T12:10:00Z">
        <w:r w:rsidR="00383B27" w:rsidRPr="00F379D4">
          <w:rPr>
            <w:rFonts w:cs="Arial"/>
            <w:szCs w:val="24"/>
            <w:lang w:val="fr-FR"/>
            <w:rPrChange w:id="2642" w:author="Christophe Borg" w:date="2026-08-26T12:11:00Z">
              <w:rPr>
                <w:rFonts w:cs="Arial"/>
                <w:szCs w:val="24"/>
              </w:rPr>
            </w:rPrChange>
          </w:rPr>
          <w:instrText>HYPERLINK "C:\\Users\\xtoph\\Downloads\\Masopust_AnnuRevImmunol_2019"</w:instrText>
        </w:r>
      </w:ins>
      <w:ins w:id="2643" w:author="LALOY Emilien" w:date="2026-08-20T16:38:00Z">
        <w:del w:id="2644" w:author="Christophe Borg" w:date="2026-08-26T12:10:00Z">
          <w:r w:rsidRPr="00065A05" w:rsidDel="00383B27">
            <w:rPr>
              <w:rFonts w:cs="Arial"/>
              <w:szCs w:val="24"/>
              <w:lang w:val="fr-FR"/>
            </w:rPr>
            <w:delInstrText xml:space="preserve"> HYPERLINK "Masopust_AnnuRevImmunol_2019" </w:delInstrText>
          </w:r>
        </w:del>
        <w:r w:rsidRPr="00065A05">
          <w:rPr>
            <w:rFonts w:cs="Arial"/>
            <w:szCs w:val="24"/>
          </w:rPr>
          <w:fldChar w:fldCharType="separate"/>
        </w:r>
        <w:proofErr w:type="spellStart"/>
        <w:r w:rsidRPr="00065A05">
          <w:rPr>
            <w:rStyle w:val="Lienhypertexte"/>
            <w:rFonts w:cs="Arial"/>
            <w:szCs w:val="24"/>
            <w:lang w:val="fr-FR"/>
          </w:rPr>
          <w:t>Masopust</w:t>
        </w:r>
        <w:proofErr w:type="spellEnd"/>
        <w:r>
          <w:rPr>
            <w:rStyle w:val="Lienhypertexte"/>
            <w:rFonts w:cs="Arial"/>
            <w:szCs w:val="24"/>
            <w:lang w:val="fr-FR"/>
          </w:rPr>
          <w:t xml:space="preserve"> </w:t>
        </w:r>
        <w:proofErr w:type="spellStart"/>
        <w:r w:rsidRPr="00065A05">
          <w:rPr>
            <w:rStyle w:val="Lienhypertexte"/>
            <w:rFonts w:cs="Arial"/>
            <w:szCs w:val="24"/>
            <w:lang w:val="fr-FR"/>
          </w:rPr>
          <w:t>AnnuRevImmunol</w:t>
        </w:r>
        <w:proofErr w:type="spellEnd"/>
        <w:r>
          <w:rPr>
            <w:rStyle w:val="Lienhypertexte"/>
            <w:rFonts w:cs="Arial"/>
            <w:szCs w:val="24"/>
            <w:lang w:val="fr-FR"/>
          </w:rPr>
          <w:t xml:space="preserve"> </w:t>
        </w:r>
        <w:r w:rsidRPr="00065A05">
          <w:rPr>
            <w:rStyle w:val="Lienhypertexte"/>
            <w:rFonts w:cs="Arial"/>
            <w:szCs w:val="24"/>
            <w:lang w:val="fr-FR"/>
          </w:rPr>
          <w:t>2019</w:t>
        </w:r>
        <w:r w:rsidRPr="00065A05">
          <w:rPr>
            <w:rFonts w:cs="Arial"/>
            <w:szCs w:val="24"/>
          </w:rPr>
          <w:fldChar w:fldCharType="end"/>
        </w:r>
        <w:r w:rsidRPr="00065A05">
          <w:rPr>
            <w:rFonts w:cs="Arial"/>
            <w:szCs w:val="24"/>
            <w:lang w:val="fr-FR"/>
          </w:rPr>
          <w:t xml:space="preserve"> </w:t>
        </w:r>
        <w:r w:rsidRPr="00065A05">
          <w:rPr>
            <w:rFonts w:cs="Arial"/>
            <w:szCs w:val="24"/>
          </w:rPr>
          <w:fldChar w:fldCharType="begin"/>
        </w:r>
      </w:ins>
      <w:ins w:id="2645" w:author="Christophe Borg" w:date="2026-08-26T12:10:00Z">
        <w:r w:rsidR="00383B27" w:rsidRPr="00F379D4">
          <w:rPr>
            <w:rFonts w:cs="Arial"/>
            <w:szCs w:val="24"/>
            <w:lang w:val="fr-FR"/>
            <w:rPrChange w:id="2646" w:author="Christophe Borg" w:date="2026-08-26T12:11:00Z">
              <w:rPr>
                <w:rFonts w:cs="Arial"/>
                <w:szCs w:val="24"/>
              </w:rPr>
            </w:rPrChange>
          </w:rPr>
          <w:instrText>HYPERLINK "C:\\Users\\xtoph\\Downloads\\Park_TrendsImmunol_2019"</w:instrText>
        </w:r>
      </w:ins>
      <w:ins w:id="2647" w:author="LALOY Emilien" w:date="2026-08-20T16:38:00Z">
        <w:del w:id="2648" w:author="Christophe Borg" w:date="2026-08-26T12:10:00Z">
          <w:r w:rsidRPr="00065A05" w:rsidDel="00383B27">
            <w:rPr>
              <w:rFonts w:cs="Arial"/>
              <w:szCs w:val="24"/>
              <w:lang w:val="fr-FR"/>
            </w:rPr>
            <w:delInstrText xml:space="preserve"> HYPERLINK "Park_TrendsImmunol_2019" </w:delInstrText>
          </w:r>
        </w:del>
        <w:r w:rsidRPr="00065A05">
          <w:rPr>
            <w:rFonts w:cs="Arial"/>
            <w:szCs w:val="24"/>
          </w:rPr>
          <w:fldChar w:fldCharType="separate"/>
        </w:r>
        <w:r w:rsidRPr="00065A05">
          <w:rPr>
            <w:rStyle w:val="Lienhypertexte"/>
            <w:rFonts w:cs="Arial"/>
            <w:szCs w:val="24"/>
            <w:lang w:val="fr-FR"/>
          </w:rPr>
          <w:t>Park</w:t>
        </w:r>
        <w:r>
          <w:rPr>
            <w:rStyle w:val="Lienhypertexte"/>
            <w:rFonts w:cs="Arial"/>
            <w:szCs w:val="24"/>
            <w:lang w:val="fr-FR"/>
          </w:rPr>
          <w:t xml:space="preserve"> </w:t>
        </w:r>
        <w:proofErr w:type="spellStart"/>
        <w:r w:rsidRPr="00065A05">
          <w:rPr>
            <w:rStyle w:val="Lienhypertexte"/>
            <w:rFonts w:cs="Arial"/>
            <w:szCs w:val="24"/>
            <w:lang w:val="fr-FR"/>
          </w:rPr>
          <w:t>TrendsImmunol</w:t>
        </w:r>
        <w:proofErr w:type="spellEnd"/>
        <w:r>
          <w:rPr>
            <w:rStyle w:val="Lienhypertexte"/>
            <w:rFonts w:cs="Arial"/>
            <w:szCs w:val="24"/>
            <w:lang w:val="fr-FR"/>
          </w:rPr>
          <w:t xml:space="preserve"> </w:t>
        </w:r>
        <w:r w:rsidRPr="00065A05">
          <w:rPr>
            <w:rStyle w:val="Lienhypertexte"/>
            <w:rFonts w:cs="Arial"/>
            <w:szCs w:val="24"/>
            <w:lang w:val="fr-FR"/>
          </w:rPr>
          <w:t>2019</w:t>
        </w:r>
        <w:r w:rsidRPr="00065A05">
          <w:rPr>
            <w:rFonts w:cs="Arial"/>
            <w:szCs w:val="24"/>
          </w:rPr>
          <w:fldChar w:fldCharType="end"/>
        </w:r>
      </w:ins>
    </w:p>
    <w:p w14:paraId="00A96AB4" w14:textId="77777777" w:rsidR="008257D4" w:rsidRPr="00865CC2" w:rsidRDefault="008257D4" w:rsidP="008257D4">
      <w:pPr>
        <w:jc w:val="both"/>
        <w:rPr>
          <w:ins w:id="2649" w:author="LALOY Emilien" w:date="2026-08-20T16:38:00Z"/>
          <w:rFonts w:cs="Arial"/>
          <w:szCs w:val="24"/>
          <w:lang w:val="fr-FR"/>
        </w:rPr>
      </w:pPr>
      <w:ins w:id="2650" w:author="LALOY Emilien" w:date="2026-08-20T16:38:00Z">
        <w:r w:rsidRPr="00865CC2">
          <w:rPr>
            <w:rFonts w:cs="Arial"/>
            <w:szCs w:val="24"/>
            <w:lang w:val="fr-FR"/>
          </w:rPr>
          <w:br w:type="page"/>
        </w:r>
      </w:ins>
    </w:p>
    <w:p w14:paraId="7E6F1935" w14:textId="77777777" w:rsidR="008257D4" w:rsidRPr="00EE39F9" w:rsidRDefault="008257D4" w:rsidP="0054511A">
      <w:pPr>
        <w:pStyle w:val="Titre2"/>
        <w:rPr>
          <w:ins w:id="2651" w:author="LALOY Emilien" w:date="2026-08-20T16:38:00Z"/>
          <w:lang w:val="fr-FR"/>
        </w:rPr>
      </w:pPr>
      <w:bookmarkStart w:id="2652" w:name="_Toc238137529"/>
      <w:ins w:id="2653" w:author="LALOY Emilien" w:date="2026-08-20T16:38:00Z">
        <w:r w:rsidRPr="00EE39F9">
          <w:rPr>
            <w:lang w:val="fr-FR"/>
          </w:rPr>
          <w:lastRenderedPageBreak/>
          <w:t>3.4 Utilisation des lymphocytes T résidents mémoires dans des stratégies thérapeutiques</w:t>
        </w:r>
        <w:bookmarkEnd w:id="2652"/>
      </w:ins>
    </w:p>
    <w:p w14:paraId="072711B3" w14:textId="77777777" w:rsidR="008257D4" w:rsidRPr="00065A05" w:rsidRDefault="008257D4" w:rsidP="008257D4">
      <w:pPr>
        <w:pStyle w:val="NormalWeb"/>
        <w:spacing w:line="360" w:lineRule="auto"/>
        <w:jc w:val="both"/>
        <w:rPr>
          <w:ins w:id="2654" w:author="LALOY Emilien" w:date="2026-08-20T16:38:00Z"/>
          <w:rFonts w:ascii="Arial" w:hAnsi="Arial" w:cs="Arial"/>
          <w:lang w:val="fr-FR"/>
        </w:rPr>
      </w:pPr>
      <w:ins w:id="2655" w:author="LALOY Emilien" w:date="2026-08-20T16:38:00Z">
        <w:r w:rsidRPr="00065A05">
          <w:rPr>
            <w:rFonts w:ascii="Arial" w:hAnsi="Arial" w:cs="Arial"/>
            <w:lang w:val="fr-FR"/>
          </w:rPr>
          <w:t>Du fait de leur forte efficacité, certaines équipes cherchent à utiliser les TRM dans un but thérapeutique ou pour augmenter l'efficacité de traitements déjà existants.</w:t>
        </w:r>
      </w:ins>
    </w:p>
    <w:p w14:paraId="00DEC065" w14:textId="77777777" w:rsidR="008257D4" w:rsidRPr="008257D4" w:rsidRDefault="008257D4" w:rsidP="008257D4">
      <w:pPr>
        <w:pStyle w:val="Titre3"/>
        <w:rPr>
          <w:ins w:id="2656" w:author="LALOY Emilien" w:date="2026-08-20T16:38:00Z"/>
          <w:lang w:val="fr-FR"/>
          <w:rPrChange w:id="2657" w:author="LALOY Emilien" w:date="2026-08-20T16:38:00Z">
            <w:rPr>
              <w:ins w:id="2658" w:author="LALOY Emilien" w:date="2026-08-20T16:38:00Z"/>
            </w:rPr>
          </w:rPrChange>
        </w:rPr>
      </w:pPr>
      <w:bookmarkStart w:id="2659" w:name="_Toc238137530"/>
      <w:ins w:id="2660" w:author="LALOY Emilien" w:date="2026-08-20T16:38:00Z">
        <w:r w:rsidRPr="008257D4">
          <w:rPr>
            <w:lang w:val="fr-FR"/>
            <w:rPrChange w:id="2661" w:author="LALOY Emilien" w:date="2026-08-20T16:38:00Z">
              <w:rPr/>
            </w:rPrChange>
          </w:rPr>
          <w:t>3.4.1 Optimisation des stratégies de vaccination pour générer des lymphocytes T résidents mémoires</w:t>
        </w:r>
        <w:bookmarkEnd w:id="2659"/>
      </w:ins>
    </w:p>
    <w:p w14:paraId="7C87974A" w14:textId="77777777" w:rsidR="008257D4" w:rsidRPr="00065A05" w:rsidRDefault="008257D4" w:rsidP="008257D4">
      <w:pPr>
        <w:pStyle w:val="NormalWeb"/>
        <w:spacing w:line="360" w:lineRule="auto"/>
        <w:jc w:val="both"/>
        <w:rPr>
          <w:ins w:id="2662" w:author="LALOY Emilien" w:date="2026-08-20T16:38:00Z"/>
          <w:rFonts w:ascii="Arial" w:hAnsi="Arial" w:cs="Arial"/>
          <w:lang w:val="fr-FR"/>
        </w:rPr>
      </w:pPr>
      <w:ins w:id="2663" w:author="LALOY Emilien" w:date="2026-08-20T16:38:00Z">
        <w:r w:rsidRPr="00065A05">
          <w:rPr>
            <w:rFonts w:ascii="Arial" w:hAnsi="Arial" w:cs="Arial"/>
            <w:lang w:val="fr-FR"/>
          </w:rPr>
          <w:t>La vaccination a pour but de générer une réponse immunitaire contre un antigène d'intérêt. Qu'il s'agisse d'une vaccination préventive ou thérapeutique, l'efficacité de la vaccination dépend du nombre et de la qualité des cellules générés. Certain</w:t>
        </w:r>
        <w:r>
          <w:rPr>
            <w:rFonts w:ascii="Arial" w:hAnsi="Arial" w:cs="Arial"/>
            <w:lang w:val="fr-FR"/>
          </w:rPr>
          <w:t>e</w:t>
        </w:r>
        <w:r w:rsidRPr="00065A05">
          <w:rPr>
            <w:rFonts w:ascii="Arial" w:hAnsi="Arial" w:cs="Arial"/>
            <w:lang w:val="fr-FR"/>
          </w:rPr>
          <w:t>s équipes ont alors cherché à générer un nombre important de TRM en optimisant les protocoles de vaccination.</w:t>
        </w:r>
      </w:ins>
    </w:p>
    <w:p w14:paraId="78C3DF5A" w14:textId="7248142E" w:rsidR="008257D4" w:rsidRPr="00065A05" w:rsidRDefault="008257D4" w:rsidP="008257D4">
      <w:pPr>
        <w:pStyle w:val="NormalWeb"/>
        <w:spacing w:line="360" w:lineRule="auto"/>
        <w:jc w:val="both"/>
        <w:rPr>
          <w:ins w:id="2664" w:author="LALOY Emilien" w:date="2026-08-20T16:38:00Z"/>
          <w:rFonts w:ascii="Arial" w:hAnsi="Arial" w:cs="Arial"/>
          <w:lang w:val="fr-FR"/>
        </w:rPr>
      </w:pPr>
      <w:ins w:id="2665" w:author="LALOY Emilien" w:date="2026-08-20T16:38:00Z">
        <w:r w:rsidRPr="00065A05">
          <w:rPr>
            <w:rFonts w:ascii="Arial" w:hAnsi="Arial" w:cs="Arial"/>
            <w:lang w:val="fr-FR"/>
          </w:rPr>
          <w:t>Par exemple, une stratégie de vaccination "prime and trap" mettant en jeu les TRM a été proposée contre la malaria (paludisme). Cette stratégie consiste en deux étapes</w:t>
        </w:r>
        <w:r>
          <w:rPr>
            <w:rFonts w:ascii="Arial" w:hAnsi="Arial" w:cs="Arial"/>
            <w:lang w:val="fr-FR"/>
          </w:rPr>
          <w:t xml:space="preserve"> </w:t>
        </w:r>
        <w:r w:rsidRPr="00065A05">
          <w:rPr>
            <w:rFonts w:ascii="Arial" w:hAnsi="Arial" w:cs="Arial"/>
            <w:lang w:val="fr-FR"/>
          </w:rPr>
          <w:t>; d'abord, les lymphocytes sont primés avec l'utilisation d'un peptide couplé à un anticorps anti-CLEC9A (qui cible les cellules dendritiques) et d'un adjuvant (CpG)</w:t>
        </w:r>
        <w:r>
          <w:rPr>
            <w:rFonts w:ascii="Arial" w:hAnsi="Arial" w:cs="Arial"/>
            <w:lang w:val="fr-FR"/>
          </w:rPr>
          <w:t xml:space="preserve"> </w:t>
        </w:r>
        <w:r w:rsidRPr="00065A05">
          <w:rPr>
            <w:rFonts w:ascii="Arial" w:hAnsi="Arial" w:cs="Arial"/>
            <w:lang w:val="fr-FR"/>
          </w:rPr>
          <w:t xml:space="preserve">; puis, ceux-ci sont recrutés dans le foie avec l'utilisation d'un adénovirus recombinant faisant exprimer le peptide par les hépatocytes uniquement </w:t>
        </w:r>
        <w:r w:rsidRPr="00065A05">
          <w:rPr>
            <w:rFonts w:ascii="Arial" w:hAnsi="Arial" w:cs="Arial"/>
          </w:rPr>
          <w:fldChar w:fldCharType="begin"/>
        </w:r>
      </w:ins>
      <w:ins w:id="2666" w:author="Christophe Borg" w:date="2026-08-26T12:10:00Z">
        <w:r w:rsidR="00383B27" w:rsidRPr="00F379D4">
          <w:rPr>
            <w:rFonts w:ascii="Arial" w:hAnsi="Arial" w:cs="Arial"/>
            <w:lang w:val="fr-FR"/>
            <w:rPrChange w:id="2667" w:author="Christophe Borg" w:date="2026-08-26T12:11:00Z">
              <w:rPr>
                <w:rFonts w:ascii="Arial" w:hAnsi="Arial" w:cs="Arial"/>
              </w:rPr>
            </w:rPrChange>
          </w:rPr>
          <w:instrText>HYPERLINK "C:\\Users\\xtoph\\Downloads\\Fernandez-Ruiz_Immunity_2016"</w:instrText>
        </w:r>
      </w:ins>
      <w:ins w:id="2668" w:author="LALOY Emilien" w:date="2026-08-20T16:38:00Z">
        <w:del w:id="2669" w:author="Christophe Borg" w:date="2026-08-26T12:10:00Z">
          <w:r w:rsidRPr="00065A05" w:rsidDel="00383B27">
            <w:rPr>
              <w:rFonts w:ascii="Arial" w:hAnsi="Arial" w:cs="Arial"/>
              <w:lang w:val="fr-FR"/>
            </w:rPr>
            <w:delInstrText xml:space="preserve"> HYPERLINK "Fernandez-Ruiz_Immunity_2016" </w:delInstrText>
          </w:r>
        </w:del>
        <w:r w:rsidRPr="00065A05">
          <w:rPr>
            <w:rFonts w:ascii="Arial" w:hAnsi="Arial" w:cs="Arial"/>
          </w:rPr>
          <w:fldChar w:fldCharType="separate"/>
        </w:r>
        <w:r w:rsidRPr="00065A05">
          <w:rPr>
            <w:rStyle w:val="Lienhypertexte"/>
            <w:rFonts w:ascii="Arial" w:eastAsiaTheme="majorEastAsia" w:hAnsi="Arial" w:cs="Arial"/>
            <w:lang w:val="fr-FR"/>
          </w:rPr>
          <w:t>Fernandez-Ruiz</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Immunity</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2016</w:t>
        </w:r>
        <w:r w:rsidRPr="00065A05">
          <w:rPr>
            <w:rFonts w:ascii="Arial" w:hAnsi="Arial" w:cs="Arial"/>
          </w:rPr>
          <w:fldChar w:fldCharType="end"/>
        </w:r>
        <w:r w:rsidRPr="00065A05">
          <w:rPr>
            <w:rFonts w:ascii="Arial" w:hAnsi="Arial" w:cs="Arial"/>
            <w:lang w:val="fr-FR"/>
          </w:rPr>
          <w:t xml:space="preserve">. Cette stratégie a montré une accumulation plus importante de TRM dans le foie et une corrélation positive entre le nombre de TRM et l'efficacité de protection. De plus, la déplétion des TRM en injectant des anticorps anti-CXCR3 empêche l'effet protecteur du traitement, suggérant un rôle crucial des TRM dans ce modèle </w:t>
        </w:r>
        <w:r w:rsidRPr="00065A05">
          <w:rPr>
            <w:rFonts w:ascii="Arial" w:hAnsi="Arial" w:cs="Arial"/>
          </w:rPr>
          <w:fldChar w:fldCharType="begin"/>
        </w:r>
      </w:ins>
      <w:ins w:id="2670" w:author="Christophe Borg" w:date="2026-08-26T12:10:00Z">
        <w:r w:rsidR="00383B27" w:rsidRPr="00F379D4">
          <w:rPr>
            <w:rFonts w:ascii="Arial" w:hAnsi="Arial" w:cs="Arial"/>
            <w:lang w:val="fr-FR"/>
            <w:rPrChange w:id="2671" w:author="Christophe Borg" w:date="2026-08-26T12:11:00Z">
              <w:rPr>
                <w:rFonts w:ascii="Arial" w:hAnsi="Arial" w:cs="Arial"/>
              </w:rPr>
            </w:rPrChange>
          </w:rPr>
          <w:instrText>HYPERLINK "C:\\Users\\xtoph\\Downloads\\Fernandez-Ruiz_Immunity_2016"</w:instrText>
        </w:r>
      </w:ins>
      <w:ins w:id="2672" w:author="LALOY Emilien" w:date="2026-08-20T16:38:00Z">
        <w:del w:id="2673" w:author="Christophe Borg" w:date="2026-08-26T12:10:00Z">
          <w:r w:rsidRPr="00065A05" w:rsidDel="00383B27">
            <w:rPr>
              <w:rFonts w:ascii="Arial" w:hAnsi="Arial" w:cs="Arial"/>
              <w:lang w:val="fr-FR"/>
            </w:rPr>
            <w:delInstrText xml:space="preserve"> HYPERLINK "Fernandez-Ruiz_Immunity_2016" </w:delInstrText>
          </w:r>
        </w:del>
        <w:r w:rsidRPr="00065A05">
          <w:rPr>
            <w:rFonts w:ascii="Arial" w:hAnsi="Arial" w:cs="Arial"/>
          </w:rPr>
          <w:fldChar w:fldCharType="separate"/>
        </w:r>
        <w:r w:rsidRPr="00065A05">
          <w:rPr>
            <w:rStyle w:val="Lienhypertexte"/>
            <w:rFonts w:ascii="Arial" w:eastAsiaTheme="majorEastAsia" w:hAnsi="Arial" w:cs="Arial"/>
            <w:lang w:val="fr-FR"/>
          </w:rPr>
          <w:t>Fernandez-Ruiz</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Immunity</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2016</w:t>
        </w:r>
        <w:r w:rsidRPr="00065A05">
          <w:rPr>
            <w:rFonts w:ascii="Arial" w:hAnsi="Arial" w:cs="Arial"/>
          </w:rPr>
          <w:fldChar w:fldCharType="end"/>
        </w:r>
        <w:r w:rsidRPr="00065A05">
          <w:rPr>
            <w:rFonts w:ascii="Arial" w:hAnsi="Arial" w:cs="Arial"/>
            <w:lang w:val="fr-FR"/>
          </w:rPr>
          <w:t>.</w:t>
        </w:r>
      </w:ins>
    </w:p>
    <w:p w14:paraId="0D5C739D" w14:textId="7A79F520" w:rsidR="008257D4" w:rsidRPr="00065A05" w:rsidRDefault="008257D4" w:rsidP="008257D4">
      <w:pPr>
        <w:pStyle w:val="NormalWeb"/>
        <w:spacing w:line="360" w:lineRule="auto"/>
        <w:jc w:val="both"/>
        <w:rPr>
          <w:ins w:id="2674" w:author="LALOY Emilien" w:date="2026-08-20T16:38:00Z"/>
          <w:rFonts w:ascii="Arial" w:hAnsi="Arial" w:cs="Arial"/>
          <w:lang w:val="fr-FR"/>
        </w:rPr>
      </w:pPr>
      <w:ins w:id="2675" w:author="LALOY Emilien" w:date="2026-08-20T16:38:00Z">
        <w:r w:rsidRPr="00065A05">
          <w:rPr>
            <w:rFonts w:ascii="Arial" w:hAnsi="Arial" w:cs="Arial"/>
            <w:lang w:val="fr-FR"/>
          </w:rPr>
          <w:t xml:space="preserve">Le mode de vaccination ou d'infection influe beaucoup sur le nombre de TRM généré. Par exemple, les vaccins intra-nasaux sont relativement efficaces et permettent de générer des TRM dans les tissus nasaux (de manière CD4 dépendante) </w:t>
        </w:r>
        <w:r w:rsidRPr="00065A05">
          <w:rPr>
            <w:rFonts w:ascii="Arial" w:hAnsi="Arial" w:cs="Arial"/>
          </w:rPr>
          <w:fldChar w:fldCharType="begin"/>
        </w:r>
      </w:ins>
      <w:ins w:id="2676" w:author="Christophe Borg" w:date="2026-08-26T12:10:00Z">
        <w:r w:rsidR="00383B27" w:rsidRPr="00F379D4">
          <w:rPr>
            <w:rFonts w:ascii="Arial" w:hAnsi="Arial" w:cs="Arial"/>
            <w:lang w:val="fr-FR"/>
            <w:rPrChange w:id="2677" w:author="Christophe Borg" w:date="2026-08-26T12:11:00Z">
              <w:rPr>
                <w:rFonts w:ascii="Arial" w:hAnsi="Arial" w:cs="Arial"/>
              </w:rPr>
            </w:rPrChange>
          </w:rPr>
          <w:instrText>HYPERLINK "C:\\Users\\xtoph\\Downloads\\Mathew_JExpMed_2026"</w:instrText>
        </w:r>
      </w:ins>
      <w:ins w:id="2678" w:author="LALOY Emilien" w:date="2026-08-20T16:38:00Z">
        <w:del w:id="2679" w:author="Christophe Borg" w:date="2026-08-26T12:10:00Z">
          <w:r w:rsidRPr="00065A05" w:rsidDel="00383B27">
            <w:rPr>
              <w:rFonts w:ascii="Arial" w:hAnsi="Arial" w:cs="Arial"/>
              <w:lang w:val="fr-FR"/>
            </w:rPr>
            <w:delInstrText xml:space="preserve"> HYPERLINK "Mathew_JExpMed_2026" </w:delInstrText>
          </w:r>
        </w:del>
        <w:r w:rsidRPr="00065A05">
          <w:rPr>
            <w:rFonts w:ascii="Arial" w:hAnsi="Arial" w:cs="Arial"/>
          </w:rPr>
          <w:fldChar w:fldCharType="separate"/>
        </w:r>
        <w:r w:rsidRPr="00065A05">
          <w:rPr>
            <w:rStyle w:val="Lienhypertexte"/>
            <w:rFonts w:ascii="Arial" w:eastAsiaTheme="majorEastAsia" w:hAnsi="Arial" w:cs="Arial"/>
            <w:lang w:val="fr-FR"/>
          </w:rPr>
          <w:t>Mathew</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JExpMed</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r w:rsidRPr="00065A05">
          <w:rPr>
            <w:rFonts w:ascii="Arial" w:hAnsi="Arial" w:cs="Arial"/>
          </w:rPr>
          <w:fldChar w:fldCharType="end"/>
        </w:r>
        <w:r w:rsidRPr="00065A05">
          <w:rPr>
            <w:rFonts w:ascii="Arial" w:hAnsi="Arial" w:cs="Arial"/>
            <w:lang w:val="fr-FR"/>
          </w:rPr>
          <w:t xml:space="preserve">. L'utilisation d'une injection systémique intra-péritonéale plutôt qu'intra-nasale génère plus de T mémoires dans la rate, mais moins de TRM dans les poumons </w:t>
        </w:r>
        <w:r w:rsidRPr="00065A05">
          <w:rPr>
            <w:rFonts w:ascii="Arial" w:hAnsi="Arial" w:cs="Arial"/>
          </w:rPr>
          <w:fldChar w:fldCharType="begin"/>
        </w:r>
      </w:ins>
      <w:ins w:id="2680" w:author="Christophe Borg" w:date="2026-08-26T12:10:00Z">
        <w:r w:rsidR="00383B27" w:rsidRPr="00F379D4">
          <w:rPr>
            <w:rFonts w:ascii="Arial" w:hAnsi="Arial" w:cs="Arial"/>
            <w:lang w:val="fr-FR"/>
            <w:rPrChange w:id="2681" w:author="Christophe Borg" w:date="2026-08-26T12:11:00Z">
              <w:rPr>
                <w:rFonts w:ascii="Arial" w:hAnsi="Arial" w:cs="Arial"/>
              </w:rPr>
            </w:rPrChange>
          </w:rPr>
          <w:instrText>HYPERLINK "C:\\Users\\xtoph\\Downloads\\Zhou_MucosalImmunol_2017"</w:instrText>
        </w:r>
      </w:ins>
      <w:ins w:id="2682" w:author="LALOY Emilien" w:date="2026-08-20T16:38:00Z">
        <w:del w:id="2683" w:author="Christophe Borg" w:date="2026-08-26T12:10:00Z">
          <w:r w:rsidRPr="00065A05" w:rsidDel="00383B27">
            <w:rPr>
              <w:rFonts w:ascii="Arial" w:hAnsi="Arial" w:cs="Arial"/>
              <w:lang w:val="fr-FR"/>
            </w:rPr>
            <w:delInstrText xml:space="preserve"> HYPERLINK "Zhou_MucosalImmunol_2017" </w:delInstrText>
          </w:r>
        </w:del>
        <w:r w:rsidRPr="00065A05">
          <w:rPr>
            <w:rFonts w:ascii="Arial" w:hAnsi="Arial" w:cs="Arial"/>
          </w:rPr>
          <w:fldChar w:fldCharType="separate"/>
        </w:r>
        <w:r w:rsidRPr="00065A05">
          <w:rPr>
            <w:rStyle w:val="Lienhypertexte"/>
            <w:rFonts w:ascii="Arial" w:eastAsiaTheme="majorEastAsia" w:hAnsi="Arial" w:cs="Arial"/>
            <w:lang w:val="fr-FR"/>
          </w:rPr>
          <w:t>Zhou</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MucosalImmunol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2017</w:t>
        </w:r>
        <w:r w:rsidRPr="00065A05">
          <w:rPr>
            <w:rFonts w:ascii="Arial" w:hAnsi="Arial" w:cs="Arial"/>
          </w:rPr>
          <w:fldChar w:fldCharType="end"/>
        </w:r>
        <w:r w:rsidRPr="00065A05">
          <w:rPr>
            <w:rFonts w:ascii="Arial" w:hAnsi="Arial" w:cs="Arial"/>
            <w:lang w:val="fr-FR"/>
          </w:rPr>
          <w:t xml:space="preserve">. L'infection orale par LM génère une population protectrice de TRM CD103+ dans l'intestin, mais cette population et réduite lors d'une </w:t>
        </w:r>
        <w:r w:rsidRPr="00065A05">
          <w:rPr>
            <w:rFonts w:ascii="Arial" w:hAnsi="Arial" w:cs="Arial"/>
            <w:lang w:val="fr-FR"/>
          </w:rPr>
          <w:lastRenderedPageBreak/>
          <w:t xml:space="preserve">infection intranasale </w:t>
        </w:r>
        <w:r w:rsidRPr="00065A05">
          <w:rPr>
            <w:rFonts w:ascii="Arial" w:hAnsi="Arial" w:cs="Arial"/>
          </w:rPr>
          <w:fldChar w:fldCharType="begin"/>
        </w:r>
      </w:ins>
      <w:ins w:id="2684" w:author="Christophe Borg" w:date="2026-08-26T12:10:00Z">
        <w:r w:rsidR="00383B27" w:rsidRPr="00F379D4">
          <w:rPr>
            <w:rFonts w:ascii="Arial" w:hAnsi="Arial" w:cs="Arial"/>
            <w:lang w:val="fr-FR"/>
            <w:rPrChange w:id="2685" w:author="Christophe Borg" w:date="2026-08-26T12:11:00Z">
              <w:rPr>
                <w:rFonts w:ascii="Arial" w:hAnsi="Arial" w:cs="Arial"/>
              </w:rPr>
            </w:rPrChange>
          </w:rPr>
          <w:instrText>HYPERLINK "C:\\Users\\xtoph\\Downloads\\Sheridan_Immunity_2014"</w:instrText>
        </w:r>
      </w:ins>
      <w:ins w:id="2686" w:author="LALOY Emilien" w:date="2026-08-20T16:38:00Z">
        <w:del w:id="2687" w:author="Christophe Borg" w:date="2026-08-26T12:10:00Z">
          <w:r w:rsidRPr="00065A05" w:rsidDel="00383B27">
            <w:rPr>
              <w:rFonts w:ascii="Arial" w:hAnsi="Arial" w:cs="Arial"/>
              <w:lang w:val="fr-FR"/>
            </w:rPr>
            <w:delInstrText xml:space="preserve"> HYPERLINK "Sheridan_Immunity_2014" </w:delInstrText>
          </w:r>
        </w:del>
        <w:r w:rsidRPr="00065A05">
          <w:rPr>
            <w:rFonts w:ascii="Arial" w:hAnsi="Arial" w:cs="Arial"/>
          </w:rPr>
          <w:fldChar w:fldCharType="separate"/>
        </w:r>
        <w:r w:rsidRPr="00065A05">
          <w:rPr>
            <w:rStyle w:val="Lienhypertexte"/>
            <w:rFonts w:ascii="Arial" w:eastAsiaTheme="majorEastAsia" w:hAnsi="Arial" w:cs="Arial"/>
            <w:lang w:val="fr-FR"/>
          </w:rPr>
          <w:t>Sheridan</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Immunity</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2014</w:t>
        </w:r>
        <w:r w:rsidRPr="00065A05">
          <w:rPr>
            <w:rFonts w:ascii="Arial" w:hAnsi="Arial" w:cs="Arial"/>
          </w:rPr>
          <w:fldChar w:fldCharType="end"/>
        </w:r>
        <w:r w:rsidRPr="00065A05">
          <w:rPr>
            <w:rFonts w:ascii="Arial" w:hAnsi="Arial" w:cs="Arial"/>
            <w:lang w:val="fr-FR"/>
          </w:rPr>
          <w:t xml:space="preserve">. Un vaccin anticancéreux dirigé contre E7 génère des TRM CD103+ et est plus efficace lorsqu'il est injecté dans la muqueuse cervico-vaginale que dans le muscle </w:t>
        </w:r>
        <w:r w:rsidRPr="00065A05">
          <w:rPr>
            <w:rFonts w:ascii="Arial" w:hAnsi="Arial" w:cs="Arial"/>
          </w:rPr>
          <w:fldChar w:fldCharType="begin"/>
        </w:r>
      </w:ins>
      <w:ins w:id="2688" w:author="Christophe Borg" w:date="2026-08-26T12:10:00Z">
        <w:r w:rsidR="00383B27" w:rsidRPr="00F379D4">
          <w:rPr>
            <w:rFonts w:ascii="Arial" w:hAnsi="Arial" w:cs="Arial"/>
            <w:lang w:val="fr-FR"/>
            <w:rPrChange w:id="2689" w:author="Christophe Borg" w:date="2026-08-26T12:11:00Z">
              <w:rPr>
                <w:rFonts w:ascii="Arial" w:hAnsi="Arial" w:cs="Arial"/>
              </w:rPr>
            </w:rPrChange>
          </w:rPr>
          <w:instrText>HYPERLINK "C:\\Users\\xtoph\\Downloads\\Huang_CellularImmunology_2022"</w:instrText>
        </w:r>
      </w:ins>
      <w:ins w:id="2690" w:author="LALOY Emilien" w:date="2026-08-20T16:38:00Z">
        <w:del w:id="2691" w:author="Christophe Borg" w:date="2026-08-26T12:10:00Z">
          <w:r w:rsidRPr="00065A05" w:rsidDel="00383B27">
            <w:rPr>
              <w:rFonts w:ascii="Arial" w:hAnsi="Arial" w:cs="Arial"/>
              <w:lang w:val="fr-FR"/>
            </w:rPr>
            <w:delInstrText xml:space="preserve"> HYPERLINK "Huang_CellularImmunology_2022" </w:delInstrText>
          </w:r>
        </w:del>
        <w:r w:rsidRPr="00065A05">
          <w:rPr>
            <w:rFonts w:ascii="Arial" w:hAnsi="Arial" w:cs="Arial"/>
          </w:rPr>
          <w:fldChar w:fldCharType="separate"/>
        </w:r>
        <w:r w:rsidRPr="00065A05">
          <w:rPr>
            <w:rStyle w:val="Lienhypertexte"/>
            <w:rFonts w:ascii="Arial" w:eastAsiaTheme="majorEastAsia" w:hAnsi="Arial" w:cs="Arial"/>
            <w:lang w:val="fr-FR"/>
          </w:rPr>
          <w:t>Huang</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CellularImmunology</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w:t>
        </w:r>
        <w:r w:rsidRPr="00065A05">
          <w:rPr>
            <w:rFonts w:ascii="Arial" w:hAnsi="Arial" w:cs="Arial"/>
          </w:rPr>
          <w:fldChar w:fldCharType="end"/>
        </w:r>
        <w:r w:rsidRPr="00065A05">
          <w:rPr>
            <w:rFonts w:ascii="Arial" w:hAnsi="Arial" w:cs="Arial"/>
            <w:lang w:val="fr-FR"/>
          </w:rPr>
          <w:t xml:space="preserve">. Finalement, seule l'immunisation vaginale permet la protection contre un rechallenge dans les souris infectées par HSV </w:t>
        </w:r>
        <w:r w:rsidRPr="00065A05">
          <w:rPr>
            <w:rFonts w:ascii="Arial" w:hAnsi="Arial" w:cs="Arial"/>
          </w:rPr>
          <w:fldChar w:fldCharType="begin"/>
        </w:r>
      </w:ins>
      <w:ins w:id="2692" w:author="Christophe Borg" w:date="2026-08-26T12:10:00Z">
        <w:r w:rsidR="00383B27" w:rsidRPr="00F379D4">
          <w:rPr>
            <w:rFonts w:ascii="Arial" w:hAnsi="Arial" w:cs="Arial"/>
            <w:lang w:val="fr-FR"/>
            <w:rPrChange w:id="2693" w:author="Christophe Borg" w:date="2026-08-26T12:11:00Z">
              <w:rPr>
                <w:rFonts w:ascii="Arial" w:hAnsi="Arial" w:cs="Arial"/>
              </w:rPr>
            </w:rPrChange>
          </w:rPr>
          <w:instrText>HYPERLINK "C:\\Users\\xtoph\\Downloads\\Iijima_Science_2014a"</w:instrText>
        </w:r>
      </w:ins>
      <w:ins w:id="2694" w:author="LALOY Emilien" w:date="2026-08-20T16:38:00Z">
        <w:del w:id="2695" w:author="Christophe Borg" w:date="2026-08-26T12:10:00Z">
          <w:r w:rsidRPr="00065A05" w:rsidDel="00383B27">
            <w:rPr>
              <w:rFonts w:ascii="Arial" w:hAnsi="Arial" w:cs="Arial"/>
              <w:lang w:val="fr-FR"/>
            </w:rPr>
            <w:delInstrText xml:space="preserve"> HYPERLINK "Iijima_Science_2014a" </w:delInstrText>
          </w:r>
        </w:del>
        <w:r w:rsidRPr="00065A05">
          <w:rPr>
            <w:rFonts w:ascii="Arial" w:hAnsi="Arial" w:cs="Arial"/>
          </w:rPr>
          <w:fldChar w:fldCharType="separate"/>
        </w:r>
        <w:proofErr w:type="spellStart"/>
        <w:r w:rsidRPr="00065A05">
          <w:rPr>
            <w:rStyle w:val="Lienhypertexte"/>
            <w:rFonts w:ascii="Arial" w:eastAsiaTheme="majorEastAsia" w:hAnsi="Arial" w:cs="Arial"/>
            <w:lang w:val="fr-FR"/>
          </w:rPr>
          <w:t>Iijima</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Science</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2014a</w:t>
        </w:r>
        <w:r w:rsidRPr="00065A05">
          <w:rPr>
            <w:rFonts w:ascii="Arial" w:hAnsi="Arial" w:cs="Arial"/>
          </w:rPr>
          <w:fldChar w:fldCharType="end"/>
        </w:r>
        <w:r w:rsidRPr="00065A05">
          <w:rPr>
            <w:rFonts w:ascii="Arial" w:hAnsi="Arial" w:cs="Arial"/>
            <w:lang w:val="fr-FR"/>
          </w:rPr>
          <w:t>.</w:t>
        </w:r>
      </w:ins>
    </w:p>
    <w:p w14:paraId="2ECC0183" w14:textId="56EB8B4E" w:rsidR="008257D4" w:rsidRPr="00065A05" w:rsidRDefault="008257D4" w:rsidP="008257D4">
      <w:pPr>
        <w:pStyle w:val="NormalWeb"/>
        <w:spacing w:line="360" w:lineRule="auto"/>
        <w:jc w:val="both"/>
        <w:rPr>
          <w:ins w:id="2696" w:author="LALOY Emilien" w:date="2026-08-20T16:38:00Z"/>
          <w:rFonts w:ascii="Arial" w:hAnsi="Arial" w:cs="Arial"/>
          <w:lang w:val="fr-FR"/>
        </w:rPr>
      </w:pPr>
      <w:ins w:id="2697" w:author="LALOY Emilien" w:date="2026-08-20T16:38:00Z">
        <w:r w:rsidRPr="00065A05">
          <w:rPr>
            <w:rFonts w:ascii="Arial" w:hAnsi="Arial" w:cs="Arial"/>
            <w:lang w:val="fr-FR"/>
          </w:rPr>
          <w:t xml:space="preserve">En plus du site de vaccination, il est possible d'augmenter le nombre de TRM généré en </w:t>
        </w:r>
        <w:proofErr w:type="spellStart"/>
        <w:r w:rsidRPr="00065A05">
          <w:rPr>
            <w:rFonts w:ascii="Arial" w:hAnsi="Arial" w:cs="Arial"/>
            <w:lang w:val="fr-FR"/>
          </w:rPr>
          <w:t>co</w:t>
        </w:r>
        <w:proofErr w:type="spellEnd"/>
        <w:r w:rsidRPr="00065A05">
          <w:rPr>
            <w:rFonts w:ascii="Arial" w:hAnsi="Arial" w:cs="Arial"/>
            <w:lang w:val="fr-FR"/>
          </w:rPr>
          <w:t xml:space="preserve">-injectant d'autres molécules. Par exemple, la </w:t>
        </w:r>
        <w:proofErr w:type="spellStart"/>
        <w:r w:rsidRPr="00065A05">
          <w:rPr>
            <w:rFonts w:ascii="Arial" w:hAnsi="Arial" w:cs="Arial"/>
            <w:lang w:val="fr-FR"/>
          </w:rPr>
          <w:t>co</w:t>
        </w:r>
        <w:proofErr w:type="spellEnd"/>
        <w:r w:rsidRPr="00065A05">
          <w:rPr>
            <w:rFonts w:ascii="Arial" w:hAnsi="Arial" w:cs="Arial"/>
            <w:lang w:val="fr-FR"/>
          </w:rPr>
          <w:t xml:space="preserve">-administration de 4-1BB-L (ligand de la molécule de </w:t>
        </w:r>
        <w:proofErr w:type="spellStart"/>
        <w:r w:rsidRPr="00065A05">
          <w:rPr>
            <w:rFonts w:ascii="Arial" w:hAnsi="Arial" w:cs="Arial"/>
            <w:lang w:val="fr-FR"/>
          </w:rPr>
          <w:t>co-stimulation</w:t>
        </w:r>
        <w:proofErr w:type="spellEnd"/>
        <w:r w:rsidRPr="00065A05">
          <w:rPr>
            <w:rFonts w:ascii="Arial" w:hAnsi="Arial" w:cs="Arial"/>
            <w:lang w:val="fr-FR"/>
          </w:rPr>
          <w:t xml:space="preserve"> 4-1BB) génère plus de TRM CD69+CD103+ dans les poumons </w:t>
        </w:r>
        <w:r w:rsidRPr="00065A05">
          <w:rPr>
            <w:rFonts w:ascii="Arial" w:hAnsi="Arial" w:cs="Arial"/>
          </w:rPr>
          <w:fldChar w:fldCharType="begin"/>
        </w:r>
      </w:ins>
      <w:ins w:id="2698" w:author="Christophe Borg" w:date="2026-08-26T12:10:00Z">
        <w:r w:rsidR="00383B27" w:rsidRPr="00F379D4">
          <w:rPr>
            <w:rFonts w:ascii="Arial" w:hAnsi="Arial" w:cs="Arial"/>
            <w:lang w:val="fr-FR"/>
            <w:rPrChange w:id="2699" w:author="Christophe Borg" w:date="2026-08-26T12:11:00Z">
              <w:rPr>
                <w:rFonts w:ascii="Arial" w:hAnsi="Arial" w:cs="Arial"/>
              </w:rPr>
            </w:rPrChange>
          </w:rPr>
          <w:instrText>HYPERLINK "C:\\Users\\xtoph\\Downloads\\Zhou_MucosalImmunol_2017"</w:instrText>
        </w:r>
      </w:ins>
      <w:ins w:id="2700" w:author="LALOY Emilien" w:date="2026-08-20T16:38:00Z">
        <w:del w:id="2701" w:author="Christophe Borg" w:date="2026-08-26T12:10:00Z">
          <w:r w:rsidRPr="00065A05" w:rsidDel="00383B27">
            <w:rPr>
              <w:rFonts w:ascii="Arial" w:hAnsi="Arial" w:cs="Arial"/>
              <w:lang w:val="fr-FR"/>
            </w:rPr>
            <w:delInstrText xml:space="preserve"> HYPERLINK "Zhou_MucosalImmunol_2017" </w:delInstrText>
          </w:r>
        </w:del>
        <w:r w:rsidRPr="00065A05">
          <w:rPr>
            <w:rFonts w:ascii="Arial" w:hAnsi="Arial" w:cs="Arial"/>
          </w:rPr>
          <w:fldChar w:fldCharType="separate"/>
        </w:r>
        <w:r w:rsidRPr="00065A05">
          <w:rPr>
            <w:rStyle w:val="Lienhypertexte"/>
            <w:rFonts w:ascii="Arial" w:eastAsiaTheme="majorEastAsia" w:hAnsi="Arial" w:cs="Arial"/>
            <w:lang w:val="fr-FR"/>
          </w:rPr>
          <w:t>Zhou</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MucosalImmunol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2017</w:t>
        </w:r>
        <w:r w:rsidRPr="00065A05">
          <w:rPr>
            <w:rFonts w:ascii="Arial" w:hAnsi="Arial" w:cs="Arial"/>
          </w:rPr>
          <w:fldChar w:fldCharType="end"/>
        </w:r>
        <w:r w:rsidRPr="00065A05">
          <w:rPr>
            <w:rFonts w:ascii="Arial" w:hAnsi="Arial" w:cs="Arial"/>
            <w:lang w:val="fr-FR"/>
          </w:rPr>
          <w:t xml:space="preserve">. Du fait du rôle similaire d'ICOS-L à celui de 4-1BBL et ayant démontré un rôle à l'axe ICOS/ICOS-L dans la différenciation des TRM, </w:t>
        </w:r>
        <w:r w:rsidRPr="00065A05">
          <w:rPr>
            <w:rFonts w:ascii="Arial" w:hAnsi="Arial" w:cs="Arial"/>
          </w:rPr>
          <w:fldChar w:fldCharType="begin"/>
        </w:r>
      </w:ins>
      <w:ins w:id="2702" w:author="Christophe Borg" w:date="2026-08-26T12:10:00Z">
        <w:r w:rsidR="00383B27" w:rsidRPr="00F379D4">
          <w:rPr>
            <w:rFonts w:ascii="Arial" w:hAnsi="Arial" w:cs="Arial"/>
            <w:lang w:val="fr-FR"/>
            <w:rPrChange w:id="2703" w:author="Christophe Borg" w:date="2026-08-26T12:11:00Z">
              <w:rPr>
                <w:rFonts w:ascii="Arial" w:hAnsi="Arial" w:cs="Arial"/>
              </w:rPr>
            </w:rPrChange>
          </w:rPr>
          <w:instrText>HYPERLINK "C:\\Users\\xtoph\\Downloads\\Peng_Immunity_2022"</w:instrText>
        </w:r>
      </w:ins>
      <w:ins w:id="2704" w:author="LALOY Emilien" w:date="2026-08-20T16:38:00Z">
        <w:del w:id="2705" w:author="Christophe Borg" w:date="2026-08-26T12:10:00Z">
          <w:r w:rsidRPr="00065A05" w:rsidDel="00383B27">
            <w:rPr>
              <w:rFonts w:ascii="Arial" w:hAnsi="Arial" w:cs="Arial"/>
              <w:lang w:val="fr-FR"/>
            </w:rPr>
            <w:delInstrText xml:space="preserve"> HYPERLINK "Peng_Immunity_2022" </w:delInstrText>
          </w:r>
        </w:del>
        <w:r w:rsidRPr="00065A05">
          <w:rPr>
            <w:rFonts w:ascii="Arial" w:hAnsi="Arial" w:cs="Arial"/>
          </w:rPr>
          <w:fldChar w:fldCharType="separate"/>
        </w:r>
        <w:r w:rsidRPr="00065A05">
          <w:rPr>
            <w:rStyle w:val="Lienhypertexte"/>
            <w:rFonts w:ascii="Arial" w:eastAsiaTheme="majorEastAsia" w:hAnsi="Arial" w:cs="Arial"/>
            <w:lang w:val="fr-FR"/>
          </w:rPr>
          <w:t>Peng</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Immunity</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w:t>
        </w:r>
        <w:r w:rsidRPr="00065A05">
          <w:rPr>
            <w:rFonts w:ascii="Arial" w:hAnsi="Arial" w:cs="Arial"/>
          </w:rPr>
          <w:fldChar w:fldCharType="end"/>
        </w:r>
        <w:r w:rsidRPr="00065A05">
          <w:rPr>
            <w:rFonts w:ascii="Arial" w:hAnsi="Arial" w:cs="Arial"/>
            <w:lang w:val="fr-FR"/>
          </w:rPr>
          <w:t xml:space="preserve"> suggèrent que cette molécule pourrait être utilisée dans des vaccins. La </w:t>
        </w:r>
        <w:proofErr w:type="spellStart"/>
        <w:r w:rsidRPr="00065A05">
          <w:rPr>
            <w:rFonts w:ascii="Arial" w:hAnsi="Arial" w:cs="Arial"/>
            <w:lang w:val="fr-FR"/>
          </w:rPr>
          <w:t>co-stimulation</w:t>
        </w:r>
        <w:proofErr w:type="spellEnd"/>
        <w:r w:rsidRPr="00065A05">
          <w:rPr>
            <w:rFonts w:ascii="Arial" w:hAnsi="Arial" w:cs="Arial"/>
            <w:lang w:val="fr-FR"/>
          </w:rPr>
          <w:t xml:space="preserve"> d'autres cellules peut aussi être ciblée, et l'administration d'anti-CD40 (avec du </w:t>
        </w:r>
        <w:proofErr w:type="gramStart"/>
        <w:r w:rsidRPr="00065A05">
          <w:rPr>
            <w:rFonts w:ascii="Arial" w:hAnsi="Arial" w:cs="Arial"/>
            <w:lang w:val="fr-FR"/>
          </w:rPr>
          <w:t>poly(</w:t>
        </w:r>
        <w:proofErr w:type="gramEnd"/>
        <w:r w:rsidRPr="00065A05">
          <w:rPr>
            <w:rFonts w:ascii="Arial" w:hAnsi="Arial" w:cs="Arial"/>
            <w:lang w:val="fr-FR"/>
          </w:rPr>
          <w:t xml:space="preserve">IC:LC)) dans une vaccination systémique active les monocytes, qui sécrètent de l'IL10 et active le </w:t>
        </w:r>
        <w:proofErr w:type="spellStart"/>
        <w:r w:rsidRPr="00065A05">
          <w:rPr>
            <w:rFonts w:ascii="Arial" w:hAnsi="Arial" w:cs="Arial"/>
            <w:lang w:val="fr-FR"/>
          </w:rPr>
          <w:t>TGFb</w:t>
        </w:r>
        <w:proofErr w:type="spellEnd"/>
        <w:r w:rsidRPr="00065A05">
          <w:rPr>
            <w:rFonts w:ascii="Arial" w:hAnsi="Arial" w:cs="Arial"/>
            <w:lang w:val="fr-FR"/>
          </w:rPr>
          <w:t xml:space="preserve">, qui permet à son tour de générer plus de TRM </w:t>
        </w:r>
        <w:r w:rsidRPr="00065A05">
          <w:rPr>
            <w:rFonts w:ascii="Arial" w:hAnsi="Arial" w:cs="Arial"/>
          </w:rPr>
          <w:fldChar w:fldCharType="begin"/>
        </w:r>
      </w:ins>
      <w:ins w:id="2706" w:author="Christophe Borg" w:date="2026-08-26T12:10:00Z">
        <w:r w:rsidR="00383B27" w:rsidRPr="00F379D4">
          <w:rPr>
            <w:rFonts w:ascii="Arial" w:hAnsi="Arial" w:cs="Arial"/>
            <w:lang w:val="fr-FR"/>
            <w:rPrChange w:id="2707" w:author="Christophe Borg" w:date="2026-08-26T12:11:00Z">
              <w:rPr>
                <w:rFonts w:ascii="Arial" w:hAnsi="Arial" w:cs="Arial"/>
              </w:rPr>
            </w:rPrChange>
          </w:rPr>
          <w:instrText>HYPERLINK "C:\\Users\\xtoph\\Downloads\\Thompson_CellRep_2019"</w:instrText>
        </w:r>
      </w:ins>
      <w:ins w:id="2708" w:author="LALOY Emilien" w:date="2026-08-20T16:38:00Z">
        <w:del w:id="2709" w:author="Christophe Borg" w:date="2026-08-26T12:10:00Z">
          <w:r w:rsidRPr="00065A05" w:rsidDel="00383B27">
            <w:rPr>
              <w:rFonts w:ascii="Arial" w:hAnsi="Arial" w:cs="Arial"/>
              <w:lang w:val="fr-FR"/>
            </w:rPr>
            <w:delInstrText xml:space="preserve"> HYPERLINK "Thompson_CellRep_2019" </w:delInstrText>
          </w:r>
        </w:del>
        <w:r w:rsidRPr="00065A05">
          <w:rPr>
            <w:rFonts w:ascii="Arial" w:hAnsi="Arial" w:cs="Arial"/>
          </w:rPr>
          <w:fldChar w:fldCharType="separate"/>
        </w:r>
        <w:r w:rsidRPr="00065A05">
          <w:rPr>
            <w:rStyle w:val="Lienhypertexte"/>
            <w:rFonts w:ascii="Arial" w:eastAsiaTheme="majorEastAsia" w:hAnsi="Arial" w:cs="Arial"/>
            <w:lang w:val="fr-FR"/>
          </w:rPr>
          <w:t>Thompson</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CellRep</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2019</w:t>
        </w:r>
        <w:r w:rsidRPr="00065A05">
          <w:rPr>
            <w:rFonts w:ascii="Arial" w:hAnsi="Arial" w:cs="Arial"/>
          </w:rPr>
          <w:fldChar w:fldCharType="end"/>
        </w:r>
        <w:r w:rsidRPr="00065A05">
          <w:rPr>
            <w:rFonts w:ascii="Arial" w:hAnsi="Arial" w:cs="Arial"/>
            <w:lang w:val="fr-FR"/>
          </w:rPr>
          <w:t xml:space="preserve">. Dans un contexte de cancer, </w:t>
        </w:r>
        <w:r w:rsidRPr="00065A05">
          <w:rPr>
            <w:rFonts w:ascii="Arial" w:hAnsi="Arial" w:cs="Arial"/>
          </w:rPr>
          <w:fldChar w:fldCharType="begin"/>
        </w:r>
      </w:ins>
      <w:ins w:id="2710" w:author="Christophe Borg" w:date="2026-08-26T12:10:00Z">
        <w:r w:rsidR="00383B27" w:rsidRPr="00F379D4">
          <w:rPr>
            <w:rFonts w:ascii="Arial" w:hAnsi="Arial" w:cs="Arial"/>
            <w:lang w:val="fr-FR"/>
            <w:rPrChange w:id="2711" w:author="Christophe Borg" w:date="2026-08-26T12:11:00Z">
              <w:rPr>
                <w:rFonts w:ascii="Arial" w:hAnsi="Arial" w:cs="Arial"/>
              </w:rPr>
            </w:rPrChange>
          </w:rPr>
          <w:instrText>HYPERLINK "C:\\Users\\xtoph\\Downloads\\Komdeur_Oncoimmunology_2017"</w:instrText>
        </w:r>
      </w:ins>
      <w:ins w:id="2712" w:author="LALOY Emilien" w:date="2026-08-20T16:38:00Z">
        <w:del w:id="2713" w:author="Christophe Borg" w:date="2026-08-26T12:10:00Z">
          <w:r w:rsidRPr="00065A05" w:rsidDel="00383B27">
            <w:rPr>
              <w:rFonts w:ascii="Arial" w:hAnsi="Arial" w:cs="Arial"/>
              <w:lang w:val="fr-FR"/>
            </w:rPr>
            <w:delInstrText xml:space="preserve"> HYPERLINK "Komdeur_Oncoimmunology_2017" </w:delInstrText>
          </w:r>
        </w:del>
        <w:r w:rsidRPr="00065A05">
          <w:rPr>
            <w:rFonts w:ascii="Arial" w:hAnsi="Arial" w:cs="Arial"/>
          </w:rPr>
          <w:fldChar w:fldCharType="separate"/>
        </w:r>
        <w:proofErr w:type="spellStart"/>
        <w:r w:rsidRPr="00065A05">
          <w:rPr>
            <w:rStyle w:val="Lienhypertexte"/>
            <w:rFonts w:ascii="Arial" w:eastAsiaTheme="majorEastAsia" w:hAnsi="Arial" w:cs="Arial"/>
            <w:lang w:val="fr-FR"/>
          </w:rPr>
          <w:t>Komdeur</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Oncoimmunology</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2017</w:t>
        </w:r>
        <w:r w:rsidRPr="00065A05">
          <w:rPr>
            <w:rFonts w:ascii="Arial" w:hAnsi="Arial" w:cs="Arial"/>
          </w:rPr>
          <w:fldChar w:fldCharType="end"/>
        </w:r>
        <w:r w:rsidRPr="00065A05">
          <w:rPr>
            <w:rFonts w:ascii="Arial" w:hAnsi="Arial" w:cs="Arial"/>
            <w:lang w:val="fr-FR"/>
          </w:rPr>
          <w:t xml:space="preserve"> montrent un rôle synergique à la radiothérapie avec une vaccination ciblant E6/E7 dans la génération de TRM CD103 intra-tumoraux.</w:t>
        </w:r>
      </w:ins>
    </w:p>
    <w:p w14:paraId="6362D043" w14:textId="77777777" w:rsidR="008257D4" w:rsidRPr="008257D4" w:rsidRDefault="008257D4" w:rsidP="008257D4">
      <w:pPr>
        <w:pStyle w:val="Titre3"/>
        <w:rPr>
          <w:ins w:id="2714" w:author="LALOY Emilien" w:date="2026-08-20T16:38:00Z"/>
          <w:lang w:val="fr-FR"/>
          <w:rPrChange w:id="2715" w:author="LALOY Emilien" w:date="2026-08-20T16:38:00Z">
            <w:rPr>
              <w:ins w:id="2716" w:author="LALOY Emilien" w:date="2026-08-20T16:38:00Z"/>
            </w:rPr>
          </w:rPrChange>
        </w:rPr>
      </w:pPr>
      <w:bookmarkStart w:id="2717" w:name="_Toc238137531"/>
      <w:ins w:id="2718" w:author="LALOY Emilien" w:date="2026-08-20T16:38:00Z">
        <w:r w:rsidRPr="008257D4">
          <w:rPr>
            <w:lang w:val="fr-FR"/>
            <w:rPrChange w:id="2719" w:author="LALOY Emilien" w:date="2026-08-20T16:38:00Z">
              <w:rPr/>
            </w:rPrChange>
          </w:rPr>
          <w:t>3.4.2 Optimisation d'autres stratégies thérapeutiques pour favoriser les lymphocytes T résidents mémoires</w:t>
        </w:r>
        <w:bookmarkEnd w:id="2717"/>
      </w:ins>
    </w:p>
    <w:p w14:paraId="60DC73BA" w14:textId="1B83856C" w:rsidR="008257D4" w:rsidRPr="00065A05" w:rsidRDefault="008257D4" w:rsidP="008257D4">
      <w:pPr>
        <w:pStyle w:val="NormalWeb"/>
        <w:spacing w:line="360" w:lineRule="auto"/>
        <w:jc w:val="both"/>
        <w:rPr>
          <w:ins w:id="2720" w:author="LALOY Emilien" w:date="2026-08-20T16:38:00Z"/>
          <w:rFonts w:ascii="Arial" w:hAnsi="Arial" w:cs="Arial"/>
          <w:lang w:val="fr-FR"/>
        </w:rPr>
      </w:pPr>
      <w:ins w:id="2721" w:author="LALOY Emilien" w:date="2026-08-20T16:38:00Z">
        <w:r w:rsidRPr="00065A05">
          <w:rPr>
            <w:rFonts w:ascii="Arial" w:hAnsi="Arial" w:cs="Arial"/>
            <w:lang w:val="fr-FR"/>
          </w:rPr>
          <w:t xml:space="preserve">Certaines thérapies anticancéreuses peuvent aussi être optimisée. Par exemple, après avoir démontré un rôle positif de la signalisation de l'hypoxie dans la génération de TRM, </w:t>
        </w:r>
        <w:r w:rsidRPr="00065A05">
          <w:rPr>
            <w:rFonts w:ascii="Arial" w:hAnsi="Arial" w:cs="Arial"/>
          </w:rPr>
          <w:fldChar w:fldCharType="begin"/>
        </w:r>
      </w:ins>
      <w:ins w:id="2722" w:author="Christophe Borg" w:date="2026-08-26T12:10:00Z">
        <w:r w:rsidR="00383B27" w:rsidRPr="00F379D4">
          <w:rPr>
            <w:rFonts w:ascii="Arial" w:hAnsi="Arial" w:cs="Arial"/>
            <w:lang w:val="fr-FR"/>
            <w:rPrChange w:id="2723" w:author="Christophe Borg" w:date="2026-08-26T12:11:00Z">
              <w:rPr>
                <w:rFonts w:ascii="Arial" w:hAnsi="Arial" w:cs="Arial"/>
              </w:rPr>
            </w:rPrChange>
          </w:rPr>
          <w:instrText>HYPERLINK "C:\\Users\\xtoph\\Downloads\\Liikanen_JClinInvest_2021"</w:instrText>
        </w:r>
      </w:ins>
      <w:ins w:id="2724" w:author="LALOY Emilien" w:date="2026-08-20T16:38:00Z">
        <w:del w:id="2725" w:author="Christophe Borg" w:date="2026-08-26T12:10:00Z">
          <w:r w:rsidRPr="00065A05" w:rsidDel="00383B27">
            <w:rPr>
              <w:rFonts w:ascii="Arial" w:hAnsi="Arial" w:cs="Arial"/>
              <w:lang w:val="fr-FR"/>
            </w:rPr>
            <w:delInstrText xml:space="preserve"> HYPERLINK "Liikanen_JClinInvest_2021" </w:delInstrText>
          </w:r>
        </w:del>
        <w:r w:rsidRPr="00065A05">
          <w:rPr>
            <w:rFonts w:ascii="Arial" w:hAnsi="Arial" w:cs="Arial"/>
          </w:rPr>
          <w:fldChar w:fldCharType="separate"/>
        </w:r>
        <w:r w:rsidRPr="00065A05">
          <w:rPr>
            <w:rStyle w:val="Lienhypertexte"/>
            <w:rFonts w:ascii="Arial" w:eastAsiaTheme="majorEastAsia" w:hAnsi="Arial" w:cs="Arial"/>
            <w:lang w:val="fr-FR"/>
          </w:rPr>
          <w:t>Liikanen</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JClinInvest</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2021</w:t>
        </w:r>
        <w:r w:rsidRPr="00065A05">
          <w:rPr>
            <w:rFonts w:ascii="Arial" w:hAnsi="Arial" w:cs="Arial"/>
          </w:rPr>
          <w:fldChar w:fldCharType="end"/>
        </w:r>
        <w:r w:rsidRPr="00065A05">
          <w:rPr>
            <w:rFonts w:ascii="Arial" w:hAnsi="Arial" w:cs="Arial"/>
            <w:lang w:val="fr-FR"/>
          </w:rPr>
          <w:t xml:space="preserve"> montrent que cette signalisation augment l'efficacité d'une thérapie par CAR-T cell anti-CD19 ciblant les tumeurs solides. Bien que la radiothérapie soit considérée comme immunosuppressive, les TRM sont plus résistants que les autres lymphocytes et ne sont pas déplétés. Cet effet </w:t>
        </w:r>
        <w:proofErr w:type="gramStart"/>
        <w:r w:rsidRPr="00065A05">
          <w:rPr>
            <w:rFonts w:ascii="Arial" w:hAnsi="Arial" w:cs="Arial"/>
            <w:lang w:val="fr-FR"/>
          </w:rPr>
          <w:t>dépendrai</w:t>
        </w:r>
        <w:proofErr w:type="gramEnd"/>
        <w:r w:rsidRPr="00065A05">
          <w:rPr>
            <w:rFonts w:ascii="Arial" w:hAnsi="Arial" w:cs="Arial"/>
            <w:lang w:val="fr-FR"/>
          </w:rPr>
          <w:t xml:space="preserve"> du </w:t>
        </w:r>
        <w:proofErr w:type="spellStart"/>
        <w:r w:rsidRPr="00065A05">
          <w:rPr>
            <w:rFonts w:ascii="Arial" w:hAnsi="Arial" w:cs="Arial"/>
            <w:lang w:val="fr-FR"/>
          </w:rPr>
          <w:t>TGFb</w:t>
        </w:r>
        <w:proofErr w:type="spellEnd"/>
        <w:r w:rsidRPr="00065A05">
          <w:rPr>
            <w:rFonts w:ascii="Arial" w:hAnsi="Arial" w:cs="Arial"/>
            <w:lang w:val="fr-FR"/>
          </w:rPr>
          <w:t xml:space="preserve"> et favorise même l'efficacité des TRM, mais bloque leur cycle cellulaire </w:t>
        </w:r>
        <w:r w:rsidRPr="00065A05">
          <w:rPr>
            <w:rFonts w:ascii="Arial" w:hAnsi="Arial" w:cs="Arial"/>
          </w:rPr>
          <w:fldChar w:fldCharType="begin"/>
        </w:r>
      </w:ins>
      <w:ins w:id="2726" w:author="Christophe Borg" w:date="2026-08-26T12:10:00Z">
        <w:r w:rsidR="00383B27" w:rsidRPr="00F379D4">
          <w:rPr>
            <w:rFonts w:ascii="Arial" w:hAnsi="Arial" w:cs="Arial"/>
            <w:lang w:val="fr-FR"/>
            <w:rPrChange w:id="2727" w:author="Christophe Borg" w:date="2026-08-26T12:11:00Z">
              <w:rPr>
                <w:rFonts w:ascii="Arial" w:hAnsi="Arial" w:cs="Arial"/>
              </w:rPr>
            </w:rPrChange>
          </w:rPr>
          <w:instrText>HYPERLINK "C:\\Users\\xtoph\\Downloads\\Arina_NatCommun_2019"</w:instrText>
        </w:r>
      </w:ins>
      <w:ins w:id="2728" w:author="LALOY Emilien" w:date="2026-08-20T16:38:00Z">
        <w:del w:id="2729" w:author="Christophe Borg" w:date="2026-08-26T12:10:00Z">
          <w:r w:rsidRPr="00065A05" w:rsidDel="00383B27">
            <w:rPr>
              <w:rFonts w:ascii="Arial" w:hAnsi="Arial" w:cs="Arial"/>
              <w:lang w:val="fr-FR"/>
            </w:rPr>
            <w:delInstrText xml:space="preserve"> HYPERLINK "Arina_NatCommun_2019" </w:delInstrText>
          </w:r>
        </w:del>
        <w:r w:rsidRPr="00065A05">
          <w:rPr>
            <w:rFonts w:ascii="Arial" w:hAnsi="Arial" w:cs="Arial"/>
          </w:rPr>
          <w:fldChar w:fldCharType="separate"/>
        </w:r>
        <w:r w:rsidRPr="00065A05">
          <w:rPr>
            <w:rStyle w:val="Lienhypertexte"/>
            <w:rFonts w:ascii="Arial" w:eastAsiaTheme="majorEastAsia" w:hAnsi="Arial" w:cs="Arial"/>
            <w:lang w:val="fr-FR"/>
          </w:rPr>
          <w:t>Arina</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NatCommun</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2019</w:t>
        </w:r>
        <w:r w:rsidRPr="00065A05">
          <w:rPr>
            <w:rFonts w:ascii="Arial" w:hAnsi="Arial" w:cs="Arial"/>
          </w:rPr>
          <w:fldChar w:fldCharType="end"/>
        </w:r>
        <w:r w:rsidRPr="00065A05">
          <w:rPr>
            <w:rFonts w:ascii="Arial" w:hAnsi="Arial" w:cs="Arial"/>
            <w:lang w:val="fr-FR"/>
          </w:rPr>
          <w:t xml:space="preserve">. </w:t>
        </w:r>
      </w:ins>
    </w:p>
    <w:p w14:paraId="23EAD0B8" w14:textId="635439E6" w:rsidR="002B2A6C" w:rsidRPr="008257D4" w:rsidRDefault="008257D4">
      <w:pPr>
        <w:pStyle w:val="NormalWeb"/>
        <w:spacing w:line="360" w:lineRule="auto"/>
        <w:jc w:val="both"/>
        <w:rPr>
          <w:rFonts w:ascii="Arial" w:hAnsi="Arial" w:cs="Arial"/>
          <w:lang w:val="fr-FR"/>
          <w:rPrChange w:id="2730" w:author="LALOY Emilien" w:date="2026-08-20T16:38:00Z">
            <w:rPr>
              <w:rFonts w:ascii="Arial" w:eastAsiaTheme="majorEastAsia" w:hAnsi="Arial" w:cs="Arial"/>
              <w:b/>
              <w:color w:val="2F5496" w:themeColor="accent1" w:themeShade="BF"/>
              <w:lang w:val="fr-FR" w:eastAsia="en-US"/>
            </w:rPr>
          </w:rPrChange>
        </w:rPr>
        <w:pPrChange w:id="2731" w:author="LALOY Emilien" w:date="2026-08-20T16:38:00Z">
          <w:pPr>
            <w:pStyle w:val="NormalWeb"/>
            <w:spacing w:line="360" w:lineRule="auto"/>
            <w:ind w:firstLine="720"/>
            <w:jc w:val="both"/>
          </w:pPr>
        </w:pPrChange>
      </w:pPr>
      <w:ins w:id="2732" w:author="LALOY Emilien" w:date="2026-08-20T16:38:00Z">
        <w:r w:rsidRPr="00065A05">
          <w:rPr>
            <w:rFonts w:ascii="Arial" w:hAnsi="Arial" w:cs="Arial"/>
            <w:lang w:val="fr-FR"/>
          </w:rPr>
          <w:t xml:space="preserve">Certains traitements thérapeutiques ont un impact négatif sur la génération de TRM. Par exemple, les antibiotiques impactent le microbiote et diminue le nombre de TRM dans les intestins </w:t>
        </w:r>
        <w:r w:rsidRPr="00065A05">
          <w:rPr>
            <w:rFonts w:ascii="Arial" w:hAnsi="Arial" w:cs="Arial"/>
          </w:rPr>
          <w:fldChar w:fldCharType="begin"/>
        </w:r>
      </w:ins>
      <w:ins w:id="2733" w:author="Christophe Borg" w:date="2026-08-26T12:10:00Z">
        <w:r w:rsidR="00383B27" w:rsidRPr="00F379D4">
          <w:rPr>
            <w:rFonts w:ascii="Arial" w:hAnsi="Arial" w:cs="Arial"/>
            <w:lang w:val="fr-FR"/>
            <w:rPrChange w:id="2734" w:author="Christophe Borg" w:date="2026-08-26T12:11:00Z">
              <w:rPr>
                <w:rFonts w:ascii="Arial" w:hAnsi="Arial" w:cs="Arial"/>
              </w:rPr>
            </w:rPrChange>
          </w:rPr>
          <w:instrText>HYPERLINK "C:\\Users\\xtoph\\Downloads\\DaSilva_Immunity_2020"</w:instrText>
        </w:r>
      </w:ins>
      <w:ins w:id="2735" w:author="LALOY Emilien" w:date="2026-08-20T16:38:00Z">
        <w:del w:id="2736" w:author="Christophe Borg" w:date="2026-08-26T12:10:00Z">
          <w:r w:rsidRPr="00065A05" w:rsidDel="00383B27">
            <w:rPr>
              <w:rFonts w:ascii="Arial" w:hAnsi="Arial" w:cs="Arial"/>
              <w:lang w:val="fr-FR"/>
            </w:rPr>
            <w:delInstrText xml:space="preserve"> HYPERLINK "DaSilva_Immunity_2020" </w:delInstrText>
          </w:r>
        </w:del>
        <w:r w:rsidRPr="00065A05">
          <w:rPr>
            <w:rFonts w:ascii="Arial" w:hAnsi="Arial" w:cs="Arial"/>
          </w:rPr>
          <w:fldChar w:fldCharType="separate"/>
        </w:r>
        <w:proofErr w:type="spellStart"/>
        <w:r w:rsidRPr="00065A05">
          <w:rPr>
            <w:rStyle w:val="Lienhypertexte"/>
            <w:rFonts w:ascii="Arial" w:eastAsiaTheme="majorEastAsia" w:hAnsi="Arial" w:cs="Arial"/>
            <w:lang w:val="fr-FR"/>
          </w:rPr>
          <w:t>DaSilva</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Immunity</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2020</w:t>
        </w:r>
        <w:r w:rsidRPr="00065A05">
          <w:rPr>
            <w:rFonts w:ascii="Arial" w:hAnsi="Arial" w:cs="Arial"/>
          </w:rPr>
          <w:fldChar w:fldCharType="end"/>
        </w:r>
        <w:r w:rsidRPr="00065A05">
          <w:rPr>
            <w:rFonts w:ascii="Arial" w:hAnsi="Arial" w:cs="Arial"/>
            <w:lang w:val="fr-FR"/>
          </w:rPr>
          <w:t>. Ce résultat pourrait être expliqué par l'</w:t>
        </w:r>
        <w:proofErr w:type="spellStart"/>
        <w:r w:rsidRPr="00065A05">
          <w:rPr>
            <w:rFonts w:ascii="Arial" w:hAnsi="Arial" w:cs="Arial"/>
            <w:lang w:val="fr-FR"/>
          </w:rPr>
          <w:t>eATP</w:t>
        </w:r>
        <w:proofErr w:type="spellEnd"/>
        <w:r w:rsidRPr="00065A05">
          <w:rPr>
            <w:rFonts w:ascii="Arial" w:hAnsi="Arial" w:cs="Arial"/>
            <w:lang w:val="fr-FR"/>
          </w:rPr>
          <w:t xml:space="preserve"> relargué par le microbiote </w:t>
        </w:r>
        <w:r w:rsidRPr="00065A05">
          <w:rPr>
            <w:rFonts w:ascii="Arial" w:hAnsi="Arial" w:cs="Arial"/>
          </w:rPr>
          <w:fldChar w:fldCharType="begin"/>
        </w:r>
      </w:ins>
      <w:ins w:id="2737" w:author="Christophe Borg" w:date="2026-08-26T12:10:00Z">
        <w:r w:rsidR="00383B27" w:rsidRPr="00F379D4">
          <w:rPr>
            <w:rFonts w:ascii="Arial" w:hAnsi="Arial" w:cs="Arial"/>
            <w:lang w:val="fr-FR"/>
            <w:rPrChange w:id="2738" w:author="Christophe Borg" w:date="2026-08-26T12:11:00Z">
              <w:rPr>
                <w:rFonts w:ascii="Arial" w:hAnsi="Arial" w:cs="Arial"/>
              </w:rPr>
            </w:rPrChange>
          </w:rPr>
          <w:instrText>HYPERLINK "C:\\Users\\xtoph\\Downloads\\DaSilva_Immunity_2020"</w:instrText>
        </w:r>
      </w:ins>
      <w:ins w:id="2739" w:author="LALOY Emilien" w:date="2026-08-20T16:38:00Z">
        <w:del w:id="2740" w:author="Christophe Borg" w:date="2026-08-26T12:10:00Z">
          <w:r w:rsidRPr="00065A05" w:rsidDel="00383B27">
            <w:rPr>
              <w:rFonts w:ascii="Arial" w:hAnsi="Arial" w:cs="Arial"/>
              <w:lang w:val="fr-FR"/>
            </w:rPr>
            <w:delInstrText xml:space="preserve"> HYPERLINK "DaSilva_Immunity_2020" </w:delInstrText>
          </w:r>
        </w:del>
        <w:r w:rsidRPr="00065A05">
          <w:rPr>
            <w:rFonts w:ascii="Arial" w:hAnsi="Arial" w:cs="Arial"/>
          </w:rPr>
          <w:fldChar w:fldCharType="separate"/>
        </w:r>
        <w:proofErr w:type="spellStart"/>
        <w:r w:rsidRPr="00065A05">
          <w:rPr>
            <w:rStyle w:val="Lienhypertexte"/>
            <w:rFonts w:ascii="Arial" w:eastAsiaTheme="majorEastAsia" w:hAnsi="Arial" w:cs="Arial"/>
            <w:lang w:val="fr-FR"/>
          </w:rPr>
          <w:t>DaSilva</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Immunity</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2020</w:t>
        </w:r>
        <w:r w:rsidRPr="00065A05">
          <w:rPr>
            <w:rFonts w:ascii="Arial" w:hAnsi="Arial" w:cs="Arial"/>
          </w:rPr>
          <w:fldChar w:fldCharType="end"/>
        </w:r>
        <w:r w:rsidRPr="00065A05">
          <w:rPr>
            <w:rFonts w:ascii="Arial" w:hAnsi="Arial" w:cs="Arial"/>
            <w:lang w:val="fr-FR"/>
          </w:rPr>
          <w:t xml:space="preserve">. Finalement, PD1 a un impact positif </w:t>
        </w:r>
        <w:r w:rsidRPr="00065A05">
          <w:rPr>
            <w:rFonts w:ascii="Arial" w:hAnsi="Arial" w:cs="Arial"/>
            <w:lang w:val="fr-FR"/>
          </w:rPr>
          <w:lastRenderedPageBreak/>
          <w:t xml:space="preserve">sur la différenciation des TRM, et l'utilisation limite la génération de TRM dans la peau dans un contexte d'infection </w:t>
        </w:r>
        <w:r w:rsidRPr="00065A05">
          <w:rPr>
            <w:rFonts w:ascii="Arial" w:hAnsi="Arial" w:cs="Arial"/>
          </w:rPr>
          <w:fldChar w:fldCharType="begin"/>
        </w:r>
      </w:ins>
      <w:ins w:id="2741" w:author="Christophe Borg" w:date="2026-08-26T12:10:00Z">
        <w:r w:rsidR="00383B27" w:rsidRPr="00F379D4">
          <w:rPr>
            <w:rFonts w:ascii="Arial" w:hAnsi="Arial" w:cs="Arial"/>
            <w:lang w:val="fr-FR"/>
            <w:rPrChange w:id="2742" w:author="Christophe Borg" w:date="2026-08-26T12:11:00Z">
              <w:rPr>
                <w:rFonts w:ascii="Arial" w:hAnsi="Arial" w:cs="Arial"/>
              </w:rPr>
            </w:rPrChange>
          </w:rPr>
          <w:instrText>HYPERLINK "C:\\Users\\xtoph\\Downloads\\Devi_NatImmunol_2025a"</w:instrText>
        </w:r>
      </w:ins>
      <w:ins w:id="2743" w:author="LALOY Emilien" w:date="2026-08-20T16:38:00Z">
        <w:del w:id="2744" w:author="Christophe Borg" w:date="2026-08-26T12:10:00Z">
          <w:r w:rsidRPr="00065A05" w:rsidDel="00383B27">
            <w:rPr>
              <w:rFonts w:ascii="Arial" w:hAnsi="Arial" w:cs="Arial"/>
              <w:lang w:val="fr-FR"/>
            </w:rPr>
            <w:delInstrText xml:space="preserve"> HYPERLINK "Devi_NatImmunol_2025a" </w:delInstrText>
          </w:r>
        </w:del>
        <w:r w:rsidRPr="00065A05">
          <w:rPr>
            <w:rFonts w:ascii="Arial" w:hAnsi="Arial" w:cs="Arial"/>
          </w:rPr>
          <w:fldChar w:fldCharType="separate"/>
        </w:r>
        <w:r w:rsidRPr="00065A05">
          <w:rPr>
            <w:rStyle w:val="Lienhypertexte"/>
            <w:rFonts w:ascii="Arial" w:eastAsiaTheme="majorEastAsia" w:hAnsi="Arial" w:cs="Arial"/>
            <w:lang w:val="fr-FR"/>
          </w:rPr>
          <w:t>Devi</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2025a</w:t>
        </w:r>
        <w:r w:rsidRPr="00065A05">
          <w:rPr>
            <w:rFonts w:ascii="Arial" w:hAnsi="Arial" w:cs="Arial"/>
          </w:rPr>
          <w:fldChar w:fldCharType="end"/>
        </w:r>
        <w:r w:rsidRPr="00065A05">
          <w:rPr>
            <w:rFonts w:ascii="Arial" w:hAnsi="Arial" w:cs="Arial"/>
            <w:lang w:val="fr-FR"/>
          </w:rPr>
          <w:t>.</w:t>
        </w:r>
      </w:ins>
    </w:p>
    <w:sectPr w:rsidR="002B2A6C" w:rsidRPr="008257D4" w:rsidSect="007C3B7D">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97" w:author="Christophe Borg" w:date="2026-08-26T10:38:00Z" w:initials="CB">
    <w:p w14:paraId="7A56E374" w14:textId="69242FC4" w:rsidR="00D73BF0" w:rsidRPr="00D73BF0" w:rsidRDefault="00D73BF0">
      <w:pPr>
        <w:pStyle w:val="Commentaire"/>
        <w:rPr>
          <w:lang w:val="fr-FR"/>
        </w:rPr>
      </w:pPr>
      <w:r>
        <w:rPr>
          <w:rStyle w:val="Marquedecommentaire"/>
        </w:rPr>
        <w:annotationRef/>
      </w:r>
      <w:r w:rsidRPr="00D73BF0">
        <w:rPr>
          <w:noProof/>
          <w:lang w:val="fr-FR"/>
        </w:rPr>
        <w:t>Pour éviter les redites et assurer la mission, la préface doit expliquer l'objectif de ton projet, faire une accroche sur les enjeux, annoncer le plan et expliquer tes choix éditoriaux il ne faut pas réaliser une introduction. Tu peux à l aplace rappeler l'histoire des découvertes menant à ta question (TRM, hétérogénité des réponses immunes)</w:t>
      </w:r>
    </w:p>
  </w:comment>
  <w:comment w:id="398" w:author="Christophe Borg" w:date="2026-08-26T10:39:00Z" w:initials="CB">
    <w:p w14:paraId="529E9B7A" w14:textId="29BF70C9" w:rsidR="00D73BF0" w:rsidRPr="00D73BF0" w:rsidRDefault="00D73BF0">
      <w:pPr>
        <w:pStyle w:val="Commentaire"/>
        <w:rPr>
          <w:lang w:val="fr-FR"/>
        </w:rPr>
      </w:pPr>
      <w:r>
        <w:rPr>
          <w:rStyle w:val="Marquedecommentaire"/>
        </w:rPr>
        <w:annotationRef/>
      </w:r>
    </w:p>
  </w:comment>
  <w:comment w:id="426" w:author="Christophe Borg" w:date="2026-08-26T10:45:00Z" w:initials="CB">
    <w:p w14:paraId="2E836772" w14:textId="77777777" w:rsidR="00D73BF0" w:rsidRPr="00D73BF0" w:rsidRDefault="00D73BF0">
      <w:pPr>
        <w:pStyle w:val="Commentaire"/>
        <w:rPr>
          <w:noProof/>
          <w:lang w:val="fr-FR"/>
        </w:rPr>
      </w:pPr>
      <w:r>
        <w:rPr>
          <w:rStyle w:val="Marquedecommentaire"/>
        </w:rPr>
        <w:annotationRef/>
      </w:r>
      <w:r w:rsidRPr="00D73BF0">
        <w:rPr>
          <w:noProof/>
          <w:lang w:val="fr-FR"/>
        </w:rPr>
        <w:t>lorsque l'on emet une citation, on écrit plutôt: "X et col démontrent" en mettant le pluriel</w:t>
      </w:r>
    </w:p>
    <w:p w14:paraId="4F404F16" w14:textId="114E0020" w:rsidR="00D73BF0" w:rsidRPr="00D73BF0" w:rsidRDefault="009D6F0F">
      <w:pPr>
        <w:pStyle w:val="Commentaire"/>
        <w:rPr>
          <w:lang w:val="fr-FR"/>
        </w:rPr>
      </w:pPr>
      <w:r w:rsidRPr="00D73BF0">
        <w:rPr>
          <w:noProof/>
          <w:lang w:val="fr-FR"/>
        </w:rPr>
        <w:t>homogénéiser dans le manuscrit</w:t>
      </w:r>
    </w:p>
  </w:comment>
  <w:comment w:id="427" w:author="Christophe Borg" w:date="2026-08-26T10:48:00Z" w:initials="CB">
    <w:p w14:paraId="79EAC2F8" w14:textId="3E46A040" w:rsidR="00DF0F8E" w:rsidRPr="00360BC6" w:rsidRDefault="00DF0F8E">
      <w:pPr>
        <w:pStyle w:val="Commentaire"/>
        <w:rPr>
          <w:lang w:val="fr-FR"/>
        </w:rPr>
      </w:pPr>
      <w:r>
        <w:rPr>
          <w:rStyle w:val="Marquedecommentaire"/>
        </w:rPr>
        <w:annotationRef/>
      </w:r>
    </w:p>
  </w:comment>
  <w:comment w:id="428" w:author="Christophe Borg" w:date="2026-08-26T10:48:00Z" w:initials="CB">
    <w:p w14:paraId="367E9057" w14:textId="79D53B86" w:rsidR="00DF0F8E" w:rsidRPr="00DF0F8E" w:rsidRDefault="00DF0F8E">
      <w:pPr>
        <w:pStyle w:val="Commentaire"/>
        <w:rPr>
          <w:lang w:val="fr-FR"/>
        </w:rPr>
      </w:pPr>
      <w:r>
        <w:rPr>
          <w:rStyle w:val="Marquedecommentaire"/>
        </w:rPr>
        <w:annotationRef/>
      </w:r>
      <w:r w:rsidRPr="00DF0F8E">
        <w:rPr>
          <w:noProof/>
          <w:lang w:val="fr-FR"/>
        </w:rPr>
        <w:t>on ne comprend pas ici ce que sont les conditions "classiques" et les conditions expérimentales, explique cela</w:t>
      </w:r>
    </w:p>
  </w:comment>
  <w:comment w:id="512" w:author="Christophe Borg" w:date="2026-08-26T11:50:00Z" w:initials="CB">
    <w:p w14:paraId="0C97B203" w14:textId="1304085F" w:rsidR="005A2CF9" w:rsidRPr="005A2CF9" w:rsidRDefault="005A2CF9">
      <w:pPr>
        <w:pStyle w:val="Commentaire"/>
        <w:rPr>
          <w:lang w:val="fr-FR"/>
        </w:rPr>
      </w:pPr>
      <w:r>
        <w:rPr>
          <w:rStyle w:val="Marquedecommentaire"/>
        </w:rPr>
        <w:annotationRef/>
      </w:r>
      <w:r w:rsidRPr="005A2CF9">
        <w:rPr>
          <w:noProof/>
          <w:lang w:val="fr-FR"/>
        </w:rPr>
        <w:t>plus que signaux internes, il s'agit de la régulation transcriptionnelle. C'est un chapitre intéressant à détailler</w:t>
      </w:r>
      <w:r>
        <w:rPr>
          <w:noProof/>
          <w:lang w:val="fr-FR"/>
        </w:rPr>
        <w:t>. Par exemple, une heat map des FT aux différents stades de différentiation sur laquelle tu t'appuis pour la description de ton chapitre.</w:t>
      </w:r>
    </w:p>
  </w:comment>
  <w:comment w:id="532" w:author="Christophe Borg" w:date="2026-08-16T08:20:00Z" w:initials="CB">
    <w:p w14:paraId="1E5EEDE1" w14:textId="38CC6F2E" w:rsidR="009014F3" w:rsidRPr="009014F3" w:rsidRDefault="009014F3">
      <w:pPr>
        <w:pStyle w:val="Commentaire"/>
        <w:rPr>
          <w:lang w:val="fr-FR"/>
        </w:rPr>
      </w:pPr>
      <w:r>
        <w:rPr>
          <w:rStyle w:val="Marquedecommentaire"/>
        </w:rPr>
        <w:annotationRef/>
      </w:r>
      <w:r w:rsidRPr="009014F3">
        <w:rPr>
          <w:noProof/>
          <w:lang w:val="fr-FR"/>
        </w:rPr>
        <w:t>propose une figure toi même s</w:t>
      </w:r>
      <w:r>
        <w:rPr>
          <w:noProof/>
          <w:lang w:val="fr-FR"/>
        </w:rPr>
        <w:t>ur cette régulation épigénétique avec les FT eomes, blimp, tbet, foxo1...</w:t>
      </w:r>
    </w:p>
  </w:comment>
  <w:comment w:id="530" w:author="Christophe Borg" w:date="2026-08-26T11:53:00Z" w:initials="CB">
    <w:p w14:paraId="7C05D897" w14:textId="2B7DA755" w:rsidR="005A2CF9" w:rsidRPr="005A2CF9" w:rsidRDefault="005A2CF9">
      <w:pPr>
        <w:pStyle w:val="Commentaire"/>
        <w:rPr>
          <w:lang w:val="fr-FR"/>
        </w:rPr>
      </w:pPr>
      <w:r>
        <w:rPr>
          <w:rStyle w:val="Marquedecommentaire"/>
        </w:rPr>
        <w:annotationRef/>
      </w:r>
      <w:r w:rsidRPr="005A2CF9">
        <w:rPr>
          <w:noProof/>
          <w:lang w:val="fr-FR"/>
        </w:rPr>
        <w:t>comme je te l'ai dit, tu ne peux pas lâcher une phrase après l'autre avec uniquement la citation des gènes. tu ne décris pas le stade d'expression de Tbet, eomes, leur implication transcriptionnelle puis leur implication fonctionnelle.</w:t>
      </w:r>
    </w:p>
  </w:comment>
  <w:comment w:id="535" w:author="Christophe Borg" w:date="2026-08-26T12:01:00Z" w:initials="CB">
    <w:p w14:paraId="191E7397" w14:textId="543C9361" w:rsidR="00383B27" w:rsidRPr="00383B27" w:rsidRDefault="00383B27">
      <w:pPr>
        <w:pStyle w:val="Commentaire"/>
        <w:rPr>
          <w:lang w:val="fr-FR"/>
        </w:rPr>
      </w:pPr>
      <w:r>
        <w:rPr>
          <w:rStyle w:val="Marquedecommentaire"/>
        </w:rPr>
        <w:annotationRef/>
      </w:r>
      <w:r w:rsidRPr="00383B27">
        <w:rPr>
          <w:noProof/>
          <w:lang w:val="fr-FR"/>
        </w:rPr>
        <w:t xml:space="preserve">tu vois, tu cites ici KLF2 de manière impromptue. </w:t>
      </w:r>
      <w:r>
        <w:rPr>
          <w:noProof/>
          <w:lang w:val="fr-FR"/>
        </w:rPr>
        <w:t>Il faut alors si tu le cites là l'inclure dans la partie antérieure</w:t>
      </w:r>
    </w:p>
  </w:comment>
  <w:comment w:id="538" w:author="Christophe Borg" w:date="2026-08-26T12:04:00Z" w:initials="CB">
    <w:p w14:paraId="758DE6EA" w14:textId="5B2D87DE" w:rsidR="00383B27" w:rsidRPr="00383B27" w:rsidRDefault="00383B27">
      <w:pPr>
        <w:pStyle w:val="Commentaire"/>
        <w:rPr>
          <w:lang w:val="fr-FR"/>
        </w:rPr>
      </w:pPr>
      <w:r>
        <w:rPr>
          <w:rStyle w:val="Marquedecommentaire"/>
        </w:rPr>
        <w:annotationRef/>
      </w:r>
      <w:r w:rsidRPr="00383B27">
        <w:rPr>
          <w:noProof/>
          <w:lang w:val="fr-FR"/>
        </w:rPr>
        <w:t xml:space="preserve">idem, tu livres une info sans lien avec ce qu'il y a avant et après. Lorsque tu rédiges, pose toi la question de pourquoi je donne cette information à cette place. Comment le lecteur va e comprendre et l'intégrer. Sans cela, </w:t>
      </w:r>
      <w:r>
        <w:rPr>
          <w:noProof/>
          <w:lang w:val="fr-FR"/>
        </w:rPr>
        <w:t>ela fait catalogue et c'est ce qu'il faut éviter.</w:t>
      </w:r>
    </w:p>
  </w:comment>
  <w:comment w:id="540" w:author="Christophe Borg" w:date="2026-08-26T12:05:00Z" w:initials="CB">
    <w:p w14:paraId="4726E251" w14:textId="579677E0" w:rsidR="00383B27" w:rsidRPr="00383B27" w:rsidRDefault="00383B27">
      <w:pPr>
        <w:pStyle w:val="Commentaire"/>
        <w:rPr>
          <w:lang w:val="fr-FR"/>
        </w:rPr>
      </w:pPr>
      <w:r>
        <w:rPr>
          <w:rStyle w:val="Marquedecommentaire"/>
        </w:rPr>
        <w:annotationRef/>
      </w:r>
      <w:r w:rsidRPr="00383B27">
        <w:rPr>
          <w:noProof/>
          <w:lang w:val="fr-FR"/>
        </w:rPr>
        <w:t>idem, on comprend bien pour blomp1 évoqué plus haut. fait de même pour bcl6</w:t>
      </w:r>
    </w:p>
  </w:comment>
  <w:comment w:id="543" w:author="Christophe Borg" w:date="2026-08-26T12:06:00Z" w:initials="CB">
    <w:p w14:paraId="151F479D" w14:textId="3B69E25D" w:rsidR="00383B27" w:rsidRPr="00383B27" w:rsidRDefault="00383B27">
      <w:pPr>
        <w:pStyle w:val="Commentaire"/>
        <w:rPr>
          <w:lang w:val="fr-FR"/>
        </w:rPr>
      </w:pPr>
      <w:r>
        <w:rPr>
          <w:rStyle w:val="Marquedecommentaire"/>
        </w:rPr>
        <w:annotationRef/>
      </w:r>
      <w:r w:rsidRPr="00383B27">
        <w:rPr>
          <w:noProof/>
          <w:lang w:val="fr-FR"/>
        </w:rPr>
        <w:t>donc cela suggère un rôle de AhR, RXR...</w:t>
      </w:r>
    </w:p>
  </w:comment>
  <w:comment w:id="548" w:author="Christophe Borg" w:date="2026-08-26T13:22:00Z" w:initials="CB">
    <w:p w14:paraId="7D22A92D" w14:textId="6EB3A81E" w:rsidR="00DD50B2" w:rsidRPr="00360BC6" w:rsidRDefault="00DD50B2">
      <w:pPr>
        <w:pStyle w:val="Commentaire"/>
        <w:rPr>
          <w:lang w:val="fr-FR"/>
        </w:rPr>
      </w:pPr>
      <w:r>
        <w:rPr>
          <w:rStyle w:val="Marquedecommentaire"/>
        </w:rPr>
        <w:annotationRef/>
      </w:r>
      <w:r w:rsidRPr="00DD50B2">
        <w:rPr>
          <w:noProof/>
          <w:lang w:val="fr-FR"/>
        </w:rPr>
        <w:t xml:space="preserve">encore une fois, cela fait catalogue, tu cites une observation. Il faut l'expliquer et détailler pour intégrer cette observation dans l'explication que tu réalises. </w:t>
      </w:r>
      <w:r w:rsidRPr="00360BC6">
        <w:rPr>
          <w:noProof/>
          <w:lang w:val="fr-FR"/>
        </w:rPr>
        <w:t>C'est intéressant</w:t>
      </w:r>
    </w:p>
  </w:comment>
  <w:comment w:id="574" w:author="Christophe Borg" w:date="2026-08-16T09:08:00Z" w:initials="CB">
    <w:p w14:paraId="78410E92" w14:textId="6A05392A" w:rsidR="003D6071" w:rsidRPr="00306133" w:rsidRDefault="003D6071">
      <w:pPr>
        <w:pStyle w:val="Commentaire"/>
        <w:rPr>
          <w:lang w:val="fr-FR"/>
        </w:rPr>
      </w:pPr>
      <w:r>
        <w:rPr>
          <w:rStyle w:val="Marquedecommentaire"/>
        </w:rPr>
        <w:annotationRef/>
      </w:r>
      <w:r w:rsidRPr="00306133">
        <w:rPr>
          <w:noProof/>
          <w:lang w:val="fr-FR"/>
        </w:rPr>
        <w:t>reformuler</w:t>
      </w:r>
    </w:p>
  </w:comment>
  <w:comment w:id="575" w:author="Christophe Borg" w:date="2026-08-26T12:17:00Z" w:initials="CB">
    <w:p w14:paraId="34C0D894" w14:textId="3D8E0846" w:rsidR="00F379D4" w:rsidRPr="00F379D4" w:rsidRDefault="00F379D4">
      <w:pPr>
        <w:pStyle w:val="Commentaire"/>
        <w:rPr>
          <w:lang w:val="fr-FR"/>
        </w:rPr>
      </w:pPr>
      <w:r>
        <w:rPr>
          <w:rStyle w:val="Marquedecommentaire"/>
        </w:rPr>
        <w:annotationRef/>
      </w:r>
      <w:r w:rsidRPr="00F379D4">
        <w:rPr>
          <w:noProof/>
          <w:lang w:val="fr-FR"/>
        </w:rPr>
        <w:t>est ce la réalité? et FAS/FASL? et TRAL?</w:t>
      </w:r>
    </w:p>
  </w:comment>
  <w:comment w:id="588" w:author="Christophe Borg" w:date="2026-08-16T09:11:00Z" w:initials="CB">
    <w:p w14:paraId="6519ECDD" w14:textId="5E7612D0" w:rsidR="003D6071" w:rsidRPr="003D6071" w:rsidRDefault="003D6071">
      <w:pPr>
        <w:pStyle w:val="Commentaire"/>
        <w:rPr>
          <w:lang w:val="fr-FR"/>
        </w:rPr>
      </w:pPr>
      <w:r>
        <w:rPr>
          <w:rStyle w:val="Marquedecommentaire"/>
        </w:rPr>
        <w:annotationRef/>
      </w:r>
      <w:r w:rsidRPr="003D6071">
        <w:rPr>
          <w:noProof/>
          <w:lang w:val="fr-FR"/>
        </w:rPr>
        <w:t>une figure sur les R à</w:t>
      </w:r>
      <w:r>
        <w:rPr>
          <w:noProof/>
          <w:lang w:val="fr-FR"/>
        </w:rPr>
        <w:t xml:space="preserve"> l'IL2, IL7, IL15 et la signalisation serait bien ici</w:t>
      </w:r>
    </w:p>
  </w:comment>
  <w:comment w:id="589" w:author="LALOY Emilien" w:date="2026-08-20T23:07:00Z" w:initials="LE">
    <w:p w14:paraId="5D2691F9" w14:textId="2F4EDCEB" w:rsidR="00EE39F9" w:rsidRPr="00EE39F9" w:rsidRDefault="00EE39F9">
      <w:pPr>
        <w:pStyle w:val="Commentaire"/>
        <w:rPr>
          <w:lang w:val="fr-FR"/>
        </w:rPr>
      </w:pPr>
      <w:r>
        <w:rPr>
          <w:rStyle w:val="Marquedecommentaire"/>
        </w:rPr>
        <w:annotationRef/>
      </w:r>
      <w:r w:rsidRPr="00EE39F9">
        <w:rPr>
          <w:lang w:val="fr-FR"/>
        </w:rPr>
        <w:t>J’ai mis une figure t</w:t>
      </w:r>
      <w:r>
        <w:rPr>
          <w:lang w:val="fr-FR"/>
        </w:rPr>
        <w:t>emporaire de mauvaise qualité et tronquée, je la referai avec un peu plus de temps</w:t>
      </w:r>
    </w:p>
  </w:comment>
  <w:comment w:id="606" w:author="Christophe Borg" w:date="2026-08-16T09:14:00Z" w:initials="CB">
    <w:p w14:paraId="435D7490" w14:textId="77777777" w:rsidR="003D6071" w:rsidRPr="00306133" w:rsidRDefault="003D6071" w:rsidP="003D6071">
      <w:pPr>
        <w:pStyle w:val="Commentaire"/>
        <w:rPr>
          <w:lang w:val="fr-FR"/>
        </w:rPr>
      </w:pPr>
      <w:r>
        <w:rPr>
          <w:rStyle w:val="Marquedecommentaire"/>
        </w:rPr>
        <w:annotationRef/>
      </w:r>
      <w:r w:rsidRPr="00306133">
        <w:rPr>
          <w:noProof/>
          <w:lang w:val="fr-FR"/>
        </w:rPr>
        <w:t>reformuler</w:t>
      </w:r>
    </w:p>
    <w:p w14:paraId="68529A30" w14:textId="734D9931" w:rsidR="003D6071" w:rsidRPr="00306133" w:rsidRDefault="003D6071">
      <w:pPr>
        <w:pStyle w:val="Commentaire"/>
        <w:rPr>
          <w:lang w:val="fr-FR"/>
        </w:rPr>
      </w:pPr>
    </w:p>
  </w:comment>
  <w:comment w:id="618" w:author="Christophe Borg" w:date="2026-08-16T09:16:00Z" w:initials="CB">
    <w:p w14:paraId="673F3D06" w14:textId="52535A25" w:rsidR="00E81B91" w:rsidRPr="008257D4" w:rsidRDefault="00E81B91">
      <w:pPr>
        <w:pStyle w:val="Commentaire"/>
      </w:pPr>
      <w:r>
        <w:rPr>
          <w:rStyle w:val="Marquedecommentaire"/>
        </w:rPr>
        <w:annotationRef/>
      </w:r>
      <w:r w:rsidRPr="00E81B91">
        <w:rPr>
          <w:noProof/>
          <w:lang w:val="fr-FR"/>
        </w:rPr>
        <w:t xml:space="preserve">essaye de penser aux formulations </w:t>
      </w:r>
      <w:r>
        <w:rPr>
          <w:noProof/>
          <w:lang w:val="fr-FR"/>
        </w:rPr>
        <w:t xml:space="preserve">les plus précises possibles en rédaction sceintfique;. </w:t>
      </w:r>
      <w:r w:rsidRPr="008257D4">
        <w:rPr>
          <w:noProof/>
        </w:rPr>
        <w:t>Ici: vague--&gt;génération</w:t>
      </w:r>
    </w:p>
  </w:comment>
  <w:comment w:id="619" w:author="LALOY Emilien" w:date="2026-08-17T09:54:00Z" w:initials="LE">
    <w:p w14:paraId="11C8FBC4" w14:textId="77777777" w:rsidR="002914A5" w:rsidRDefault="002914A5">
      <w:pPr>
        <w:pStyle w:val="Commentaire"/>
      </w:pPr>
      <w:r>
        <w:rPr>
          <w:rStyle w:val="Marquedecommentaire"/>
        </w:rPr>
        <w:annotationRef/>
      </w:r>
      <w:r>
        <w:t>Il s’agit d’une traduction du texte original: “</w:t>
      </w:r>
      <w:r w:rsidRPr="002914A5">
        <w:t>On the other hand, the newly described TCM cells represent a clonally expanded antigen-primed population which travels to secondary lymphoid organs and, upon a secondary challenge, can efficiently stimulate dendritic cells, help B cells and generate a new wave of effector cells.</w:t>
      </w:r>
      <w:r>
        <w:t>”</w:t>
      </w:r>
    </w:p>
    <w:p w14:paraId="4CB40D03" w14:textId="7F8F73BF" w:rsidR="00550BF4" w:rsidRPr="00550BF4" w:rsidRDefault="00550BF4">
      <w:pPr>
        <w:pStyle w:val="Commentaire"/>
        <w:rPr>
          <w:lang w:val="fr-FR"/>
        </w:rPr>
      </w:pPr>
      <w:r w:rsidRPr="00550BF4">
        <w:rPr>
          <w:lang w:val="fr-FR"/>
        </w:rPr>
        <w:t>Est-ce que je d</w:t>
      </w:r>
      <w:r>
        <w:rPr>
          <w:lang w:val="fr-FR"/>
        </w:rPr>
        <w:t>ois changer le terme quand même ?</w:t>
      </w:r>
    </w:p>
  </w:comment>
  <w:comment w:id="620" w:author="Christophe Borg" w:date="2026-08-26T14:00:00Z" w:initials="CB">
    <w:p w14:paraId="5262D112" w14:textId="07081359" w:rsidR="00F37143" w:rsidRPr="00F37143" w:rsidRDefault="00F37143">
      <w:pPr>
        <w:pStyle w:val="Commentaire"/>
        <w:rPr>
          <w:lang w:val="fr-FR"/>
        </w:rPr>
      </w:pPr>
      <w:r>
        <w:rPr>
          <w:rStyle w:val="Marquedecommentaire"/>
        </w:rPr>
        <w:annotationRef/>
      </w:r>
      <w:r w:rsidRPr="00F37143">
        <w:rPr>
          <w:noProof/>
          <w:lang w:val="fr-FR"/>
        </w:rPr>
        <w:t>oui</w:t>
      </w:r>
    </w:p>
  </w:comment>
  <w:comment w:id="634" w:author="Christophe Borg" w:date="2026-08-26T14:01:00Z" w:initials="CB">
    <w:p w14:paraId="27C8C7BD" w14:textId="3F67F546" w:rsidR="00F37143" w:rsidRPr="00F37143" w:rsidRDefault="00F37143">
      <w:pPr>
        <w:pStyle w:val="Commentaire"/>
        <w:rPr>
          <w:lang w:val="fr-FR"/>
        </w:rPr>
      </w:pPr>
      <w:r>
        <w:rPr>
          <w:rStyle w:val="Marquedecommentaire"/>
        </w:rPr>
        <w:annotationRef/>
      </w:r>
      <w:r w:rsidRPr="00F37143">
        <w:rPr>
          <w:noProof/>
          <w:lang w:val="fr-FR"/>
        </w:rPr>
        <w:t>pourquoi TRM dans ce chapitre?</w:t>
      </w:r>
    </w:p>
  </w:comment>
  <w:comment w:id="635" w:author="Christophe Borg" w:date="2026-08-16T09:19:00Z" w:initials="CB">
    <w:p w14:paraId="79BF3736" w14:textId="4B15945A" w:rsidR="00E81B91" w:rsidRPr="00E81B91" w:rsidRDefault="00E81B91">
      <w:pPr>
        <w:pStyle w:val="Commentaire"/>
        <w:rPr>
          <w:lang w:val="fr-FR"/>
        </w:rPr>
      </w:pPr>
      <w:r>
        <w:rPr>
          <w:rStyle w:val="Marquedecommentaire"/>
        </w:rPr>
        <w:annotationRef/>
      </w:r>
      <w:r w:rsidRPr="00E81B91">
        <w:rPr>
          <w:noProof/>
          <w:lang w:val="fr-FR"/>
        </w:rPr>
        <w:t>ok mais pourquoi et à q</w:t>
      </w:r>
      <w:r>
        <w:rPr>
          <w:noProof/>
          <w:lang w:val="fr-FR"/>
        </w:rPr>
        <w:t>uoi cela correspond?</w:t>
      </w:r>
    </w:p>
  </w:comment>
  <w:comment w:id="636" w:author="LALOY Emilien" w:date="2026-08-17T10:03:00Z" w:initials="LE">
    <w:p w14:paraId="2673532B" w14:textId="30BDFD10" w:rsidR="00550BF4" w:rsidRPr="00550BF4" w:rsidRDefault="00550BF4">
      <w:pPr>
        <w:pStyle w:val="Commentaire"/>
        <w:rPr>
          <w:lang w:val="fr-FR"/>
        </w:rPr>
      </w:pPr>
      <w:r>
        <w:rPr>
          <w:rStyle w:val="Marquedecommentaire"/>
        </w:rPr>
        <w:annotationRef/>
      </w:r>
      <w:r w:rsidRPr="00550BF4">
        <w:rPr>
          <w:lang w:val="fr-FR"/>
        </w:rPr>
        <w:t xml:space="preserve">J’ai ajouté la justification dans le paragraphe du dessous pour ne passer casser </w:t>
      </w:r>
      <w:r>
        <w:rPr>
          <w:lang w:val="fr-FR"/>
        </w:rPr>
        <w:t>la citation.</w:t>
      </w:r>
      <w:r w:rsidRPr="00550BF4">
        <w:rPr>
          <w:lang w:val="fr-FR"/>
        </w:rPr>
        <w:t xml:space="preserve"> </w:t>
      </w:r>
    </w:p>
  </w:comment>
  <w:comment w:id="633" w:author="Christophe Borg" w:date="2026-08-26T14:02:00Z" w:initials="CB">
    <w:p w14:paraId="29CE55BD" w14:textId="27056939" w:rsidR="00F37143" w:rsidRPr="00F37143" w:rsidRDefault="00F37143">
      <w:pPr>
        <w:pStyle w:val="Commentaire"/>
        <w:rPr>
          <w:lang w:val="fr-FR"/>
        </w:rPr>
      </w:pPr>
      <w:r>
        <w:rPr>
          <w:rStyle w:val="Marquedecommentaire"/>
        </w:rPr>
        <w:annotationRef/>
      </w:r>
      <w:r w:rsidRPr="00F37143">
        <w:rPr>
          <w:noProof/>
          <w:lang w:val="fr-FR"/>
        </w:rPr>
        <w:t>ces sous populations sont "circulantes" par opposition aux TRM.</w:t>
      </w:r>
    </w:p>
  </w:comment>
  <w:comment w:id="671" w:author="Christophe Borg" w:date="2026-08-26T14:07:00Z" w:initials="CB">
    <w:p w14:paraId="44CF54FB" w14:textId="21BE9BB4" w:rsidR="00F37143" w:rsidRPr="00F37143" w:rsidRDefault="00F37143">
      <w:pPr>
        <w:pStyle w:val="Commentaire"/>
        <w:rPr>
          <w:lang w:val="fr-FR"/>
        </w:rPr>
      </w:pPr>
      <w:r>
        <w:rPr>
          <w:rStyle w:val="Marquedecommentaire"/>
        </w:rPr>
        <w:annotationRef/>
      </w:r>
      <w:r w:rsidRPr="00F37143">
        <w:rPr>
          <w:noProof/>
          <w:lang w:val="fr-FR"/>
        </w:rPr>
        <w:t>ok, mais les LLEC et MPEC peuvent donner des TRM également?</w:t>
      </w:r>
    </w:p>
  </w:comment>
  <w:comment w:id="691" w:author="Christophe Borg" w:date="2026-08-16T09:21:00Z" w:initials="CB">
    <w:p w14:paraId="696FE619" w14:textId="629EC782" w:rsidR="00E81B91" w:rsidRPr="00E81B91" w:rsidRDefault="00E81B91">
      <w:pPr>
        <w:pStyle w:val="Commentaire"/>
        <w:rPr>
          <w:lang w:val="fr-FR"/>
        </w:rPr>
      </w:pPr>
      <w:r>
        <w:rPr>
          <w:rStyle w:val="Marquedecommentaire"/>
        </w:rPr>
        <w:annotationRef/>
      </w:r>
      <w:r w:rsidRPr="00E81B91">
        <w:rPr>
          <w:noProof/>
          <w:lang w:val="fr-FR"/>
        </w:rPr>
        <w:t>définir la terminologie, citer la p</w:t>
      </w:r>
      <w:r>
        <w:rPr>
          <w:noProof/>
          <w:lang w:val="fr-FR"/>
        </w:rPr>
        <w:t>reuve de leur importance physiologique et mieux les condistions favorisant leur génération</w:t>
      </w:r>
    </w:p>
  </w:comment>
  <w:comment w:id="698" w:author="Christophe Borg" w:date="2026-08-26T14:08:00Z" w:initials="CB">
    <w:p w14:paraId="55A085E5" w14:textId="78EB5A59" w:rsidR="00F37143" w:rsidRPr="00F37143" w:rsidRDefault="00F37143">
      <w:pPr>
        <w:pStyle w:val="Commentaire"/>
        <w:rPr>
          <w:lang w:val="fr-FR"/>
        </w:rPr>
      </w:pPr>
      <w:r>
        <w:rPr>
          <w:rStyle w:val="Marquedecommentaire"/>
        </w:rPr>
        <w:annotationRef/>
      </w:r>
      <w:r w:rsidRPr="00F37143">
        <w:rPr>
          <w:noProof/>
          <w:lang w:val="fr-FR"/>
        </w:rPr>
        <w:t>à repositionner peut être à la fin du chapitre après l'exhaustion et les TRM pour citer le consensus actuel</w:t>
      </w:r>
    </w:p>
  </w:comment>
  <w:comment w:id="927" w:author="Christophe Borg" w:date="2026-08-26T14:15:00Z" w:initials="CB">
    <w:p w14:paraId="3BED0D46" w14:textId="412486EB" w:rsidR="004B0D39" w:rsidRPr="004B0D39" w:rsidRDefault="004B0D39">
      <w:pPr>
        <w:pStyle w:val="Commentaire"/>
        <w:rPr>
          <w:lang w:val="fr-FR"/>
        </w:rPr>
      </w:pPr>
      <w:r>
        <w:rPr>
          <w:rStyle w:val="Marquedecommentaire"/>
        </w:rPr>
        <w:annotationRef/>
      </w:r>
      <w:r w:rsidRPr="004B0D39">
        <w:rPr>
          <w:b/>
          <w:bCs/>
          <w:lang w:val="fr-FR"/>
        </w:rPr>
        <w:t>MCMV sauvage chez C57BL/6 Ly49H</w:t>
      </w:r>
      <w:r w:rsidRPr="004B0D39">
        <w:rPr>
          <w:rFonts w:ascii="Cambria Math" w:hAnsi="Cambria Math" w:cs="Cambria Math"/>
          <w:b/>
          <w:bCs/>
          <w:lang w:val="fr-FR"/>
        </w:rPr>
        <w:t>⁺</w:t>
      </w:r>
      <w:r w:rsidRPr="004B0D39">
        <w:rPr>
          <w:lang w:val="fr-FR"/>
        </w:rPr>
        <w:t xml:space="preserve">, rapidement contrôlé par les NK, à </w:t>
      </w:r>
      <w:r w:rsidRPr="004B0D39">
        <w:rPr>
          <w:b/>
          <w:bCs/>
          <w:lang w:val="fr-FR"/>
        </w:rPr>
        <w:t xml:space="preserve">MCMV </w:t>
      </w:r>
      <w:r w:rsidRPr="004B0D39">
        <w:rPr>
          <w:b/>
          <w:bCs/>
        </w:rPr>
        <w:t>Δ</w:t>
      </w:r>
      <w:r w:rsidRPr="004B0D39">
        <w:rPr>
          <w:b/>
          <w:bCs/>
          <w:lang w:val="fr-FR"/>
        </w:rPr>
        <w:t>m157 chez C57BL/6 ou MCMV sauvage chez BALB/c/Ly49H</w:t>
      </w:r>
      <w:r w:rsidRPr="004B0D39">
        <w:rPr>
          <w:rFonts w:ascii="Cambria Math" w:hAnsi="Cambria Math" w:cs="Cambria Math"/>
          <w:b/>
          <w:bCs/>
          <w:lang w:val="fr-FR"/>
        </w:rPr>
        <w:t>⁻</w:t>
      </w:r>
      <w:r w:rsidRPr="004B0D39">
        <w:rPr>
          <w:lang w:val="fr-FR"/>
        </w:rPr>
        <w:t>, où la charge virale initiale est plus élevée et le contrôle plus lent.</w:t>
      </w:r>
    </w:p>
  </w:comment>
  <w:comment w:id="923" w:author="Christophe Borg" w:date="2026-08-26T14:13:00Z" w:initials="CB">
    <w:p w14:paraId="7E7FE610" w14:textId="19B94053" w:rsidR="004B0D39" w:rsidRPr="004B0D39" w:rsidRDefault="004B0D39">
      <w:pPr>
        <w:pStyle w:val="Commentaire"/>
        <w:rPr>
          <w:lang w:val="fr-FR"/>
        </w:rPr>
      </w:pPr>
      <w:r>
        <w:rPr>
          <w:rStyle w:val="Marquedecommentaire"/>
        </w:rPr>
        <w:annotationRef/>
      </w:r>
      <w:r w:rsidRPr="004B0D39">
        <w:rPr>
          <w:noProof/>
          <w:lang w:val="fr-FR"/>
        </w:rPr>
        <w:t>il faut détailler le modèle CMV utilisant des souches à clairance rapide ou non et les résultante de ces modèles sur les T</w:t>
      </w:r>
    </w:p>
  </w:comment>
  <w:comment w:id="934" w:author="Christophe Borg" w:date="2026-08-26T14:16:00Z" w:initials="CB">
    <w:p w14:paraId="3F85AF0F" w14:textId="0C338E8F" w:rsidR="004B0D39" w:rsidRPr="004B0D39" w:rsidRDefault="004B0D39">
      <w:pPr>
        <w:pStyle w:val="Commentaire"/>
        <w:rPr>
          <w:lang w:val="fr-FR"/>
        </w:rPr>
      </w:pPr>
      <w:r>
        <w:rPr>
          <w:rStyle w:val="Marquedecommentaire"/>
        </w:rPr>
        <w:annotationRef/>
      </w:r>
      <w:r w:rsidRPr="004B0D39">
        <w:rPr>
          <w:noProof/>
          <w:lang w:val="fr-FR"/>
        </w:rPr>
        <w:t>attention à ne pas faire catalogue, tu passes du cmv au cancer sans explication/transition</w:t>
      </w:r>
    </w:p>
  </w:comment>
  <w:comment w:id="937" w:author="LALOY Emilien" w:date="2026-08-17T10:13:00Z" w:initials="LE">
    <w:p w14:paraId="3F8F5230" w14:textId="2CEEC87D" w:rsidR="00382433" w:rsidRPr="00382433" w:rsidRDefault="00382433">
      <w:pPr>
        <w:pStyle w:val="Commentaire"/>
        <w:rPr>
          <w:lang w:val="fr-FR"/>
        </w:rPr>
      </w:pPr>
      <w:r>
        <w:rPr>
          <w:rStyle w:val="Marquedecommentaire"/>
        </w:rPr>
        <w:annotationRef/>
      </w:r>
      <w:r w:rsidRPr="00382433">
        <w:rPr>
          <w:lang w:val="fr-FR"/>
        </w:rPr>
        <w:t>Il est vrai que l</w:t>
      </w:r>
      <w:r>
        <w:rPr>
          <w:lang w:val="fr-FR"/>
        </w:rPr>
        <w:t xml:space="preserve">es lymphocytes épuisés expriment TIM3, mais il s’agit ici du résultat et qui a fait un KO de TOX qui n’a pas étudié TIM3. Je le retire pour éviter des </w:t>
      </w:r>
      <w:r w:rsidR="007160C1">
        <w:rPr>
          <w:lang w:val="fr-FR"/>
        </w:rPr>
        <w:t>ambiguïtés</w:t>
      </w:r>
    </w:p>
  </w:comment>
  <w:comment w:id="938" w:author="Christophe Borg" w:date="2026-08-16T09:30:00Z" w:initials="CB">
    <w:p w14:paraId="58B9ACFA" w14:textId="141A8C6E" w:rsidR="008475B9" w:rsidRPr="008475B9" w:rsidRDefault="008475B9">
      <w:pPr>
        <w:pStyle w:val="Commentaire"/>
        <w:rPr>
          <w:lang w:val="fr-FR"/>
        </w:rPr>
      </w:pPr>
      <w:r>
        <w:rPr>
          <w:rStyle w:val="Marquedecommentaire"/>
        </w:rPr>
        <w:annotationRef/>
      </w:r>
      <w:r w:rsidRPr="008475B9">
        <w:rPr>
          <w:noProof/>
          <w:lang w:val="fr-FR"/>
        </w:rPr>
        <w:t>A vérifier, pour moi, les</w:t>
      </w:r>
      <w:r>
        <w:rPr>
          <w:noProof/>
          <w:lang w:val="fr-FR"/>
        </w:rPr>
        <w:t xml:space="preserve"> TEX</w:t>
      </w:r>
      <w:r w:rsidRPr="008475B9">
        <w:rPr>
          <w:noProof/>
          <w:lang w:val="fr-FR"/>
        </w:rPr>
        <w:t xml:space="preserve"> T</w:t>
      </w:r>
      <w:r>
        <w:rPr>
          <w:noProof/>
          <w:lang w:val="fr-FR"/>
        </w:rPr>
        <w:t xml:space="preserve">OX peuvent être CD127-KLRG1+: revoir avec moi </w:t>
      </w:r>
    </w:p>
  </w:comment>
  <w:comment w:id="939" w:author="LALOY Emilien" w:date="2026-08-17T10:15:00Z" w:initials="LE">
    <w:p w14:paraId="6712EC62" w14:textId="73420C7C" w:rsidR="00382433" w:rsidRPr="00382433" w:rsidRDefault="00382433">
      <w:pPr>
        <w:pStyle w:val="Commentaire"/>
        <w:rPr>
          <w:lang w:val="fr-FR"/>
        </w:rPr>
      </w:pPr>
      <w:r>
        <w:rPr>
          <w:rStyle w:val="Marquedecommentaire"/>
        </w:rPr>
        <w:annotationRef/>
      </w:r>
      <w:r>
        <w:rPr>
          <w:lang w:val="fr-FR"/>
        </w:rPr>
        <w:t>Je conseille de lire l’article du fait de son</w:t>
      </w:r>
      <w:r w:rsidR="00DE1759">
        <w:rPr>
          <w:lang w:val="fr-FR"/>
        </w:rPr>
        <w:t xml:space="preserve"> importance</w:t>
      </w:r>
      <w:r w:rsidR="007160C1">
        <w:rPr>
          <w:lang w:val="fr-FR"/>
        </w:rPr>
        <w:t xml:space="preserve">, mais en résumant </w:t>
      </w:r>
      <w:r>
        <w:rPr>
          <w:lang w:val="fr-FR"/>
        </w:rPr>
        <w:t>: Le co-transfert de WT/TOX KO dans des souris puis infection LCMV Arm montrent un enrichissement des KLRG1+CD127 dans la fraction KO. A l’inverse, la surexpression de TOX dans des lymphocytes impacte la formation de Teff KLRG1+. En faisant des ATAC-seq et RNA-seq de lymphocytes KO et TOX OE, il y a une reprogrammation de gènes y compris KLRG1</w:t>
      </w:r>
      <w:r w:rsidR="00DE1759">
        <w:rPr>
          <w:lang w:val="fr-FR"/>
        </w:rPr>
        <w:t xml:space="preserve"> par TOX.</w:t>
      </w:r>
    </w:p>
  </w:comment>
  <w:comment w:id="946" w:author="Christophe Borg" w:date="2026-08-16T09:32:00Z" w:initials="CB">
    <w:p w14:paraId="7EE81FBB" w14:textId="1BCDEA92" w:rsidR="008475B9" w:rsidRPr="008475B9" w:rsidRDefault="008475B9">
      <w:pPr>
        <w:pStyle w:val="Commentaire"/>
        <w:rPr>
          <w:lang w:val="fr-FR"/>
        </w:rPr>
      </w:pPr>
      <w:r>
        <w:rPr>
          <w:rStyle w:val="Marquedecommentaire"/>
        </w:rPr>
        <w:annotationRef/>
      </w:r>
      <w:r w:rsidRPr="008475B9">
        <w:rPr>
          <w:noProof/>
          <w:lang w:val="fr-FR"/>
        </w:rPr>
        <w:t>propose un shéma avec les S</w:t>
      </w:r>
      <w:r>
        <w:rPr>
          <w:noProof/>
          <w:lang w:val="fr-FR"/>
        </w:rPr>
        <w:t>LEC, LLEC qui se distingue en TPEX, TEX-EFF, TEX-TERM avec pgénotype et facteurs de transcription avant ce chapitre pour aider le lecteur.</w:t>
      </w:r>
    </w:p>
  </w:comment>
  <w:comment w:id="947" w:author="Christophe Borg" w:date="2026-08-16T09:37:00Z" w:initials="CB">
    <w:p w14:paraId="6762AD3D" w14:textId="3B5C24FD" w:rsidR="006824F1" w:rsidRPr="006824F1" w:rsidRDefault="006824F1">
      <w:pPr>
        <w:pStyle w:val="Commentaire"/>
        <w:rPr>
          <w:lang w:val="fr-FR"/>
        </w:rPr>
      </w:pPr>
      <w:r>
        <w:rPr>
          <w:rStyle w:val="Marquedecommentaire"/>
        </w:rPr>
        <w:annotationRef/>
      </w:r>
      <w:r w:rsidRPr="006824F1">
        <w:rPr>
          <w:noProof/>
          <w:lang w:val="fr-FR"/>
        </w:rPr>
        <w:t>il faut détailler et proposer u</w:t>
      </w:r>
      <w:r>
        <w:rPr>
          <w:noProof/>
          <w:lang w:val="fr-FR"/>
        </w:rPr>
        <w:t>n tableau avec la traduction du nom, la fonction, la ref</w:t>
      </w:r>
    </w:p>
  </w:comment>
  <w:comment w:id="948" w:author="LALOY Emilien" w:date="2026-08-17T10:27:00Z" w:initials="LE">
    <w:p w14:paraId="3DF04E33" w14:textId="7AC211AA" w:rsidR="007160C1" w:rsidRPr="007160C1" w:rsidRDefault="007160C1">
      <w:pPr>
        <w:pStyle w:val="Commentaire"/>
        <w:rPr>
          <w:lang w:val="fr-FR"/>
        </w:rPr>
      </w:pPr>
      <w:r>
        <w:rPr>
          <w:rStyle w:val="Marquedecommentaire"/>
        </w:rPr>
        <w:annotationRef/>
      </w:r>
      <w:r w:rsidRPr="007160C1">
        <w:rPr>
          <w:lang w:val="fr-FR"/>
        </w:rPr>
        <w:t xml:space="preserve">Je </w:t>
      </w:r>
      <w:r w:rsidR="00D12A00">
        <w:rPr>
          <w:lang w:val="fr-FR"/>
        </w:rPr>
        <w:t xml:space="preserve">travaille </w:t>
      </w:r>
      <w:r>
        <w:rPr>
          <w:lang w:val="fr-FR"/>
        </w:rPr>
        <w:t>sur un outil pour avoir exactement ça dans la version numérique de la thèse. Je ferai manuellement le tableau à partir de cet outil pour la version papier dès que je l’ai</w:t>
      </w:r>
    </w:p>
  </w:comment>
  <w:comment w:id="954" w:author="Christophe Borg" w:date="2026-08-16T09:38:00Z" w:initials="CB">
    <w:p w14:paraId="044B0D08" w14:textId="0DD4B5A9" w:rsidR="006824F1" w:rsidRPr="006824F1" w:rsidRDefault="006824F1">
      <w:pPr>
        <w:pStyle w:val="Commentaire"/>
        <w:rPr>
          <w:lang w:val="fr-FR"/>
        </w:rPr>
      </w:pPr>
      <w:r>
        <w:rPr>
          <w:rStyle w:val="Marquedecommentaire"/>
        </w:rPr>
        <w:annotationRef/>
      </w:r>
      <w:r w:rsidRPr="006824F1">
        <w:rPr>
          <w:noProof/>
          <w:lang w:val="fr-FR"/>
        </w:rPr>
        <w:t>il ne faut pas citer le</w:t>
      </w:r>
      <w:r>
        <w:rPr>
          <w:noProof/>
          <w:lang w:val="fr-FR"/>
        </w:rPr>
        <w:t>s revues mais les articles. Développe la partie CD4 dans un chapitre coopération CD4/CD8 qui sera pour toi très important</w:t>
      </w:r>
    </w:p>
  </w:comment>
  <w:comment w:id="955" w:author="LALOY Emilien" w:date="2026-08-17T10:31:00Z" w:initials="LE">
    <w:p w14:paraId="341F2759" w14:textId="78EC9162" w:rsidR="007160C1" w:rsidRPr="007160C1" w:rsidRDefault="007160C1">
      <w:pPr>
        <w:pStyle w:val="Commentaire"/>
        <w:rPr>
          <w:lang w:val="fr-FR"/>
        </w:rPr>
      </w:pPr>
      <w:r>
        <w:rPr>
          <w:rStyle w:val="Marquedecommentaire"/>
        </w:rPr>
        <w:annotationRef/>
      </w:r>
      <w:r w:rsidRPr="007160C1">
        <w:rPr>
          <w:lang w:val="fr-FR"/>
        </w:rPr>
        <w:t>Je suis d’accord pour l</w:t>
      </w:r>
      <w:r>
        <w:rPr>
          <w:lang w:val="fr-FR"/>
        </w:rPr>
        <w:t xml:space="preserve">es review/articles. Toutes les citations de review sont faites de manière à ce que je puisse les retrouver facilement dans tout le texte. Je les ai </w:t>
      </w:r>
      <w:r w:rsidR="00DE1759">
        <w:rPr>
          <w:lang w:val="fr-FR"/>
        </w:rPr>
        <w:t>mises</w:t>
      </w:r>
      <w:r>
        <w:rPr>
          <w:lang w:val="fr-FR"/>
        </w:rPr>
        <w:t xml:space="preserve"> de cette manière pour l’instant en tant que placeholde</w:t>
      </w:r>
      <w:r w:rsidR="00DE1759">
        <w:rPr>
          <w:lang w:val="fr-FR"/>
        </w:rPr>
        <w:t>r</w:t>
      </w:r>
      <w:r>
        <w:rPr>
          <w:lang w:val="fr-FR"/>
        </w:rPr>
        <w:t xml:space="preserve"> pour gagner du temps, et je changerai à la fin en fonction du temps qu’il me reste.</w:t>
      </w:r>
      <w:r w:rsidR="00DE1759">
        <w:rPr>
          <w:lang w:val="fr-FR"/>
        </w:rPr>
        <w:br/>
      </w:r>
      <w:r w:rsidR="00DE1759">
        <w:rPr>
          <w:lang w:val="fr-FR"/>
        </w:rPr>
        <w:br/>
        <w:t>J’ai un peu de mal à voir quelle partie de mes résultats rend une partie coopération CD4/CD8 importante. Je garde l’idée de côté et j’y répondrai plus tard, en fonction des besoins et du temps.</w:t>
      </w:r>
    </w:p>
  </w:comment>
  <w:comment w:id="966" w:author="Christophe Borg" w:date="2026-08-16T09:48:00Z" w:initials="CB">
    <w:p w14:paraId="34178573" w14:textId="78AE6E2F" w:rsidR="000112E0" w:rsidRPr="000112E0" w:rsidRDefault="000112E0">
      <w:pPr>
        <w:pStyle w:val="Commentaire"/>
        <w:rPr>
          <w:lang w:val="fr-FR"/>
        </w:rPr>
      </w:pPr>
      <w:r>
        <w:rPr>
          <w:rStyle w:val="Marquedecommentaire"/>
        </w:rPr>
        <w:annotationRef/>
      </w:r>
      <w:r w:rsidRPr="000112E0">
        <w:rPr>
          <w:noProof/>
          <w:lang w:val="fr-FR"/>
        </w:rPr>
        <w:t>alors comment expliquer que les a</w:t>
      </w:r>
      <w:r>
        <w:rPr>
          <w:noProof/>
          <w:lang w:val="fr-FR"/>
        </w:rPr>
        <w:t>nti-PD1 fonctionnent en ciblant les TEX-PD1+?</w:t>
      </w:r>
    </w:p>
  </w:comment>
  <w:comment w:id="967" w:author="LALOY Emilien" w:date="2026-08-17T10:37:00Z" w:initials="LE">
    <w:p w14:paraId="40ABD59F" w14:textId="345807BE" w:rsidR="00DE1759" w:rsidRDefault="00DE1759">
      <w:pPr>
        <w:pStyle w:val="Commentaire"/>
        <w:rPr>
          <w:lang w:val="fr-FR"/>
        </w:rPr>
      </w:pPr>
      <w:r>
        <w:rPr>
          <w:rStyle w:val="Marquedecommentaire"/>
        </w:rPr>
        <w:annotationRef/>
      </w:r>
      <w:r w:rsidRPr="00DE1759">
        <w:rPr>
          <w:lang w:val="fr-FR"/>
        </w:rPr>
        <w:t xml:space="preserve">Les Tex </w:t>
      </w:r>
      <w:r>
        <w:rPr>
          <w:lang w:val="fr-FR"/>
        </w:rPr>
        <w:t>proviendraient d’une différenciation alternative des MPEC vers Tex, au lieu de MPEC vers Tmem.</w:t>
      </w:r>
    </w:p>
    <w:p w14:paraId="47E5D5C0" w14:textId="4AED9FF1" w:rsidR="00DE1759" w:rsidRPr="00DE1759" w:rsidRDefault="00DE1759">
      <w:pPr>
        <w:pStyle w:val="Commentaire"/>
        <w:rPr>
          <w:lang w:val="fr-FR"/>
        </w:rPr>
      </w:pPr>
      <w:r>
        <w:rPr>
          <w:lang w:val="fr-FR"/>
        </w:rPr>
        <w:t>Cette observation n’empêche pas que les anti-PD1 agissent sur les Tex-PD1+ ; ces cellules restent efficaces dans la réponse (tout comme les Tmem)</w:t>
      </w:r>
    </w:p>
  </w:comment>
  <w:comment w:id="968" w:author="Christophe Borg" w:date="2026-08-16T09:49:00Z" w:initials="CB">
    <w:p w14:paraId="33DC069A" w14:textId="31D599A5" w:rsidR="000112E0" w:rsidRPr="000112E0" w:rsidRDefault="000112E0">
      <w:pPr>
        <w:pStyle w:val="Commentaire"/>
        <w:rPr>
          <w:lang w:val="fr-FR"/>
        </w:rPr>
      </w:pPr>
      <w:r>
        <w:rPr>
          <w:rStyle w:val="Marquedecommentaire"/>
        </w:rPr>
        <w:annotationRef/>
      </w:r>
      <w:r w:rsidRPr="000112E0">
        <w:rPr>
          <w:noProof/>
          <w:lang w:val="fr-FR"/>
        </w:rPr>
        <w:t>détailler et développer les références au</w:t>
      </w:r>
      <w:r>
        <w:rPr>
          <w:noProof/>
          <w:lang w:val="fr-FR"/>
        </w:rPr>
        <w:t xml:space="preserve"> delà d'une revue</w:t>
      </w:r>
    </w:p>
  </w:comment>
  <w:comment w:id="972" w:author="Christophe Borg" w:date="2026-08-16T09:52:00Z" w:initials="CB">
    <w:p w14:paraId="7D42CFCA" w14:textId="77777777" w:rsidR="0009454D" w:rsidRPr="00306133" w:rsidRDefault="0009454D" w:rsidP="0009454D">
      <w:pPr>
        <w:pStyle w:val="Commentaire"/>
        <w:rPr>
          <w:lang w:val="fr-FR"/>
        </w:rPr>
      </w:pPr>
      <w:r>
        <w:rPr>
          <w:rStyle w:val="Marquedecommentaire"/>
        </w:rPr>
        <w:annotationRef/>
      </w:r>
      <w:r w:rsidRPr="00306133">
        <w:rPr>
          <w:noProof/>
          <w:lang w:val="fr-FR"/>
        </w:rPr>
        <w:t>reformuler</w:t>
      </w:r>
    </w:p>
    <w:p w14:paraId="5EC49EDA" w14:textId="072A651C" w:rsidR="0009454D" w:rsidRPr="00306133" w:rsidRDefault="0009454D">
      <w:pPr>
        <w:pStyle w:val="Commentaire"/>
        <w:rPr>
          <w:lang w:val="fr-FR"/>
        </w:rPr>
      </w:pPr>
    </w:p>
  </w:comment>
  <w:comment w:id="975" w:author="Christophe Borg" w:date="2026-08-16T09:53:00Z" w:initials="CB">
    <w:p w14:paraId="0C41956F" w14:textId="13A73E91" w:rsidR="0009454D" w:rsidRPr="0009454D" w:rsidRDefault="0009454D" w:rsidP="0009454D">
      <w:pPr>
        <w:pStyle w:val="Commentaire"/>
        <w:rPr>
          <w:lang w:val="fr-FR"/>
        </w:rPr>
      </w:pPr>
      <w:r>
        <w:rPr>
          <w:rStyle w:val="Marquedecommentaire"/>
        </w:rPr>
        <w:annotationRef/>
      </w:r>
      <w:r w:rsidRPr="0009454D">
        <w:rPr>
          <w:noProof/>
          <w:lang w:val="fr-FR"/>
        </w:rPr>
        <w:t>il faut détailler les facte</w:t>
      </w:r>
      <w:r>
        <w:rPr>
          <w:noProof/>
          <w:lang w:val="fr-FR"/>
        </w:rPr>
        <w:t>urs épigénétiques, c'est intéressant et important</w:t>
      </w:r>
    </w:p>
    <w:p w14:paraId="3C9C56CE" w14:textId="4B0E8A22" w:rsidR="0009454D" w:rsidRPr="0009454D" w:rsidRDefault="0009454D">
      <w:pPr>
        <w:pStyle w:val="Commentaire"/>
        <w:rPr>
          <w:lang w:val="fr-FR"/>
        </w:rPr>
      </w:pPr>
    </w:p>
  </w:comment>
  <w:comment w:id="976" w:author="LALOY Emilien" w:date="2026-08-17T10:47:00Z" w:initials="LE">
    <w:p w14:paraId="69A6FD96" w14:textId="77777777" w:rsidR="00335EE0" w:rsidRPr="00335EE0" w:rsidRDefault="00335EE0" w:rsidP="00335EE0">
      <w:pPr>
        <w:pStyle w:val="NormalWeb"/>
        <w:rPr>
          <w:lang w:val="fr-FR"/>
        </w:rPr>
      </w:pPr>
      <w:r>
        <w:rPr>
          <w:rStyle w:val="Marquedecommentaire"/>
        </w:rPr>
        <w:annotationRef/>
      </w:r>
      <w:r w:rsidRPr="00335EE0">
        <w:rPr>
          <w:lang w:val="fr-FR"/>
        </w:rPr>
        <w:t>La liste complete : "peak opening L14 vs L7" = c("2EF1", "SP1", "SP4", "ELK1", "ELK3", "ELK4", "MBD2", "KLF6", "ZFX", "ZBTB7A", "KLF7", "SP3", "E2F4", "E2F3", "KLF2", "KLF4", "KLF16", "GABPA", "MBD1", "ELF1", "NR2C2", "EGR1", "E2F2", "E2F5"),</w:t>
      </w:r>
    </w:p>
    <w:p w14:paraId="465B53CF" w14:textId="645CD317" w:rsidR="00335EE0" w:rsidRPr="00335EE0" w:rsidRDefault="00335EE0" w:rsidP="00335EE0">
      <w:pPr>
        <w:spacing w:beforeAutospacing="1" w:after="100" w:afterAutospacing="1" w:line="240" w:lineRule="auto"/>
        <w:rPr>
          <w:rFonts w:ascii="Times New Roman" w:eastAsia="Times New Roman" w:hAnsi="Times New Roman" w:cs="Times New Roman"/>
          <w:szCs w:val="24"/>
          <w:lang w:val="fr-FR" w:eastAsia="en-GB"/>
        </w:rPr>
      </w:pPr>
      <w:r w:rsidRPr="00335EE0">
        <w:rPr>
          <w:rFonts w:ascii="Times New Roman" w:eastAsia="Times New Roman" w:hAnsi="Times New Roman" w:cs="Times New Roman"/>
          <w:szCs w:val="24"/>
          <w:lang w:val="fr-FR" w:eastAsia="en-GB"/>
        </w:rPr>
        <w:t>"peak closing L14 vs L7" = c("IRF1", "AHCTF1", "NFATC2", "PBX1", "NFE2L1", "BACH1", "NFATC1", "MEF2C", "EGR2", "NFAT5", "JUNB", "BCL6", "JUND", "BATF", "TCF7", "TCF7L1", "FOSB", "SMARCC1", "FOS", "TCF7L2", "LEF1")</w:t>
      </w:r>
    </w:p>
    <w:p w14:paraId="7B569E90" w14:textId="38AB10C1" w:rsidR="00335EE0" w:rsidRPr="00335EE0" w:rsidRDefault="00335EE0">
      <w:pPr>
        <w:pStyle w:val="Commentaire"/>
        <w:rPr>
          <w:lang w:val="fr-FR"/>
        </w:rPr>
      </w:pPr>
    </w:p>
  </w:comment>
  <w:comment w:id="1020" w:author="Christophe Borg" w:date="2026-08-16T10:49:00Z" w:initials="CB">
    <w:p w14:paraId="3CEF441D" w14:textId="77777777" w:rsidR="00F70542" w:rsidRDefault="00F70542">
      <w:pPr>
        <w:pStyle w:val="Commentaire"/>
        <w:rPr>
          <w:noProof/>
          <w:lang w:val="fr-FR"/>
        </w:rPr>
      </w:pPr>
      <w:r>
        <w:rPr>
          <w:rStyle w:val="Marquedecommentaire"/>
        </w:rPr>
        <w:annotationRef/>
      </w:r>
      <w:r w:rsidRPr="00F70542">
        <w:rPr>
          <w:noProof/>
          <w:lang w:val="fr-FR"/>
        </w:rPr>
        <w:t>A vérifier, l'anergie conventionnellement n'est pa</w:t>
      </w:r>
      <w:r>
        <w:rPr>
          <w:noProof/>
          <w:lang w:val="fr-FR"/>
        </w:rPr>
        <w:t>s réversible et peut générer à bloquer les réponses immunitaires</w:t>
      </w:r>
    </w:p>
    <w:p w14:paraId="66DA728E" w14:textId="7094A1EB" w:rsidR="00F70542" w:rsidRPr="00F70542" w:rsidRDefault="00D12A00">
      <w:pPr>
        <w:pStyle w:val="Commentaire"/>
        <w:rPr>
          <w:lang w:val="fr-FR"/>
        </w:rPr>
      </w:pPr>
      <w:r>
        <w:rPr>
          <w:noProof/>
          <w:lang w:val="fr-FR"/>
        </w:rPr>
        <w:t>ne cite pas autant les revues, mais les publications princpes</w:t>
      </w:r>
    </w:p>
  </w:comment>
  <w:comment w:id="1021" w:author="LALOY Emilien" w:date="2026-08-17T10:51:00Z" w:initials="LE">
    <w:p w14:paraId="4BDA1C45" w14:textId="0DE56C47" w:rsidR="00335EE0" w:rsidRPr="00335EE0" w:rsidRDefault="00335EE0">
      <w:pPr>
        <w:pStyle w:val="Commentaire"/>
        <w:rPr>
          <w:lang w:val="fr-FR"/>
        </w:rPr>
      </w:pPr>
      <w:r>
        <w:rPr>
          <w:rStyle w:val="Marquedecommentaire"/>
        </w:rPr>
        <w:annotationRef/>
      </w:r>
      <w:r w:rsidRPr="00335EE0">
        <w:rPr>
          <w:lang w:val="fr-FR"/>
        </w:rPr>
        <w:t>Cette revue en particulier e</w:t>
      </w:r>
      <w:r>
        <w:rPr>
          <w:lang w:val="fr-FR"/>
        </w:rPr>
        <w:t>st particulièrement pertinente grâce à son auteur ; Comme discuté plus haut, je modifierai ce genre de références plus tard</w:t>
      </w:r>
    </w:p>
  </w:comment>
  <w:comment w:id="1035" w:author="Christophe Borg" w:date="2026-08-26T14:30:00Z" w:initials="CB">
    <w:p w14:paraId="71D79441" w14:textId="77777777" w:rsidR="00CA5A1C" w:rsidRPr="00CA5A1C" w:rsidRDefault="00CA5A1C">
      <w:pPr>
        <w:pStyle w:val="Commentaire"/>
        <w:rPr>
          <w:noProof/>
          <w:lang w:val="fr-FR"/>
        </w:rPr>
      </w:pPr>
      <w:r>
        <w:rPr>
          <w:rStyle w:val="Marquedecommentaire"/>
        </w:rPr>
        <w:annotationRef/>
      </w:r>
      <w:r w:rsidRPr="00CA5A1C">
        <w:rPr>
          <w:noProof/>
          <w:lang w:val="fr-FR"/>
        </w:rPr>
        <w:t>Il faut ajouter une problématique: comment les immunologistes se sont posés la question de la fonction des TRM? puis tu décris les observations.</w:t>
      </w:r>
    </w:p>
    <w:p w14:paraId="357AF8F3" w14:textId="77777777" w:rsidR="00CA5A1C" w:rsidRPr="00CA5A1C" w:rsidRDefault="00CA5A1C">
      <w:pPr>
        <w:pStyle w:val="Commentaire"/>
        <w:rPr>
          <w:noProof/>
          <w:lang w:val="fr-FR"/>
        </w:rPr>
      </w:pPr>
    </w:p>
    <w:p w14:paraId="6483BD79" w14:textId="77777777" w:rsidR="00CA5A1C" w:rsidRPr="00CA5A1C" w:rsidRDefault="00CA5A1C">
      <w:pPr>
        <w:pStyle w:val="Commentaire"/>
        <w:rPr>
          <w:noProof/>
          <w:lang w:val="fr-FR"/>
        </w:rPr>
      </w:pPr>
    </w:p>
    <w:p w14:paraId="422CDD2A" w14:textId="77777777" w:rsidR="00CA5A1C" w:rsidRPr="00CA5A1C" w:rsidRDefault="00CA5A1C">
      <w:pPr>
        <w:pStyle w:val="Commentaire"/>
        <w:rPr>
          <w:noProof/>
          <w:lang w:val="fr-FR"/>
        </w:rPr>
      </w:pPr>
    </w:p>
    <w:p w14:paraId="36B0B1F9" w14:textId="77777777" w:rsidR="00CA5A1C" w:rsidRPr="00CA5A1C" w:rsidRDefault="00CA5A1C">
      <w:pPr>
        <w:pStyle w:val="Commentaire"/>
        <w:rPr>
          <w:noProof/>
          <w:lang w:val="fr-FR"/>
        </w:rPr>
      </w:pPr>
    </w:p>
    <w:p w14:paraId="49608F68" w14:textId="0506F42D" w:rsidR="00CA5A1C" w:rsidRPr="00CA5A1C" w:rsidRDefault="00CA5A1C">
      <w:pPr>
        <w:pStyle w:val="Commentaire"/>
        <w:rPr>
          <w:lang w:val="fr-FR"/>
        </w:rPr>
      </w:pPr>
    </w:p>
  </w:comment>
  <w:comment w:id="1048" w:author="Christophe Borg" w:date="2026-08-26T16:44:00Z" w:initials="CB">
    <w:p w14:paraId="05B90CF5" w14:textId="6CED26C5" w:rsidR="00CD2B9D" w:rsidRPr="00CD2B9D" w:rsidRDefault="00CD2B9D">
      <w:pPr>
        <w:pStyle w:val="Commentaire"/>
        <w:rPr>
          <w:lang w:val="fr-FR"/>
        </w:rPr>
      </w:pPr>
      <w:r>
        <w:rPr>
          <w:rStyle w:val="Marquedecommentaire"/>
        </w:rPr>
        <w:annotationRef/>
      </w:r>
      <w:r w:rsidRPr="00CD2B9D">
        <w:rPr>
          <w:noProof/>
          <w:lang w:val="fr-FR"/>
        </w:rPr>
        <w:t>reformuler plus simplement: cette observation pouvait suggérer deux hypothèses: i)....ii).....</w:t>
      </w:r>
    </w:p>
  </w:comment>
  <w:comment w:id="1059" w:author="Christophe Borg" w:date="2026-08-16T10:58:00Z" w:initials="CB">
    <w:p w14:paraId="0454235E" w14:textId="4D717380" w:rsidR="00F70542" w:rsidRPr="00F70542" w:rsidRDefault="00F70542">
      <w:pPr>
        <w:pStyle w:val="Commentaire"/>
        <w:rPr>
          <w:lang w:val="fr-FR"/>
        </w:rPr>
      </w:pPr>
      <w:r>
        <w:rPr>
          <w:rStyle w:val="Marquedecommentaire"/>
        </w:rPr>
        <w:annotationRef/>
      </w:r>
      <w:r w:rsidRPr="00F70542">
        <w:rPr>
          <w:noProof/>
          <w:lang w:val="fr-FR"/>
        </w:rPr>
        <w:t>Tu n'indiqu</w:t>
      </w:r>
      <w:r>
        <w:rPr>
          <w:noProof/>
          <w:lang w:val="fr-FR"/>
        </w:rPr>
        <w:t>es</w:t>
      </w:r>
      <w:r w:rsidRPr="00F70542">
        <w:rPr>
          <w:noProof/>
          <w:lang w:val="fr-FR"/>
        </w:rPr>
        <w:t xml:space="preserve"> pas ce que c</w:t>
      </w:r>
      <w:r>
        <w:rPr>
          <w:noProof/>
          <w:lang w:val="fr-FR"/>
        </w:rPr>
        <w:t>e papier apporte.</w:t>
      </w:r>
    </w:p>
  </w:comment>
  <w:comment w:id="1065" w:author="Christophe Borg" w:date="2026-08-26T16:50:00Z" w:initials="CB">
    <w:p w14:paraId="4BC2AB68" w14:textId="0B0AA690" w:rsidR="00CD2B9D" w:rsidRPr="00360BC6" w:rsidRDefault="00CD2B9D">
      <w:pPr>
        <w:pStyle w:val="Commentaire"/>
        <w:rPr>
          <w:lang w:val="fr-FR"/>
        </w:rPr>
      </w:pPr>
      <w:r>
        <w:rPr>
          <w:rStyle w:val="Marquedecommentaire"/>
        </w:rPr>
        <w:annotationRef/>
      </w:r>
      <w:r w:rsidRPr="00360BC6">
        <w:rPr>
          <w:noProof/>
          <w:lang w:val="fr-FR"/>
        </w:rPr>
        <w:t>répétitions et généralités+++</w:t>
      </w:r>
    </w:p>
  </w:comment>
  <w:comment w:id="1071" w:author="Christophe Borg" w:date="2026-08-16T11:06:00Z" w:initials="CB">
    <w:p w14:paraId="7ED75DA0" w14:textId="431FC2B5" w:rsidR="00201F28" w:rsidRPr="00306133" w:rsidRDefault="00201F28">
      <w:pPr>
        <w:pStyle w:val="Commentaire"/>
        <w:rPr>
          <w:lang w:val="fr-FR"/>
        </w:rPr>
      </w:pPr>
      <w:r>
        <w:rPr>
          <w:rStyle w:val="Marquedecommentaire"/>
        </w:rPr>
        <w:annotationRef/>
      </w:r>
      <w:r w:rsidRPr="00306133">
        <w:rPr>
          <w:noProof/>
          <w:lang w:val="fr-FR"/>
        </w:rPr>
        <w:t>ref</w:t>
      </w:r>
    </w:p>
  </w:comment>
  <w:comment w:id="1072" w:author="LALOY Emilien" w:date="2026-08-17T10:58:00Z" w:initials="LE">
    <w:p w14:paraId="73F05370" w14:textId="457A5679" w:rsidR="002F611B" w:rsidRPr="002F611B" w:rsidRDefault="002F611B">
      <w:pPr>
        <w:pStyle w:val="Commentaire"/>
        <w:rPr>
          <w:lang w:val="fr-FR"/>
        </w:rPr>
      </w:pPr>
      <w:r>
        <w:rPr>
          <w:rStyle w:val="Marquedecommentaire"/>
        </w:rPr>
        <w:annotationRef/>
      </w:r>
      <w:r w:rsidRPr="002F611B">
        <w:rPr>
          <w:lang w:val="fr-FR"/>
        </w:rPr>
        <w:t>Placeholder</w:t>
      </w:r>
    </w:p>
  </w:comment>
  <w:comment w:id="1208" w:author="Christophe Borg" w:date="2026-08-16T11:24:00Z" w:initials="CB">
    <w:p w14:paraId="3FAD0DE9" w14:textId="22E20C86" w:rsidR="00905ECA" w:rsidRPr="00905ECA" w:rsidRDefault="00905ECA">
      <w:pPr>
        <w:pStyle w:val="Commentaire"/>
        <w:rPr>
          <w:lang w:val="fr-FR"/>
        </w:rPr>
      </w:pPr>
      <w:r>
        <w:rPr>
          <w:rStyle w:val="Marquedecommentaire"/>
        </w:rPr>
        <w:annotationRef/>
      </w:r>
      <w:r w:rsidRPr="00905ECA">
        <w:rPr>
          <w:noProof/>
          <w:lang w:val="fr-FR"/>
        </w:rPr>
        <w:t>ok, mais quel profil distinc.</w:t>
      </w:r>
      <w:r>
        <w:rPr>
          <w:noProof/>
          <w:lang w:val="fr-FR"/>
        </w:rPr>
        <w:t xml:space="preserve"> Développe cette tranistion et ce qui distingue à ce moment les sous population</w:t>
      </w:r>
    </w:p>
  </w:comment>
  <w:comment w:id="1209" w:author="LALOY Emilien" w:date="2026-08-17T11:08:00Z" w:initials="LE">
    <w:p w14:paraId="6CA92C34" w14:textId="3B65E4CA" w:rsidR="00CC4744" w:rsidRPr="00CC4744" w:rsidRDefault="00CC4744">
      <w:pPr>
        <w:pStyle w:val="Commentaire"/>
        <w:rPr>
          <w:lang w:val="fr-FR"/>
        </w:rPr>
      </w:pPr>
      <w:r>
        <w:rPr>
          <w:rStyle w:val="Marquedecommentaire"/>
        </w:rPr>
        <w:annotationRef/>
      </w:r>
      <w:r w:rsidRPr="00CC4744">
        <w:rPr>
          <w:lang w:val="fr-FR"/>
        </w:rPr>
        <w:t>J’ai ajouté des exemple</w:t>
      </w:r>
      <w:r w:rsidR="00D12A00">
        <w:rPr>
          <w:lang w:val="fr-FR"/>
        </w:rPr>
        <w:t>s</w:t>
      </w:r>
      <w:r w:rsidRPr="00CC4744">
        <w:rPr>
          <w:lang w:val="fr-FR"/>
        </w:rPr>
        <w:t>, m</w:t>
      </w:r>
      <w:r>
        <w:rPr>
          <w:lang w:val="fr-FR"/>
        </w:rPr>
        <w:t>ais la réponse n’est pas si simple : ils comparent les Tex aux TRM de plusieurs organes, donc il n’y a pas de réponse qui marche dans tou</w:t>
      </w:r>
      <w:r w:rsidR="00D12A00">
        <w:rPr>
          <w:lang w:val="fr-FR"/>
        </w:rPr>
        <w:t>s</w:t>
      </w:r>
      <w:r>
        <w:rPr>
          <w:lang w:val="fr-FR"/>
        </w:rPr>
        <w:t xml:space="preserve"> les cas</w:t>
      </w:r>
    </w:p>
  </w:comment>
  <w:comment w:id="1324" w:author="Christophe Borg" w:date="2026-08-16T13:43:00Z" w:initials="CB">
    <w:p w14:paraId="1F6F9E42" w14:textId="1B6D38F6" w:rsidR="00F3358B" w:rsidRPr="00F3358B" w:rsidRDefault="00F3358B">
      <w:pPr>
        <w:pStyle w:val="Commentaire"/>
        <w:rPr>
          <w:lang w:val="fr-FR"/>
        </w:rPr>
      </w:pPr>
      <w:r>
        <w:rPr>
          <w:rStyle w:val="Marquedecommentaire"/>
        </w:rPr>
        <w:annotationRef/>
      </w:r>
      <w:r w:rsidRPr="00F3358B">
        <w:rPr>
          <w:noProof/>
          <w:lang w:val="fr-FR"/>
        </w:rPr>
        <w:t>Ce chapitre est très important.</w:t>
      </w:r>
      <w:r>
        <w:rPr>
          <w:noProof/>
          <w:lang w:val="fr-FR"/>
        </w:rPr>
        <w:t xml:space="preserve"> Tu proposes une liste de résumer des notions liées aux publis. Il faut une démarche présentant les modèles: description des modèles LCMV, impact de la  parabiose, utilisation du FTY720...</w:t>
      </w:r>
    </w:p>
  </w:comment>
  <w:comment w:id="1325" w:author="LALOY Emilien" w:date="2026-08-20T23:10:00Z" w:initials="LE">
    <w:p w14:paraId="33503DA2" w14:textId="77777777" w:rsidR="00EE39F9" w:rsidRDefault="00EE39F9">
      <w:pPr>
        <w:pStyle w:val="Commentaire"/>
        <w:rPr>
          <w:lang w:val="fr-FR"/>
        </w:rPr>
      </w:pPr>
      <w:r>
        <w:rPr>
          <w:rStyle w:val="Marquedecommentaire"/>
        </w:rPr>
        <w:annotationRef/>
      </w:r>
      <w:r w:rsidRPr="00EE39F9">
        <w:rPr>
          <w:lang w:val="fr-FR"/>
        </w:rPr>
        <w:t>Je ne suis pas s</w:t>
      </w:r>
      <w:r>
        <w:rPr>
          <w:lang w:val="fr-FR"/>
        </w:rPr>
        <w:t>ûr d’avoir compris ce commentaire. Il s’agit d’une partie qui décris la durée de vie des TRM dans l’organisme et sa modulation ; quel est le lien avec LCMV, la parabiose ou le FTY720 ?</w:t>
      </w:r>
    </w:p>
    <w:p w14:paraId="7F7DF783" w14:textId="32A25230" w:rsidR="00EE39F9" w:rsidRPr="00EE39F9" w:rsidRDefault="00EE39F9">
      <w:pPr>
        <w:pStyle w:val="Commentaire"/>
        <w:rPr>
          <w:lang w:val="fr-FR"/>
        </w:rPr>
      </w:pPr>
      <w:r>
        <w:rPr>
          <w:lang w:val="fr-FR"/>
        </w:rPr>
        <w:t>Il y a une partie qui parle de la recirculation des TRM dans le chapitre 3, si il s’agissait de ça</w:t>
      </w:r>
    </w:p>
  </w:comment>
  <w:comment w:id="1419" w:author="Christophe Borg" w:date="2026-08-16T13:47:00Z" w:initials="CB">
    <w:p w14:paraId="5FCE2323" w14:textId="0226E30A" w:rsidR="00F3358B" w:rsidRPr="00306133" w:rsidRDefault="00F3358B">
      <w:pPr>
        <w:pStyle w:val="Commentaire"/>
        <w:rPr>
          <w:lang w:val="fr-FR"/>
        </w:rPr>
      </w:pPr>
      <w:r>
        <w:rPr>
          <w:rStyle w:val="Marquedecommentaire"/>
        </w:rPr>
        <w:annotationRef/>
      </w:r>
    </w:p>
  </w:comment>
  <w:comment w:id="1420" w:author="Christophe Borg" w:date="2026-08-16T13:49:00Z" w:initials="CB">
    <w:p w14:paraId="790C64F7" w14:textId="4D03747E" w:rsidR="00F3358B" w:rsidRPr="00F3358B" w:rsidRDefault="00F3358B">
      <w:pPr>
        <w:pStyle w:val="Commentaire"/>
        <w:rPr>
          <w:lang w:val="fr-FR"/>
        </w:rPr>
      </w:pPr>
      <w:r>
        <w:rPr>
          <w:rStyle w:val="Marquedecommentaire"/>
        </w:rPr>
        <w:annotationRef/>
      </w:r>
      <w:r w:rsidRPr="00F3358B">
        <w:rPr>
          <w:noProof/>
          <w:lang w:val="fr-FR"/>
        </w:rPr>
        <w:t>Tu ne cites pas IC</w:t>
      </w:r>
      <w:r>
        <w:rPr>
          <w:noProof/>
          <w:lang w:val="fr-FR"/>
        </w:rPr>
        <w:t>OS?</w:t>
      </w:r>
    </w:p>
  </w:comment>
  <w:comment w:id="1421" w:author="LALOY Emilien" w:date="2026-08-20T23:12:00Z" w:initials="LE">
    <w:p w14:paraId="1837BB94" w14:textId="777D8867" w:rsidR="00EE39F9" w:rsidRPr="00EE39F9" w:rsidRDefault="00EE39F9">
      <w:pPr>
        <w:pStyle w:val="Commentaire"/>
        <w:rPr>
          <w:lang w:val="fr-FR"/>
        </w:rPr>
      </w:pPr>
      <w:r>
        <w:rPr>
          <w:rStyle w:val="Marquedecommentaire"/>
        </w:rPr>
        <w:annotationRef/>
      </w:r>
      <w:r w:rsidRPr="00EE39F9">
        <w:rPr>
          <w:lang w:val="fr-FR"/>
        </w:rPr>
        <w:t xml:space="preserve">Je n’avais pas encore </w:t>
      </w:r>
      <w:r>
        <w:rPr>
          <w:lang w:val="fr-FR"/>
        </w:rPr>
        <w:t>lu l’article à ce moment, je l’ai rajouté.</w:t>
      </w:r>
    </w:p>
  </w:comment>
  <w:comment w:id="1445" w:author="Christophe Borg" w:date="2026-08-16T13:48:00Z" w:initials="CB">
    <w:p w14:paraId="30404B6A" w14:textId="4D7F1B3C" w:rsidR="00F3358B" w:rsidRPr="00F3358B" w:rsidRDefault="00F3358B">
      <w:pPr>
        <w:pStyle w:val="Commentaire"/>
        <w:rPr>
          <w:lang w:val="fr-FR"/>
        </w:rPr>
      </w:pPr>
      <w:r>
        <w:rPr>
          <w:rStyle w:val="Marquedecommentaire"/>
        </w:rPr>
        <w:annotationRef/>
      </w:r>
      <w:r w:rsidRPr="00F3358B">
        <w:rPr>
          <w:noProof/>
          <w:lang w:val="fr-FR"/>
        </w:rPr>
        <w:t>Ce chapitre est important, à é</w:t>
      </w:r>
      <w:r>
        <w:rPr>
          <w:noProof/>
          <w:lang w:val="fr-FR"/>
        </w:rPr>
        <w:t>tayer, il n'y a qu'une référence sur ce chapitre?</w:t>
      </w:r>
    </w:p>
  </w:comment>
  <w:comment w:id="1446" w:author="LALOY Emilien" w:date="2026-08-17T11:24:00Z" w:initials="LE">
    <w:p w14:paraId="16F820EB" w14:textId="6CF46A71" w:rsidR="00663E1B" w:rsidRPr="00EE39F9" w:rsidRDefault="00EE39F9">
      <w:pPr>
        <w:pStyle w:val="Commentaire"/>
        <w:rPr>
          <w:lang w:val="fr-FR"/>
        </w:rPr>
      </w:pPr>
      <w:r w:rsidRPr="00EE39F9">
        <w:rPr>
          <w:rStyle w:val="Marquedecommentaire"/>
          <w:lang w:val="fr-FR"/>
        </w:rPr>
        <w:t>J’ai rajouté des références, il s</w:t>
      </w:r>
      <w:r>
        <w:rPr>
          <w:rStyle w:val="Marquedecommentaire"/>
          <w:lang w:val="fr-FR"/>
        </w:rPr>
        <w:t>’agissait d’une partie que je n’avait pas encore étoffée. Par contre, la littérature reste faible sur le sujet, et les résultats sont peu convaincants.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A56E374" w15:done="0"/>
  <w15:commentEx w15:paraId="529E9B7A" w15:paraIdParent="7A56E374" w15:done="0"/>
  <w15:commentEx w15:paraId="4F404F16" w15:done="0"/>
  <w15:commentEx w15:paraId="79EAC2F8" w15:done="0"/>
  <w15:commentEx w15:paraId="367E9057" w15:paraIdParent="79EAC2F8" w15:done="0"/>
  <w15:commentEx w15:paraId="0C97B203" w15:done="0"/>
  <w15:commentEx w15:paraId="1E5EEDE1" w15:done="0"/>
  <w15:commentEx w15:paraId="7C05D897" w15:done="0"/>
  <w15:commentEx w15:paraId="191E7397" w15:done="0"/>
  <w15:commentEx w15:paraId="758DE6EA" w15:done="0"/>
  <w15:commentEx w15:paraId="4726E251" w15:done="0"/>
  <w15:commentEx w15:paraId="151F479D" w15:done="0"/>
  <w15:commentEx w15:paraId="7D22A92D" w15:done="0"/>
  <w15:commentEx w15:paraId="78410E92" w15:done="1"/>
  <w15:commentEx w15:paraId="34C0D894" w15:done="0"/>
  <w15:commentEx w15:paraId="6519ECDD" w15:done="0"/>
  <w15:commentEx w15:paraId="5D2691F9" w15:paraIdParent="6519ECDD" w15:done="0"/>
  <w15:commentEx w15:paraId="68529A30" w15:done="1"/>
  <w15:commentEx w15:paraId="673F3D06" w15:done="0"/>
  <w15:commentEx w15:paraId="4CB40D03" w15:paraIdParent="673F3D06" w15:done="0"/>
  <w15:commentEx w15:paraId="5262D112" w15:paraIdParent="673F3D06" w15:done="0"/>
  <w15:commentEx w15:paraId="27C8C7BD" w15:done="0"/>
  <w15:commentEx w15:paraId="79BF3736" w15:done="1"/>
  <w15:commentEx w15:paraId="2673532B" w15:paraIdParent="79BF3736" w15:done="1"/>
  <w15:commentEx w15:paraId="29CE55BD" w15:done="0"/>
  <w15:commentEx w15:paraId="44CF54FB" w15:done="0"/>
  <w15:commentEx w15:paraId="696FE619" w15:done="0"/>
  <w15:commentEx w15:paraId="55A085E5" w15:done="0"/>
  <w15:commentEx w15:paraId="3BED0D46" w15:done="0"/>
  <w15:commentEx w15:paraId="7E7FE610" w15:done="0"/>
  <w15:commentEx w15:paraId="3F85AF0F" w15:done="0"/>
  <w15:commentEx w15:paraId="3F8F5230" w15:done="0"/>
  <w15:commentEx w15:paraId="58B9ACFA" w15:done="0"/>
  <w15:commentEx w15:paraId="6712EC62" w15:paraIdParent="58B9ACFA" w15:done="0"/>
  <w15:commentEx w15:paraId="7EE81FBB" w15:done="0"/>
  <w15:commentEx w15:paraId="6762AD3D" w15:done="0"/>
  <w15:commentEx w15:paraId="3DF04E33" w15:paraIdParent="6762AD3D" w15:done="0"/>
  <w15:commentEx w15:paraId="044B0D08" w15:done="0"/>
  <w15:commentEx w15:paraId="341F2759" w15:paraIdParent="044B0D08" w15:done="0"/>
  <w15:commentEx w15:paraId="34178573" w15:done="0"/>
  <w15:commentEx w15:paraId="47E5D5C0" w15:paraIdParent="34178573" w15:done="0"/>
  <w15:commentEx w15:paraId="33DC069A" w15:done="0"/>
  <w15:commentEx w15:paraId="5EC49EDA" w15:done="1"/>
  <w15:commentEx w15:paraId="3C9C56CE" w15:done="1"/>
  <w15:commentEx w15:paraId="7B569E90" w15:paraIdParent="3C9C56CE" w15:done="1"/>
  <w15:commentEx w15:paraId="66DA728E" w15:done="0"/>
  <w15:commentEx w15:paraId="4BDA1C45" w15:paraIdParent="66DA728E" w15:done="0"/>
  <w15:commentEx w15:paraId="49608F68" w15:done="0"/>
  <w15:commentEx w15:paraId="05B90CF5" w15:done="0"/>
  <w15:commentEx w15:paraId="0454235E" w15:done="1"/>
  <w15:commentEx w15:paraId="4BC2AB68" w15:done="0"/>
  <w15:commentEx w15:paraId="7ED75DA0" w15:done="1"/>
  <w15:commentEx w15:paraId="73F05370" w15:paraIdParent="7ED75DA0" w15:done="1"/>
  <w15:commentEx w15:paraId="3FAD0DE9" w15:done="0"/>
  <w15:commentEx w15:paraId="6CA92C34" w15:paraIdParent="3FAD0DE9" w15:done="0"/>
  <w15:commentEx w15:paraId="1F6F9E42" w15:done="0"/>
  <w15:commentEx w15:paraId="7F7DF783" w15:paraIdParent="1F6F9E42" w15:done="0"/>
  <w15:commentEx w15:paraId="5FCE2323" w15:done="1"/>
  <w15:commentEx w15:paraId="790C64F7" w15:done="1"/>
  <w15:commentEx w15:paraId="1837BB94" w15:paraIdParent="790C64F7" w15:done="1"/>
  <w15:commentEx w15:paraId="30404B6A" w15:done="0"/>
  <w15:commentEx w15:paraId="16F820EB" w15:paraIdParent="30404B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7D32368" w16cex:dateUtc="2026-08-26T08:38:00Z"/>
  <w16cex:commentExtensible w16cex:durableId="051290DD" w16cex:dateUtc="2026-08-26T08:39:00Z"/>
  <w16cex:commentExtensible w16cex:durableId="76EF6ECF" w16cex:dateUtc="2026-08-26T08:45:00Z"/>
  <w16cex:commentExtensible w16cex:durableId="4E0946C2" w16cex:dateUtc="2026-08-26T08:48:00Z"/>
  <w16cex:commentExtensible w16cex:durableId="0071E931" w16cex:dateUtc="2026-08-26T08:48:00Z"/>
  <w16cex:commentExtensible w16cex:durableId="541DE439" w16cex:dateUtc="2026-08-26T09:50:00Z"/>
  <w16cex:commentExtensible w16cex:durableId="54834EE3" w16cex:dateUtc="2026-08-16T06:20:00Z"/>
  <w16cex:commentExtensible w16cex:durableId="41F2C5D3" w16cex:dateUtc="2026-08-26T09:53:00Z"/>
  <w16cex:commentExtensible w16cex:durableId="2BB2C0B5" w16cex:dateUtc="2026-08-26T10:01:00Z"/>
  <w16cex:commentExtensible w16cex:durableId="2F843E04" w16cex:dateUtc="2026-08-26T10:04:00Z"/>
  <w16cex:commentExtensible w16cex:durableId="60DAD093" w16cex:dateUtc="2026-08-26T10:05:00Z"/>
  <w16cex:commentExtensible w16cex:durableId="0A9D5C4C" w16cex:dateUtc="2026-08-26T10:06:00Z"/>
  <w16cex:commentExtensible w16cex:durableId="4A7C5A37" w16cex:dateUtc="2026-08-26T11:22:00Z"/>
  <w16cex:commentExtensible w16cex:durableId="374492C8" w16cex:dateUtc="2026-08-16T07:08:00Z"/>
  <w16cex:commentExtensible w16cex:durableId="168006C4" w16cex:dateUtc="2026-08-26T10:17:00Z"/>
  <w16cex:commentExtensible w16cex:durableId="48303F8C" w16cex:dateUtc="2026-08-16T07:11:00Z"/>
  <w16cex:commentExtensible w16cex:durableId="2E320743" w16cex:dateUtc="2026-08-20T21:07:00Z"/>
  <w16cex:commentExtensible w16cex:durableId="0DC3B16B" w16cex:dateUtc="2026-08-16T07:14:00Z"/>
  <w16cex:commentExtensible w16cex:durableId="447FB212" w16cex:dateUtc="2026-08-16T07:16:00Z"/>
  <w16cex:commentExtensible w16cex:durableId="2E2D58DA" w16cex:dateUtc="2026-08-17T07:54:00Z"/>
  <w16cex:commentExtensible w16cex:durableId="617FFFAB" w16cex:dateUtc="2026-08-26T12:00:00Z"/>
  <w16cex:commentExtensible w16cex:durableId="030743FF" w16cex:dateUtc="2026-08-26T12:01:00Z"/>
  <w16cex:commentExtensible w16cex:durableId="2670AEAB" w16cex:dateUtc="2026-08-16T07:19:00Z"/>
  <w16cex:commentExtensible w16cex:durableId="2E2D5AF6" w16cex:dateUtc="2026-08-17T08:03:00Z"/>
  <w16cex:commentExtensible w16cex:durableId="4279F667" w16cex:dateUtc="2026-08-26T12:02:00Z"/>
  <w16cex:commentExtensible w16cex:durableId="6CC686A9" w16cex:dateUtc="2026-08-26T12:07:00Z"/>
  <w16cex:commentExtensible w16cex:durableId="508B4A52" w16cex:dateUtc="2026-08-16T07:21:00Z"/>
  <w16cex:commentExtensible w16cex:durableId="6158DBBD" w16cex:dateUtc="2026-08-26T12:08:00Z"/>
  <w16cex:commentExtensible w16cex:durableId="5EA7BF19" w16cex:dateUtc="2026-08-26T12:15:00Z"/>
  <w16cex:commentExtensible w16cex:durableId="21908A01" w16cex:dateUtc="2026-08-26T12:13:00Z"/>
  <w16cex:commentExtensible w16cex:durableId="0F949F1C" w16cex:dateUtc="2026-08-26T12:16:00Z"/>
  <w16cex:commentExtensible w16cex:durableId="2E2D5D3A" w16cex:dateUtc="2026-08-17T08:13:00Z"/>
  <w16cex:commentExtensible w16cex:durableId="322C4BD8" w16cex:dateUtc="2026-08-16T07:30:00Z"/>
  <w16cex:commentExtensible w16cex:durableId="2E2D5DD8" w16cex:dateUtc="2026-08-17T08:15:00Z"/>
  <w16cex:commentExtensible w16cex:durableId="686D7E65" w16cex:dateUtc="2026-08-16T07:32:00Z"/>
  <w16cex:commentExtensible w16cex:durableId="5B807E8C" w16cex:dateUtc="2026-08-16T07:37:00Z"/>
  <w16cex:commentExtensible w16cex:durableId="2E2D6093" w16cex:dateUtc="2026-08-17T08:27:00Z"/>
  <w16cex:commentExtensible w16cex:durableId="2E65FEA6" w16cex:dateUtc="2026-08-16T07:38:00Z"/>
  <w16cex:commentExtensible w16cex:durableId="2E2D616A" w16cex:dateUtc="2026-08-17T08:31:00Z"/>
  <w16cex:commentExtensible w16cex:durableId="79B9E964" w16cex:dateUtc="2026-08-16T07:48:00Z"/>
  <w16cex:commentExtensible w16cex:durableId="2E2D62FA" w16cex:dateUtc="2026-08-17T08:37:00Z"/>
  <w16cex:commentExtensible w16cex:durableId="4D883676" w16cex:dateUtc="2026-08-16T07:49:00Z"/>
  <w16cex:commentExtensible w16cex:durableId="24095C8B" w16cex:dateUtc="2026-08-16T07:52:00Z"/>
  <w16cex:commentExtensible w16cex:durableId="532EBFC3" w16cex:dateUtc="2026-08-16T07:53:00Z"/>
  <w16cex:commentExtensible w16cex:durableId="2E2D652D" w16cex:dateUtc="2026-08-17T08:47:00Z"/>
  <w16cex:commentExtensible w16cex:durableId="2679B04A" w16cex:dateUtc="2026-08-16T08:49:00Z"/>
  <w16cex:commentExtensible w16cex:durableId="2E2D6628" w16cex:dateUtc="2026-08-17T08:51:00Z"/>
  <w16cex:commentExtensible w16cex:durableId="7AB7098B" w16cex:dateUtc="2026-08-26T12:30:00Z"/>
  <w16cex:commentExtensible w16cex:durableId="587B19B6" w16cex:dateUtc="2026-08-26T14:44:00Z"/>
  <w16cex:commentExtensible w16cex:durableId="2B658CCA" w16cex:dateUtc="2026-08-16T08:58:00Z"/>
  <w16cex:commentExtensible w16cex:durableId="07BCD00C" w16cex:dateUtc="2026-08-26T14:50:00Z"/>
  <w16cex:commentExtensible w16cex:durableId="0FB77B03" w16cex:dateUtc="2026-08-16T09:06:00Z"/>
  <w16cex:commentExtensible w16cex:durableId="2E2D67B9" w16cex:dateUtc="2026-08-17T08:58:00Z"/>
  <w16cex:commentExtensible w16cex:durableId="0AAF40A5" w16cex:dateUtc="2026-08-16T09:24:00Z"/>
  <w16cex:commentExtensible w16cex:durableId="2E2D6A3F" w16cex:dateUtc="2026-08-17T09:08:00Z"/>
  <w16cex:commentExtensible w16cex:durableId="33502635" w16cex:dateUtc="2026-08-16T11:43:00Z"/>
  <w16cex:commentExtensible w16cex:durableId="2E3207F3" w16cex:dateUtc="2026-08-20T21:10:00Z"/>
  <w16cex:commentExtensible w16cex:durableId="17D3DB3A" w16cex:dateUtc="2026-08-16T11:47:00Z"/>
  <w16cex:commentExtensible w16cex:durableId="3E46B317" w16cex:dateUtc="2026-08-16T11:49:00Z"/>
  <w16cex:commentExtensible w16cex:durableId="2E320860" w16cex:dateUtc="2026-08-20T21:12:00Z"/>
  <w16cex:commentExtensible w16cex:durableId="24822B61" w16cex:dateUtc="2026-08-16T11:48:00Z"/>
  <w16cex:commentExtensible w16cex:durableId="2E2D6DEF" w16cex:dateUtc="2026-08-17T09: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A56E374" w16cid:durableId="17D32368"/>
  <w16cid:commentId w16cid:paraId="529E9B7A" w16cid:durableId="051290DD"/>
  <w16cid:commentId w16cid:paraId="4F404F16" w16cid:durableId="76EF6ECF"/>
  <w16cid:commentId w16cid:paraId="79EAC2F8" w16cid:durableId="4E0946C2"/>
  <w16cid:commentId w16cid:paraId="367E9057" w16cid:durableId="0071E931"/>
  <w16cid:commentId w16cid:paraId="0C97B203" w16cid:durableId="541DE439"/>
  <w16cid:commentId w16cid:paraId="1E5EEDE1" w16cid:durableId="54834EE3"/>
  <w16cid:commentId w16cid:paraId="7C05D897" w16cid:durableId="41F2C5D3"/>
  <w16cid:commentId w16cid:paraId="191E7397" w16cid:durableId="2BB2C0B5"/>
  <w16cid:commentId w16cid:paraId="758DE6EA" w16cid:durableId="2F843E04"/>
  <w16cid:commentId w16cid:paraId="4726E251" w16cid:durableId="60DAD093"/>
  <w16cid:commentId w16cid:paraId="151F479D" w16cid:durableId="0A9D5C4C"/>
  <w16cid:commentId w16cid:paraId="7D22A92D" w16cid:durableId="4A7C5A37"/>
  <w16cid:commentId w16cid:paraId="78410E92" w16cid:durableId="374492C8"/>
  <w16cid:commentId w16cid:paraId="34C0D894" w16cid:durableId="168006C4"/>
  <w16cid:commentId w16cid:paraId="6519ECDD" w16cid:durableId="48303F8C"/>
  <w16cid:commentId w16cid:paraId="5D2691F9" w16cid:durableId="2E320743"/>
  <w16cid:commentId w16cid:paraId="68529A30" w16cid:durableId="0DC3B16B"/>
  <w16cid:commentId w16cid:paraId="673F3D06" w16cid:durableId="447FB212"/>
  <w16cid:commentId w16cid:paraId="4CB40D03" w16cid:durableId="2E2D58DA"/>
  <w16cid:commentId w16cid:paraId="5262D112" w16cid:durableId="617FFFAB"/>
  <w16cid:commentId w16cid:paraId="27C8C7BD" w16cid:durableId="030743FF"/>
  <w16cid:commentId w16cid:paraId="79BF3736" w16cid:durableId="2670AEAB"/>
  <w16cid:commentId w16cid:paraId="2673532B" w16cid:durableId="2E2D5AF6"/>
  <w16cid:commentId w16cid:paraId="29CE55BD" w16cid:durableId="4279F667"/>
  <w16cid:commentId w16cid:paraId="44CF54FB" w16cid:durableId="6CC686A9"/>
  <w16cid:commentId w16cid:paraId="696FE619" w16cid:durableId="508B4A52"/>
  <w16cid:commentId w16cid:paraId="55A085E5" w16cid:durableId="6158DBBD"/>
  <w16cid:commentId w16cid:paraId="3BED0D46" w16cid:durableId="5EA7BF19"/>
  <w16cid:commentId w16cid:paraId="7E7FE610" w16cid:durableId="21908A01"/>
  <w16cid:commentId w16cid:paraId="3F85AF0F" w16cid:durableId="0F949F1C"/>
  <w16cid:commentId w16cid:paraId="3F8F5230" w16cid:durableId="2E2D5D3A"/>
  <w16cid:commentId w16cid:paraId="58B9ACFA" w16cid:durableId="322C4BD8"/>
  <w16cid:commentId w16cid:paraId="6712EC62" w16cid:durableId="2E2D5DD8"/>
  <w16cid:commentId w16cid:paraId="7EE81FBB" w16cid:durableId="686D7E65"/>
  <w16cid:commentId w16cid:paraId="6762AD3D" w16cid:durableId="5B807E8C"/>
  <w16cid:commentId w16cid:paraId="3DF04E33" w16cid:durableId="2E2D6093"/>
  <w16cid:commentId w16cid:paraId="044B0D08" w16cid:durableId="2E65FEA6"/>
  <w16cid:commentId w16cid:paraId="341F2759" w16cid:durableId="2E2D616A"/>
  <w16cid:commentId w16cid:paraId="34178573" w16cid:durableId="79B9E964"/>
  <w16cid:commentId w16cid:paraId="47E5D5C0" w16cid:durableId="2E2D62FA"/>
  <w16cid:commentId w16cid:paraId="33DC069A" w16cid:durableId="4D883676"/>
  <w16cid:commentId w16cid:paraId="5EC49EDA" w16cid:durableId="24095C8B"/>
  <w16cid:commentId w16cid:paraId="3C9C56CE" w16cid:durableId="532EBFC3"/>
  <w16cid:commentId w16cid:paraId="7B569E90" w16cid:durableId="2E2D652D"/>
  <w16cid:commentId w16cid:paraId="66DA728E" w16cid:durableId="2679B04A"/>
  <w16cid:commentId w16cid:paraId="4BDA1C45" w16cid:durableId="2E2D6628"/>
  <w16cid:commentId w16cid:paraId="49608F68" w16cid:durableId="7AB7098B"/>
  <w16cid:commentId w16cid:paraId="05B90CF5" w16cid:durableId="587B19B6"/>
  <w16cid:commentId w16cid:paraId="0454235E" w16cid:durableId="2B658CCA"/>
  <w16cid:commentId w16cid:paraId="4BC2AB68" w16cid:durableId="07BCD00C"/>
  <w16cid:commentId w16cid:paraId="7ED75DA0" w16cid:durableId="0FB77B03"/>
  <w16cid:commentId w16cid:paraId="73F05370" w16cid:durableId="2E2D67B9"/>
  <w16cid:commentId w16cid:paraId="3FAD0DE9" w16cid:durableId="0AAF40A5"/>
  <w16cid:commentId w16cid:paraId="6CA92C34" w16cid:durableId="2E2D6A3F"/>
  <w16cid:commentId w16cid:paraId="1F6F9E42" w16cid:durableId="33502635"/>
  <w16cid:commentId w16cid:paraId="7F7DF783" w16cid:durableId="2E3207F3"/>
  <w16cid:commentId w16cid:paraId="5FCE2323" w16cid:durableId="17D3DB3A"/>
  <w16cid:commentId w16cid:paraId="790C64F7" w16cid:durableId="3E46B317"/>
  <w16cid:commentId w16cid:paraId="1837BB94" w16cid:durableId="2E320860"/>
  <w16cid:commentId w16cid:paraId="30404B6A" w16cid:durableId="24822B61"/>
  <w16cid:commentId w16cid:paraId="16F820EB" w16cid:durableId="2E2D6DE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D6884"/>
    <w:multiLevelType w:val="multilevel"/>
    <w:tmpl w:val="C382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842BA"/>
    <w:multiLevelType w:val="multilevel"/>
    <w:tmpl w:val="15BA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E0E7F"/>
    <w:multiLevelType w:val="multilevel"/>
    <w:tmpl w:val="8D9C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E35C33"/>
    <w:multiLevelType w:val="multilevel"/>
    <w:tmpl w:val="D98A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BD1623"/>
    <w:multiLevelType w:val="multilevel"/>
    <w:tmpl w:val="EF4A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935B0"/>
    <w:multiLevelType w:val="multilevel"/>
    <w:tmpl w:val="BFE2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C16850"/>
    <w:multiLevelType w:val="multilevel"/>
    <w:tmpl w:val="4AA8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EA545D"/>
    <w:multiLevelType w:val="multilevel"/>
    <w:tmpl w:val="9C16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141E7B"/>
    <w:multiLevelType w:val="multilevel"/>
    <w:tmpl w:val="11E8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3B3C61"/>
    <w:multiLevelType w:val="multilevel"/>
    <w:tmpl w:val="16C4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1B1471"/>
    <w:multiLevelType w:val="multilevel"/>
    <w:tmpl w:val="B862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AC1A59"/>
    <w:multiLevelType w:val="multilevel"/>
    <w:tmpl w:val="13AC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AF407D"/>
    <w:multiLevelType w:val="multilevel"/>
    <w:tmpl w:val="6E32E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895D6C"/>
    <w:multiLevelType w:val="multilevel"/>
    <w:tmpl w:val="A282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0179FE"/>
    <w:multiLevelType w:val="multilevel"/>
    <w:tmpl w:val="C950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3"/>
  </w:num>
  <w:num w:numId="4">
    <w:abstractNumId w:val="0"/>
  </w:num>
  <w:num w:numId="5">
    <w:abstractNumId w:val="14"/>
  </w:num>
  <w:num w:numId="6">
    <w:abstractNumId w:val="2"/>
  </w:num>
  <w:num w:numId="7">
    <w:abstractNumId w:val="8"/>
  </w:num>
  <w:num w:numId="8">
    <w:abstractNumId w:val="13"/>
  </w:num>
  <w:num w:numId="9">
    <w:abstractNumId w:val="9"/>
  </w:num>
  <w:num w:numId="10">
    <w:abstractNumId w:val="12"/>
  </w:num>
  <w:num w:numId="11">
    <w:abstractNumId w:val="11"/>
  </w:num>
  <w:num w:numId="12">
    <w:abstractNumId w:val="4"/>
  </w:num>
  <w:num w:numId="13">
    <w:abstractNumId w:val="10"/>
  </w:num>
  <w:num w:numId="14">
    <w:abstractNumId w:val="6"/>
  </w:num>
  <w:num w:numId="1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ALOY Emilien">
    <w15:presenceInfo w15:providerId="AD" w15:userId="S-1-5-21-195350-1185403338-317421302-93620"/>
  </w15:person>
  <w15:person w15:author="Christophe Borg">
    <w15:presenceInfo w15:providerId="Windows Live" w15:userId="a6db99e466cb52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9EA"/>
    <w:rsid w:val="000112E0"/>
    <w:rsid w:val="0009454D"/>
    <w:rsid w:val="000E2DBB"/>
    <w:rsid w:val="001563F3"/>
    <w:rsid w:val="001C0AA7"/>
    <w:rsid w:val="00201F28"/>
    <w:rsid w:val="00204CDE"/>
    <w:rsid w:val="00221B64"/>
    <w:rsid w:val="002914A5"/>
    <w:rsid w:val="00296D28"/>
    <w:rsid w:val="002B2A6C"/>
    <w:rsid w:val="002F611B"/>
    <w:rsid w:val="00306133"/>
    <w:rsid w:val="00335EE0"/>
    <w:rsid w:val="00360BC6"/>
    <w:rsid w:val="00382433"/>
    <w:rsid w:val="003827EF"/>
    <w:rsid w:val="00383B27"/>
    <w:rsid w:val="003D6071"/>
    <w:rsid w:val="00421E6C"/>
    <w:rsid w:val="00457ED5"/>
    <w:rsid w:val="004B0D39"/>
    <w:rsid w:val="004F59EA"/>
    <w:rsid w:val="0054511A"/>
    <w:rsid w:val="00550BF4"/>
    <w:rsid w:val="0056228C"/>
    <w:rsid w:val="005A2CF9"/>
    <w:rsid w:val="00607977"/>
    <w:rsid w:val="00663E1B"/>
    <w:rsid w:val="006824F1"/>
    <w:rsid w:val="006B6CB6"/>
    <w:rsid w:val="006C15F9"/>
    <w:rsid w:val="006D7DB4"/>
    <w:rsid w:val="007160C1"/>
    <w:rsid w:val="00753686"/>
    <w:rsid w:val="007C3B7D"/>
    <w:rsid w:val="007F3308"/>
    <w:rsid w:val="008257D4"/>
    <w:rsid w:val="008475B9"/>
    <w:rsid w:val="00852D96"/>
    <w:rsid w:val="00897A84"/>
    <w:rsid w:val="009014F3"/>
    <w:rsid w:val="00905ECA"/>
    <w:rsid w:val="009607D8"/>
    <w:rsid w:val="00967836"/>
    <w:rsid w:val="009D4556"/>
    <w:rsid w:val="009D6F0F"/>
    <w:rsid w:val="00A22DA7"/>
    <w:rsid w:val="00B1264C"/>
    <w:rsid w:val="00B12FDF"/>
    <w:rsid w:val="00B27627"/>
    <w:rsid w:val="00B359EA"/>
    <w:rsid w:val="00B70428"/>
    <w:rsid w:val="00B748FF"/>
    <w:rsid w:val="00BC2A5A"/>
    <w:rsid w:val="00C4336C"/>
    <w:rsid w:val="00C54864"/>
    <w:rsid w:val="00CA5A1C"/>
    <w:rsid w:val="00CC4744"/>
    <w:rsid w:val="00CD2B9D"/>
    <w:rsid w:val="00D12A00"/>
    <w:rsid w:val="00D45C91"/>
    <w:rsid w:val="00D73BF0"/>
    <w:rsid w:val="00DC103B"/>
    <w:rsid w:val="00DD50B2"/>
    <w:rsid w:val="00DE1759"/>
    <w:rsid w:val="00DF0F8E"/>
    <w:rsid w:val="00E65DC3"/>
    <w:rsid w:val="00E66794"/>
    <w:rsid w:val="00E81B91"/>
    <w:rsid w:val="00EE39F9"/>
    <w:rsid w:val="00F3358B"/>
    <w:rsid w:val="00F37143"/>
    <w:rsid w:val="00F379D4"/>
    <w:rsid w:val="00F70542"/>
    <w:rsid w:val="00F7073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41A9C"/>
  <w15:chartTrackingRefBased/>
  <w15:docId w15:val="{BD1118A0-820F-4531-9B24-4E1D47C0B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59EA"/>
    <w:pPr>
      <w:spacing w:line="360" w:lineRule="auto"/>
    </w:pPr>
    <w:rPr>
      <w:rFonts w:ascii="Arial" w:hAnsi="Arial"/>
      <w:sz w:val="24"/>
    </w:rPr>
  </w:style>
  <w:style w:type="paragraph" w:styleId="Titre1">
    <w:name w:val="heading 1"/>
    <w:basedOn w:val="Normal"/>
    <w:next w:val="Normal"/>
    <w:link w:val="Titre1Car"/>
    <w:uiPriority w:val="9"/>
    <w:qFormat/>
    <w:rsid w:val="00967836"/>
    <w:pPr>
      <w:keepNext/>
      <w:keepLines/>
      <w:spacing w:before="240" w:after="240"/>
      <w:outlineLvl w:val="0"/>
    </w:pPr>
    <w:rPr>
      <w:rFonts w:eastAsiaTheme="majorEastAsia" w:cstheme="majorBidi"/>
      <w:b/>
      <w:color w:val="2F5496" w:themeColor="accent1" w:themeShade="BF"/>
      <w:sz w:val="36"/>
      <w:szCs w:val="32"/>
    </w:rPr>
  </w:style>
  <w:style w:type="paragraph" w:styleId="Titre2">
    <w:name w:val="heading 2"/>
    <w:basedOn w:val="Normal"/>
    <w:next w:val="Normal"/>
    <w:link w:val="Titre2Car"/>
    <w:uiPriority w:val="9"/>
    <w:unhideWhenUsed/>
    <w:qFormat/>
    <w:rsid w:val="00B27627"/>
    <w:pPr>
      <w:keepNext/>
      <w:keepLines/>
      <w:spacing w:before="200" w:after="200"/>
      <w:outlineLvl w:val="1"/>
    </w:pPr>
    <w:rPr>
      <w:rFonts w:eastAsiaTheme="majorEastAsia" w:cstheme="majorBidi"/>
      <w:b/>
      <w:color w:val="2F5496" w:themeColor="accent1" w:themeShade="BF"/>
      <w:sz w:val="32"/>
      <w:szCs w:val="26"/>
    </w:rPr>
  </w:style>
  <w:style w:type="paragraph" w:styleId="Titre3">
    <w:name w:val="heading 3"/>
    <w:basedOn w:val="Normal"/>
    <w:next w:val="Normal"/>
    <w:link w:val="Titre3Car"/>
    <w:uiPriority w:val="9"/>
    <w:unhideWhenUsed/>
    <w:qFormat/>
    <w:rsid w:val="00B748FF"/>
    <w:pPr>
      <w:keepNext/>
      <w:keepLines/>
      <w:spacing w:before="200" w:after="200"/>
      <w:outlineLvl w:val="2"/>
    </w:pPr>
    <w:rPr>
      <w:rFonts w:eastAsiaTheme="majorEastAsia" w:cstheme="majorBidi"/>
      <w:color w:val="2F5496" w:themeColor="accent1" w:themeShade="BF"/>
      <w:sz w:val="28"/>
      <w:szCs w:val="24"/>
    </w:rPr>
  </w:style>
  <w:style w:type="paragraph" w:styleId="Titre4">
    <w:name w:val="heading 4"/>
    <w:basedOn w:val="Normal"/>
    <w:next w:val="Normal"/>
    <w:link w:val="Titre4Car"/>
    <w:uiPriority w:val="9"/>
    <w:unhideWhenUsed/>
    <w:qFormat/>
    <w:rsid w:val="00B748FF"/>
    <w:pPr>
      <w:keepNext/>
      <w:keepLines/>
      <w:spacing w:before="40" w:after="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unhideWhenUsed/>
    <w:qFormat/>
    <w:rsid w:val="004F59EA"/>
    <w:pPr>
      <w:keepNext/>
      <w:keepLines/>
      <w:spacing w:before="40" w:after="0" w:line="259" w:lineRule="auto"/>
      <w:outlineLvl w:val="4"/>
    </w:pPr>
    <w:rPr>
      <w:rFonts w:asciiTheme="majorHAnsi" w:eastAsiaTheme="majorEastAsia" w:hAnsiTheme="majorHAnsi" w:cstheme="majorBidi"/>
      <w:color w:val="2F5496" w:themeColor="accent1" w:themeShade="BF"/>
      <w:sz w:val="22"/>
    </w:rPr>
  </w:style>
  <w:style w:type="paragraph" w:styleId="Titre6">
    <w:name w:val="heading 6"/>
    <w:basedOn w:val="Normal"/>
    <w:next w:val="Normal"/>
    <w:link w:val="Titre6Car"/>
    <w:uiPriority w:val="9"/>
    <w:semiHidden/>
    <w:unhideWhenUsed/>
    <w:qFormat/>
    <w:rsid w:val="008257D4"/>
    <w:pPr>
      <w:keepNext/>
      <w:keepLines/>
      <w:spacing w:before="40" w:after="0" w:line="259" w:lineRule="auto"/>
      <w:outlineLvl w:val="5"/>
    </w:pPr>
    <w:rPr>
      <w:rFonts w:asciiTheme="majorHAnsi" w:eastAsiaTheme="majorEastAsia" w:hAnsiTheme="majorHAnsi" w:cstheme="majorBidi"/>
      <w:color w:val="1F3763" w:themeColor="accent1" w:themeShade="7F"/>
      <w:sz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67836"/>
    <w:rPr>
      <w:rFonts w:ascii="Arial" w:eastAsiaTheme="majorEastAsia" w:hAnsi="Arial" w:cstheme="majorBidi"/>
      <w:b/>
      <w:color w:val="2F5496" w:themeColor="accent1" w:themeShade="BF"/>
      <w:sz w:val="36"/>
      <w:szCs w:val="32"/>
    </w:rPr>
  </w:style>
  <w:style w:type="character" w:customStyle="1" w:styleId="Titre2Car">
    <w:name w:val="Titre 2 Car"/>
    <w:basedOn w:val="Policepardfaut"/>
    <w:link w:val="Titre2"/>
    <w:uiPriority w:val="9"/>
    <w:rsid w:val="00B27627"/>
    <w:rPr>
      <w:rFonts w:ascii="Arial" w:eastAsiaTheme="majorEastAsia" w:hAnsi="Arial" w:cstheme="majorBidi"/>
      <w:b/>
      <w:color w:val="2F5496" w:themeColor="accent1" w:themeShade="BF"/>
      <w:sz w:val="32"/>
      <w:szCs w:val="26"/>
    </w:rPr>
  </w:style>
  <w:style w:type="character" w:customStyle="1" w:styleId="Titre3Car">
    <w:name w:val="Titre 3 Car"/>
    <w:basedOn w:val="Policepardfaut"/>
    <w:link w:val="Titre3"/>
    <w:uiPriority w:val="9"/>
    <w:rsid w:val="00B748FF"/>
    <w:rPr>
      <w:rFonts w:ascii="Arial" w:eastAsiaTheme="majorEastAsia" w:hAnsi="Arial" w:cstheme="majorBidi"/>
      <w:color w:val="2F5496" w:themeColor="accent1" w:themeShade="BF"/>
      <w:sz w:val="28"/>
      <w:szCs w:val="24"/>
    </w:rPr>
  </w:style>
  <w:style w:type="character" w:customStyle="1" w:styleId="Titre4Car">
    <w:name w:val="Titre 4 Car"/>
    <w:basedOn w:val="Policepardfaut"/>
    <w:link w:val="Titre4"/>
    <w:uiPriority w:val="9"/>
    <w:rsid w:val="00B748FF"/>
    <w:rPr>
      <w:rFonts w:ascii="Arial" w:eastAsiaTheme="majorEastAsia" w:hAnsi="Arial" w:cstheme="majorBidi"/>
      <w:i/>
      <w:iCs/>
      <w:color w:val="2F5496" w:themeColor="accent1" w:themeShade="BF"/>
      <w:sz w:val="24"/>
    </w:rPr>
  </w:style>
  <w:style w:type="paragraph" w:styleId="NormalWeb">
    <w:name w:val="Normal (Web)"/>
    <w:basedOn w:val="Normal"/>
    <w:uiPriority w:val="99"/>
    <w:unhideWhenUsed/>
    <w:rsid w:val="004F59EA"/>
    <w:pPr>
      <w:spacing w:before="100" w:beforeAutospacing="1" w:after="100" w:afterAutospacing="1" w:line="240" w:lineRule="auto"/>
    </w:pPr>
    <w:rPr>
      <w:rFonts w:ascii="Times New Roman" w:eastAsia="Times New Roman" w:hAnsi="Times New Roman" w:cs="Times New Roman"/>
      <w:szCs w:val="24"/>
      <w:lang w:eastAsia="en-GB"/>
    </w:rPr>
  </w:style>
  <w:style w:type="character" w:styleId="Lienhypertexte">
    <w:name w:val="Hyperlink"/>
    <w:basedOn w:val="Policepardfaut"/>
    <w:uiPriority w:val="99"/>
    <w:unhideWhenUsed/>
    <w:rsid w:val="004F59EA"/>
    <w:rPr>
      <w:color w:val="0000FF"/>
      <w:u w:val="single"/>
    </w:rPr>
  </w:style>
  <w:style w:type="character" w:styleId="CodeHTML">
    <w:name w:val="HTML Code"/>
    <w:basedOn w:val="Policepardfaut"/>
    <w:uiPriority w:val="99"/>
    <w:semiHidden/>
    <w:unhideWhenUsed/>
    <w:rsid w:val="004F59EA"/>
    <w:rPr>
      <w:rFonts w:ascii="Courier New" w:eastAsia="Times New Roman" w:hAnsi="Courier New" w:cs="Courier New"/>
      <w:sz w:val="20"/>
      <w:szCs w:val="20"/>
    </w:rPr>
  </w:style>
  <w:style w:type="character" w:styleId="Accentuation">
    <w:name w:val="Emphasis"/>
    <w:basedOn w:val="Policepardfaut"/>
    <w:uiPriority w:val="20"/>
    <w:qFormat/>
    <w:rsid w:val="004F59EA"/>
    <w:rPr>
      <w:i/>
      <w:iCs/>
    </w:rPr>
  </w:style>
  <w:style w:type="paragraph" w:styleId="Lgende">
    <w:name w:val="caption"/>
    <w:basedOn w:val="Normal"/>
    <w:next w:val="Normal"/>
    <w:uiPriority w:val="35"/>
    <w:unhideWhenUsed/>
    <w:qFormat/>
    <w:rsid w:val="004F59EA"/>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4F59EA"/>
    <w:pPr>
      <w:spacing w:after="0"/>
      <w:outlineLvl w:val="9"/>
    </w:pPr>
    <w:rPr>
      <w:rFonts w:asciiTheme="majorHAnsi" w:hAnsiTheme="majorHAnsi"/>
      <w:b w:val="0"/>
      <w:sz w:val="32"/>
      <w:lang w:eastAsia="en-GB"/>
    </w:rPr>
  </w:style>
  <w:style w:type="paragraph" w:styleId="TM1">
    <w:name w:val="toc 1"/>
    <w:basedOn w:val="Normal"/>
    <w:next w:val="Normal"/>
    <w:autoRedefine/>
    <w:uiPriority w:val="39"/>
    <w:unhideWhenUsed/>
    <w:rsid w:val="004F59EA"/>
    <w:pPr>
      <w:spacing w:after="100" w:line="259" w:lineRule="auto"/>
    </w:pPr>
    <w:rPr>
      <w:sz w:val="22"/>
    </w:rPr>
  </w:style>
  <w:style w:type="paragraph" w:styleId="TM2">
    <w:name w:val="toc 2"/>
    <w:basedOn w:val="Normal"/>
    <w:next w:val="Normal"/>
    <w:autoRedefine/>
    <w:uiPriority w:val="39"/>
    <w:unhideWhenUsed/>
    <w:rsid w:val="004F59EA"/>
    <w:pPr>
      <w:spacing w:after="100" w:line="259" w:lineRule="auto"/>
      <w:ind w:left="220"/>
    </w:pPr>
    <w:rPr>
      <w:sz w:val="22"/>
    </w:rPr>
  </w:style>
  <w:style w:type="paragraph" w:styleId="TM3">
    <w:name w:val="toc 3"/>
    <w:basedOn w:val="Normal"/>
    <w:next w:val="Normal"/>
    <w:autoRedefine/>
    <w:uiPriority w:val="39"/>
    <w:unhideWhenUsed/>
    <w:rsid w:val="004F59EA"/>
    <w:pPr>
      <w:spacing w:after="100" w:line="259" w:lineRule="auto"/>
      <w:ind w:left="440"/>
    </w:pPr>
    <w:rPr>
      <w:sz w:val="22"/>
    </w:rPr>
  </w:style>
  <w:style w:type="character" w:customStyle="1" w:styleId="Titre5Car">
    <w:name w:val="Titre 5 Car"/>
    <w:basedOn w:val="Policepardfaut"/>
    <w:link w:val="Titre5"/>
    <w:uiPriority w:val="9"/>
    <w:rsid w:val="004F59EA"/>
    <w:rPr>
      <w:rFonts w:asciiTheme="majorHAnsi" w:eastAsiaTheme="majorEastAsia" w:hAnsiTheme="majorHAnsi" w:cstheme="majorBidi"/>
      <w:color w:val="2F5496" w:themeColor="accent1" w:themeShade="BF"/>
    </w:rPr>
  </w:style>
  <w:style w:type="paragraph" w:styleId="PrformatHTML">
    <w:name w:val="HTML Preformatted"/>
    <w:basedOn w:val="Normal"/>
    <w:link w:val="PrformatHTMLCar"/>
    <w:uiPriority w:val="99"/>
    <w:semiHidden/>
    <w:unhideWhenUsed/>
    <w:rsid w:val="004F5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PrformatHTMLCar">
    <w:name w:val="Préformaté HTML Car"/>
    <w:basedOn w:val="Policepardfaut"/>
    <w:link w:val="PrformatHTML"/>
    <w:uiPriority w:val="99"/>
    <w:semiHidden/>
    <w:rsid w:val="004F59EA"/>
    <w:rPr>
      <w:rFonts w:ascii="Courier New" w:eastAsia="Times New Roman" w:hAnsi="Courier New" w:cs="Courier New"/>
      <w:sz w:val="20"/>
      <w:szCs w:val="20"/>
      <w:lang w:eastAsia="en-GB"/>
    </w:rPr>
  </w:style>
  <w:style w:type="character" w:customStyle="1" w:styleId="internal-embed">
    <w:name w:val="internal-embed"/>
    <w:basedOn w:val="Policepardfaut"/>
    <w:rsid w:val="004F59EA"/>
  </w:style>
  <w:style w:type="table" w:styleId="Grilledutableau">
    <w:name w:val="Table Grid"/>
    <w:basedOn w:val="TableauNormal"/>
    <w:uiPriority w:val="39"/>
    <w:rsid w:val="004F5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vision">
    <w:name w:val="Revision"/>
    <w:hidden/>
    <w:uiPriority w:val="99"/>
    <w:semiHidden/>
    <w:rsid w:val="00D45C91"/>
    <w:pPr>
      <w:spacing w:after="0" w:line="240" w:lineRule="auto"/>
    </w:pPr>
    <w:rPr>
      <w:rFonts w:ascii="Arial" w:hAnsi="Arial"/>
      <w:sz w:val="24"/>
    </w:rPr>
  </w:style>
  <w:style w:type="character" w:styleId="Marquedecommentaire">
    <w:name w:val="annotation reference"/>
    <w:basedOn w:val="Policepardfaut"/>
    <w:uiPriority w:val="99"/>
    <w:semiHidden/>
    <w:unhideWhenUsed/>
    <w:rsid w:val="00D45C91"/>
    <w:rPr>
      <w:sz w:val="16"/>
      <w:szCs w:val="16"/>
    </w:rPr>
  </w:style>
  <w:style w:type="paragraph" w:styleId="Commentaire">
    <w:name w:val="annotation text"/>
    <w:basedOn w:val="Normal"/>
    <w:link w:val="CommentaireCar"/>
    <w:uiPriority w:val="99"/>
    <w:unhideWhenUsed/>
    <w:rsid w:val="00D45C91"/>
    <w:pPr>
      <w:spacing w:line="240" w:lineRule="auto"/>
    </w:pPr>
    <w:rPr>
      <w:sz w:val="20"/>
      <w:szCs w:val="20"/>
    </w:rPr>
  </w:style>
  <w:style w:type="character" w:customStyle="1" w:styleId="CommentaireCar">
    <w:name w:val="Commentaire Car"/>
    <w:basedOn w:val="Policepardfaut"/>
    <w:link w:val="Commentaire"/>
    <w:uiPriority w:val="99"/>
    <w:rsid w:val="00D45C91"/>
    <w:rPr>
      <w:rFonts w:ascii="Arial" w:hAnsi="Arial"/>
      <w:sz w:val="20"/>
      <w:szCs w:val="20"/>
    </w:rPr>
  </w:style>
  <w:style w:type="paragraph" w:styleId="Objetducommentaire">
    <w:name w:val="annotation subject"/>
    <w:basedOn w:val="Commentaire"/>
    <w:next w:val="Commentaire"/>
    <w:link w:val="ObjetducommentaireCar"/>
    <w:uiPriority w:val="99"/>
    <w:semiHidden/>
    <w:unhideWhenUsed/>
    <w:rsid w:val="00D45C91"/>
    <w:rPr>
      <w:b/>
      <w:bCs/>
    </w:rPr>
  </w:style>
  <w:style w:type="character" w:customStyle="1" w:styleId="ObjetducommentaireCar">
    <w:name w:val="Objet du commentaire Car"/>
    <w:basedOn w:val="CommentaireCar"/>
    <w:link w:val="Objetducommentaire"/>
    <w:uiPriority w:val="99"/>
    <w:semiHidden/>
    <w:rsid w:val="00D45C91"/>
    <w:rPr>
      <w:rFonts w:ascii="Arial" w:hAnsi="Arial"/>
      <w:b/>
      <w:bCs/>
      <w:sz w:val="20"/>
      <w:szCs w:val="20"/>
    </w:rPr>
  </w:style>
  <w:style w:type="character" w:customStyle="1" w:styleId="Titre6Car">
    <w:name w:val="Titre 6 Car"/>
    <w:basedOn w:val="Policepardfaut"/>
    <w:link w:val="Titre6"/>
    <w:uiPriority w:val="9"/>
    <w:semiHidden/>
    <w:rsid w:val="008257D4"/>
    <w:rPr>
      <w:rFonts w:asciiTheme="majorHAnsi" w:eastAsiaTheme="majorEastAsia" w:hAnsiTheme="majorHAnsi" w:cstheme="majorBidi"/>
      <w:color w:val="1F3763" w:themeColor="accent1" w:themeShade="7F"/>
    </w:rPr>
  </w:style>
  <w:style w:type="character" w:styleId="lev">
    <w:name w:val="Strong"/>
    <w:basedOn w:val="Policepardfaut"/>
    <w:uiPriority w:val="22"/>
    <w:qFormat/>
    <w:rsid w:val="008257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1566625">
      <w:bodyDiv w:val="1"/>
      <w:marLeft w:val="0"/>
      <w:marRight w:val="0"/>
      <w:marTop w:val="0"/>
      <w:marBottom w:val="0"/>
      <w:divBdr>
        <w:top w:val="none" w:sz="0" w:space="0" w:color="auto"/>
        <w:left w:val="none" w:sz="0" w:space="0" w:color="auto"/>
        <w:bottom w:val="none" w:sz="0" w:space="0" w:color="auto"/>
        <w:right w:val="none" w:sz="0" w:space="0" w:color="auto"/>
      </w:divBdr>
      <w:divsChild>
        <w:div w:id="643003566">
          <w:marLeft w:val="0"/>
          <w:marRight w:val="0"/>
          <w:marTop w:val="0"/>
          <w:marBottom w:val="0"/>
          <w:divBdr>
            <w:top w:val="none" w:sz="0" w:space="0" w:color="auto"/>
            <w:left w:val="none" w:sz="0" w:space="0" w:color="auto"/>
            <w:bottom w:val="none" w:sz="0" w:space="0" w:color="auto"/>
            <w:right w:val="none" w:sz="0" w:space="0" w:color="auto"/>
          </w:divBdr>
          <w:divsChild>
            <w:div w:id="1530559951">
              <w:marLeft w:val="0"/>
              <w:marRight w:val="0"/>
              <w:marTop w:val="0"/>
              <w:marBottom w:val="0"/>
              <w:divBdr>
                <w:top w:val="none" w:sz="0" w:space="0" w:color="auto"/>
                <w:left w:val="none" w:sz="0" w:space="0" w:color="auto"/>
                <w:bottom w:val="none" w:sz="0" w:space="0" w:color="auto"/>
                <w:right w:val="none" w:sz="0" w:space="0" w:color="auto"/>
              </w:divBdr>
              <w:divsChild>
                <w:div w:id="294719862">
                  <w:marLeft w:val="0"/>
                  <w:marRight w:val="0"/>
                  <w:marTop w:val="0"/>
                  <w:marBottom w:val="0"/>
                  <w:divBdr>
                    <w:top w:val="none" w:sz="0" w:space="0" w:color="auto"/>
                    <w:left w:val="none" w:sz="0" w:space="0" w:color="auto"/>
                    <w:bottom w:val="none" w:sz="0" w:space="0" w:color="auto"/>
                    <w:right w:val="none" w:sz="0" w:space="0" w:color="auto"/>
                  </w:divBdr>
                  <w:divsChild>
                    <w:div w:id="2075884186">
                      <w:marLeft w:val="0"/>
                      <w:marRight w:val="0"/>
                      <w:marTop w:val="0"/>
                      <w:marBottom w:val="0"/>
                      <w:divBdr>
                        <w:top w:val="none" w:sz="0" w:space="0" w:color="auto"/>
                        <w:left w:val="none" w:sz="0" w:space="0" w:color="auto"/>
                        <w:bottom w:val="none" w:sz="0" w:space="0" w:color="auto"/>
                        <w:right w:val="none" w:sz="0" w:space="0" w:color="auto"/>
                      </w:divBdr>
                      <w:divsChild>
                        <w:div w:id="179196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359187">
          <w:marLeft w:val="0"/>
          <w:marRight w:val="0"/>
          <w:marTop w:val="0"/>
          <w:marBottom w:val="0"/>
          <w:divBdr>
            <w:top w:val="none" w:sz="0" w:space="0" w:color="auto"/>
            <w:left w:val="none" w:sz="0" w:space="0" w:color="auto"/>
            <w:bottom w:val="none" w:sz="0" w:space="0" w:color="auto"/>
            <w:right w:val="none" w:sz="0" w:space="0" w:color="auto"/>
          </w:divBdr>
          <w:divsChild>
            <w:div w:id="858196677">
              <w:marLeft w:val="0"/>
              <w:marRight w:val="0"/>
              <w:marTop w:val="0"/>
              <w:marBottom w:val="0"/>
              <w:divBdr>
                <w:top w:val="none" w:sz="0" w:space="0" w:color="auto"/>
                <w:left w:val="none" w:sz="0" w:space="0" w:color="auto"/>
                <w:bottom w:val="none" w:sz="0" w:space="0" w:color="auto"/>
                <w:right w:val="none" w:sz="0" w:space="0" w:color="auto"/>
              </w:divBdr>
              <w:divsChild>
                <w:div w:id="2032801585">
                  <w:marLeft w:val="0"/>
                  <w:marRight w:val="0"/>
                  <w:marTop w:val="0"/>
                  <w:marBottom w:val="0"/>
                  <w:divBdr>
                    <w:top w:val="none" w:sz="0" w:space="0" w:color="auto"/>
                    <w:left w:val="none" w:sz="0" w:space="0" w:color="auto"/>
                    <w:bottom w:val="none" w:sz="0" w:space="0" w:color="auto"/>
                    <w:right w:val="none" w:sz="0" w:space="0" w:color="auto"/>
                  </w:divBdr>
                  <w:divsChild>
                    <w:div w:id="1927490629">
                      <w:marLeft w:val="0"/>
                      <w:marRight w:val="0"/>
                      <w:marTop w:val="0"/>
                      <w:marBottom w:val="0"/>
                      <w:divBdr>
                        <w:top w:val="none" w:sz="0" w:space="0" w:color="auto"/>
                        <w:left w:val="none" w:sz="0" w:space="0" w:color="auto"/>
                        <w:bottom w:val="none" w:sz="0" w:space="0" w:color="auto"/>
                        <w:right w:val="none" w:sz="0" w:space="0" w:color="auto"/>
                      </w:divBdr>
                      <w:divsChild>
                        <w:div w:id="181024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639405">
          <w:marLeft w:val="0"/>
          <w:marRight w:val="0"/>
          <w:marTop w:val="0"/>
          <w:marBottom w:val="0"/>
          <w:divBdr>
            <w:top w:val="none" w:sz="0" w:space="0" w:color="auto"/>
            <w:left w:val="none" w:sz="0" w:space="0" w:color="auto"/>
            <w:bottom w:val="none" w:sz="0" w:space="0" w:color="auto"/>
            <w:right w:val="none" w:sz="0" w:space="0" w:color="auto"/>
          </w:divBdr>
          <w:divsChild>
            <w:div w:id="865800649">
              <w:marLeft w:val="0"/>
              <w:marRight w:val="0"/>
              <w:marTop w:val="0"/>
              <w:marBottom w:val="0"/>
              <w:divBdr>
                <w:top w:val="none" w:sz="0" w:space="0" w:color="auto"/>
                <w:left w:val="none" w:sz="0" w:space="0" w:color="auto"/>
                <w:bottom w:val="none" w:sz="0" w:space="0" w:color="auto"/>
                <w:right w:val="none" w:sz="0" w:space="0" w:color="auto"/>
              </w:divBdr>
              <w:divsChild>
                <w:div w:id="206645562">
                  <w:marLeft w:val="0"/>
                  <w:marRight w:val="0"/>
                  <w:marTop w:val="0"/>
                  <w:marBottom w:val="0"/>
                  <w:divBdr>
                    <w:top w:val="none" w:sz="0" w:space="0" w:color="auto"/>
                    <w:left w:val="none" w:sz="0" w:space="0" w:color="auto"/>
                    <w:bottom w:val="none" w:sz="0" w:space="0" w:color="auto"/>
                    <w:right w:val="none" w:sz="0" w:space="0" w:color="auto"/>
                  </w:divBdr>
                  <w:divsChild>
                    <w:div w:id="1726297302">
                      <w:marLeft w:val="0"/>
                      <w:marRight w:val="0"/>
                      <w:marTop w:val="0"/>
                      <w:marBottom w:val="0"/>
                      <w:divBdr>
                        <w:top w:val="none" w:sz="0" w:space="0" w:color="auto"/>
                        <w:left w:val="none" w:sz="0" w:space="0" w:color="auto"/>
                        <w:bottom w:val="none" w:sz="0" w:space="0" w:color="auto"/>
                        <w:right w:val="none" w:sz="0" w:space="0" w:color="auto"/>
                      </w:divBdr>
                      <w:divsChild>
                        <w:div w:id="3724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733267">
          <w:marLeft w:val="0"/>
          <w:marRight w:val="0"/>
          <w:marTop w:val="0"/>
          <w:marBottom w:val="0"/>
          <w:divBdr>
            <w:top w:val="none" w:sz="0" w:space="0" w:color="auto"/>
            <w:left w:val="none" w:sz="0" w:space="0" w:color="auto"/>
            <w:bottom w:val="none" w:sz="0" w:space="0" w:color="auto"/>
            <w:right w:val="none" w:sz="0" w:space="0" w:color="auto"/>
          </w:divBdr>
          <w:divsChild>
            <w:div w:id="1995062811">
              <w:marLeft w:val="0"/>
              <w:marRight w:val="0"/>
              <w:marTop w:val="0"/>
              <w:marBottom w:val="0"/>
              <w:divBdr>
                <w:top w:val="none" w:sz="0" w:space="0" w:color="auto"/>
                <w:left w:val="single" w:sz="48" w:space="0" w:color="E1E4E8"/>
                <w:bottom w:val="none" w:sz="0" w:space="0" w:color="auto"/>
                <w:right w:val="none" w:sz="0" w:space="0" w:color="auto"/>
              </w:divBdr>
              <w:divsChild>
                <w:div w:id="1252935141">
                  <w:marLeft w:val="0"/>
                  <w:marRight w:val="0"/>
                  <w:marTop w:val="0"/>
                  <w:marBottom w:val="0"/>
                  <w:divBdr>
                    <w:top w:val="none" w:sz="0" w:space="0" w:color="auto"/>
                    <w:left w:val="none" w:sz="0" w:space="0" w:color="auto"/>
                    <w:bottom w:val="none" w:sz="0" w:space="0" w:color="auto"/>
                    <w:right w:val="none" w:sz="0" w:space="0" w:color="auto"/>
                  </w:divBdr>
                  <w:divsChild>
                    <w:div w:id="1157766665">
                      <w:marLeft w:val="0"/>
                      <w:marRight w:val="0"/>
                      <w:marTop w:val="0"/>
                      <w:marBottom w:val="0"/>
                      <w:divBdr>
                        <w:top w:val="none" w:sz="0" w:space="0" w:color="auto"/>
                        <w:left w:val="none" w:sz="0" w:space="0" w:color="auto"/>
                        <w:bottom w:val="none" w:sz="0" w:space="0" w:color="auto"/>
                        <w:right w:val="none" w:sz="0" w:space="0" w:color="auto"/>
                      </w:divBdr>
                      <w:divsChild>
                        <w:div w:id="210379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7205888">
          <w:marLeft w:val="0"/>
          <w:marRight w:val="0"/>
          <w:marTop w:val="0"/>
          <w:marBottom w:val="0"/>
          <w:divBdr>
            <w:top w:val="none" w:sz="0" w:space="0" w:color="auto"/>
            <w:left w:val="none" w:sz="0" w:space="0" w:color="auto"/>
            <w:bottom w:val="none" w:sz="0" w:space="0" w:color="auto"/>
            <w:right w:val="none" w:sz="0" w:space="0" w:color="auto"/>
          </w:divBdr>
          <w:divsChild>
            <w:div w:id="177620721">
              <w:marLeft w:val="0"/>
              <w:marRight w:val="0"/>
              <w:marTop w:val="0"/>
              <w:marBottom w:val="0"/>
              <w:divBdr>
                <w:top w:val="none" w:sz="0" w:space="0" w:color="auto"/>
                <w:left w:val="none" w:sz="0" w:space="0" w:color="auto"/>
                <w:bottom w:val="none" w:sz="0" w:space="0" w:color="auto"/>
                <w:right w:val="none" w:sz="0" w:space="0" w:color="auto"/>
              </w:divBdr>
              <w:divsChild>
                <w:div w:id="1237320087">
                  <w:marLeft w:val="0"/>
                  <w:marRight w:val="0"/>
                  <w:marTop w:val="0"/>
                  <w:marBottom w:val="0"/>
                  <w:divBdr>
                    <w:top w:val="none" w:sz="0" w:space="0" w:color="auto"/>
                    <w:left w:val="none" w:sz="0" w:space="0" w:color="auto"/>
                    <w:bottom w:val="none" w:sz="0" w:space="0" w:color="auto"/>
                    <w:right w:val="none" w:sz="0" w:space="0" w:color="auto"/>
                  </w:divBdr>
                  <w:divsChild>
                    <w:div w:id="952638998">
                      <w:marLeft w:val="0"/>
                      <w:marRight w:val="0"/>
                      <w:marTop w:val="0"/>
                      <w:marBottom w:val="0"/>
                      <w:divBdr>
                        <w:top w:val="none" w:sz="0" w:space="0" w:color="auto"/>
                        <w:left w:val="none" w:sz="0" w:space="0" w:color="auto"/>
                        <w:bottom w:val="none" w:sz="0" w:space="0" w:color="auto"/>
                        <w:right w:val="none" w:sz="0" w:space="0" w:color="auto"/>
                      </w:divBdr>
                      <w:divsChild>
                        <w:div w:id="48065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7781729">
      <w:bodyDiv w:val="1"/>
      <w:marLeft w:val="0"/>
      <w:marRight w:val="0"/>
      <w:marTop w:val="0"/>
      <w:marBottom w:val="0"/>
      <w:divBdr>
        <w:top w:val="none" w:sz="0" w:space="0" w:color="auto"/>
        <w:left w:val="none" w:sz="0" w:space="0" w:color="auto"/>
        <w:bottom w:val="none" w:sz="0" w:space="0" w:color="auto"/>
        <w:right w:val="none" w:sz="0" w:space="0" w:color="auto"/>
      </w:divBdr>
    </w:div>
    <w:div w:id="826748912">
      <w:bodyDiv w:val="1"/>
      <w:marLeft w:val="0"/>
      <w:marRight w:val="0"/>
      <w:marTop w:val="0"/>
      <w:marBottom w:val="0"/>
      <w:divBdr>
        <w:top w:val="none" w:sz="0" w:space="0" w:color="auto"/>
        <w:left w:val="none" w:sz="0" w:space="0" w:color="auto"/>
        <w:bottom w:val="none" w:sz="0" w:space="0" w:color="auto"/>
        <w:right w:val="none" w:sz="0" w:space="0" w:color="auto"/>
      </w:divBdr>
      <w:divsChild>
        <w:div w:id="1035040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9192688">
      <w:bodyDiv w:val="1"/>
      <w:marLeft w:val="0"/>
      <w:marRight w:val="0"/>
      <w:marTop w:val="0"/>
      <w:marBottom w:val="0"/>
      <w:divBdr>
        <w:top w:val="none" w:sz="0" w:space="0" w:color="auto"/>
        <w:left w:val="none" w:sz="0" w:space="0" w:color="auto"/>
        <w:bottom w:val="none" w:sz="0" w:space="0" w:color="auto"/>
        <w:right w:val="none" w:sz="0" w:space="0" w:color="auto"/>
      </w:divBdr>
    </w:div>
    <w:div w:id="1075974425">
      <w:bodyDiv w:val="1"/>
      <w:marLeft w:val="0"/>
      <w:marRight w:val="0"/>
      <w:marTop w:val="0"/>
      <w:marBottom w:val="0"/>
      <w:divBdr>
        <w:top w:val="none" w:sz="0" w:space="0" w:color="auto"/>
        <w:left w:val="none" w:sz="0" w:space="0" w:color="auto"/>
        <w:bottom w:val="none" w:sz="0" w:space="0" w:color="auto"/>
        <w:right w:val="none" w:sz="0" w:space="0" w:color="auto"/>
      </w:divBdr>
    </w:div>
    <w:div w:id="1349139078">
      <w:bodyDiv w:val="1"/>
      <w:marLeft w:val="0"/>
      <w:marRight w:val="0"/>
      <w:marTop w:val="0"/>
      <w:marBottom w:val="0"/>
      <w:divBdr>
        <w:top w:val="none" w:sz="0" w:space="0" w:color="auto"/>
        <w:left w:val="none" w:sz="0" w:space="0" w:color="auto"/>
        <w:bottom w:val="none" w:sz="0" w:space="0" w:color="auto"/>
        <w:right w:val="none" w:sz="0" w:space="0" w:color="auto"/>
      </w:divBdr>
      <w:divsChild>
        <w:div w:id="813567617">
          <w:marLeft w:val="0"/>
          <w:marRight w:val="0"/>
          <w:marTop w:val="0"/>
          <w:marBottom w:val="0"/>
          <w:divBdr>
            <w:top w:val="none" w:sz="0" w:space="0" w:color="auto"/>
            <w:left w:val="none" w:sz="0" w:space="0" w:color="auto"/>
            <w:bottom w:val="none" w:sz="0" w:space="0" w:color="auto"/>
            <w:right w:val="none" w:sz="0" w:space="0" w:color="auto"/>
          </w:divBdr>
          <w:divsChild>
            <w:div w:id="413822101">
              <w:marLeft w:val="0"/>
              <w:marRight w:val="0"/>
              <w:marTop w:val="0"/>
              <w:marBottom w:val="0"/>
              <w:divBdr>
                <w:top w:val="none" w:sz="0" w:space="0" w:color="auto"/>
                <w:left w:val="none" w:sz="0" w:space="0" w:color="auto"/>
                <w:bottom w:val="none" w:sz="0" w:space="0" w:color="auto"/>
                <w:right w:val="none" w:sz="0" w:space="0" w:color="auto"/>
              </w:divBdr>
              <w:divsChild>
                <w:div w:id="141504783">
                  <w:marLeft w:val="0"/>
                  <w:marRight w:val="0"/>
                  <w:marTop w:val="0"/>
                  <w:marBottom w:val="0"/>
                  <w:divBdr>
                    <w:top w:val="none" w:sz="0" w:space="0" w:color="auto"/>
                    <w:left w:val="none" w:sz="0" w:space="0" w:color="auto"/>
                    <w:bottom w:val="none" w:sz="0" w:space="0" w:color="auto"/>
                    <w:right w:val="none" w:sz="0" w:space="0" w:color="auto"/>
                  </w:divBdr>
                  <w:divsChild>
                    <w:div w:id="330790263">
                      <w:marLeft w:val="0"/>
                      <w:marRight w:val="0"/>
                      <w:marTop w:val="0"/>
                      <w:marBottom w:val="0"/>
                      <w:divBdr>
                        <w:top w:val="none" w:sz="0" w:space="0" w:color="auto"/>
                        <w:left w:val="none" w:sz="0" w:space="0" w:color="auto"/>
                        <w:bottom w:val="none" w:sz="0" w:space="0" w:color="auto"/>
                        <w:right w:val="none" w:sz="0" w:space="0" w:color="auto"/>
                      </w:divBdr>
                      <w:divsChild>
                        <w:div w:id="88205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999378">
          <w:marLeft w:val="0"/>
          <w:marRight w:val="0"/>
          <w:marTop w:val="0"/>
          <w:marBottom w:val="0"/>
          <w:divBdr>
            <w:top w:val="none" w:sz="0" w:space="0" w:color="auto"/>
            <w:left w:val="none" w:sz="0" w:space="0" w:color="auto"/>
            <w:bottom w:val="none" w:sz="0" w:space="0" w:color="auto"/>
            <w:right w:val="none" w:sz="0" w:space="0" w:color="auto"/>
          </w:divBdr>
          <w:divsChild>
            <w:div w:id="1983584460">
              <w:marLeft w:val="0"/>
              <w:marRight w:val="0"/>
              <w:marTop w:val="0"/>
              <w:marBottom w:val="0"/>
              <w:divBdr>
                <w:top w:val="none" w:sz="0" w:space="0" w:color="auto"/>
                <w:left w:val="none" w:sz="0" w:space="0" w:color="auto"/>
                <w:bottom w:val="none" w:sz="0" w:space="0" w:color="auto"/>
                <w:right w:val="none" w:sz="0" w:space="0" w:color="auto"/>
              </w:divBdr>
              <w:divsChild>
                <w:div w:id="103037966">
                  <w:marLeft w:val="0"/>
                  <w:marRight w:val="0"/>
                  <w:marTop w:val="0"/>
                  <w:marBottom w:val="0"/>
                  <w:divBdr>
                    <w:top w:val="none" w:sz="0" w:space="0" w:color="auto"/>
                    <w:left w:val="none" w:sz="0" w:space="0" w:color="auto"/>
                    <w:bottom w:val="none" w:sz="0" w:space="0" w:color="auto"/>
                    <w:right w:val="none" w:sz="0" w:space="0" w:color="auto"/>
                  </w:divBdr>
                  <w:divsChild>
                    <w:div w:id="1884781947">
                      <w:marLeft w:val="0"/>
                      <w:marRight w:val="0"/>
                      <w:marTop w:val="0"/>
                      <w:marBottom w:val="0"/>
                      <w:divBdr>
                        <w:top w:val="none" w:sz="0" w:space="0" w:color="auto"/>
                        <w:left w:val="none" w:sz="0" w:space="0" w:color="auto"/>
                        <w:bottom w:val="none" w:sz="0" w:space="0" w:color="auto"/>
                        <w:right w:val="none" w:sz="0" w:space="0" w:color="auto"/>
                      </w:divBdr>
                      <w:divsChild>
                        <w:div w:id="167969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65659">
          <w:marLeft w:val="0"/>
          <w:marRight w:val="0"/>
          <w:marTop w:val="0"/>
          <w:marBottom w:val="0"/>
          <w:divBdr>
            <w:top w:val="none" w:sz="0" w:space="0" w:color="auto"/>
            <w:left w:val="none" w:sz="0" w:space="0" w:color="auto"/>
            <w:bottom w:val="none" w:sz="0" w:space="0" w:color="auto"/>
            <w:right w:val="none" w:sz="0" w:space="0" w:color="auto"/>
          </w:divBdr>
          <w:divsChild>
            <w:div w:id="2116367661">
              <w:marLeft w:val="0"/>
              <w:marRight w:val="0"/>
              <w:marTop w:val="0"/>
              <w:marBottom w:val="0"/>
              <w:divBdr>
                <w:top w:val="none" w:sz="0" w:space="0" w:color="auto"/>
                <w:left w:val="none" w:sz="0" w:space="0" w:color="auto"/>
                <w:bottom w:val="none" w:sz="0" w:space="0" w:color="auto"/>
                <w:right w:val="none" w:sz="0" w:space="0" w:color="auto"/>
              </w:divBdr>
              <w:divsChild>
                <w:div w:id="810830673">
                  <w:marLeft w:val="0"/>
                  <w:marRight w:val="0"/>
                  <w:marTop w:val="0"/>
                  <w:marBottom w:val="0"/>
                  <w:divBdr>
                    <w:top w:val="none" w:sz="0" w:space="0" w:color="auto"/>
                    <w:left w:val="none" w:sz="0" w:space="0" w:color="auto"/>
                    <w:bottom w:val="none" w:sz="0" w:space="0" w:color="auto"/>
                    <w:right w:val="none" w:sz="0" w:space="0" w:color="auto"/>
                  </w:divBdr>
                  <w:divsChild>
                    <w:div w:id="221718502">
                      <w:marLeft w:val="0"/>
                      <w:marRight w:val="0"/>
                      <w:marTop w:val="0"/>
                      <w:marBottom w:val="0"/>
                      <w:divBdr>
                        <w:top w:val="none" w:sz="0" w:space="0" w:color="auto"/>
                        <w:left w:val="none" w:sz="0" w:space="0" w:color="auto"/>
                        <w:bottom w:val="none" w:sz="0" w:space="0" w:color="auto"/>
                        <w:right w:val="none" w:sz="0" w:space="0" w:color="auto"/>
                      </w:divBdr>
                      <w:divsChild>
                        <w:div w:id="197810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423366">
          <w:marLeft w:val="0"/>
          <w:marRight w:val="0"/>
          <w:marTop w:val="0"/>
          <w:marBottom w:val="0"/>
          <w:divBdr>
            <w:top w:val="none" w:sz="0" w:space="0" w:color="auto"/>
            <w:left w:val="none" w:sz="0" w:space="0" w:color="auto"/>
            <w:bottom w:val="none" w:sz="0" w:space="0" w:color="auto"/>
            <w:right w:val="none" w:sz="0" w:space="0" w:color="auto"/>
          </w:divBdr>
          <w:divsChild>
            <w:div w:id="1930506950">
              <w:marLeft w:val="0"/>
              <w:marRight w:val="0"/>
              <w:marTop w:val="0"/>
              <w:marBottom w:val="0"/>
              <w:divBdr>
                <w:top w:val="none" w:sz="0" w:space="0" w:color="auto"/>
                <w:left w:val="single" w:sz="48" w:space="0" w:color="E1E4E8"/>
                <w:bottom w:val="none" w:sz="0" w:space="0" w:color="auto"/>
                <w:right w:val="none" w:sz="0" w:space="0" w:color="auto"/>
              </w:divBdr>
              <w:divsChild>
                <w:div w:id="1907955933">
                  <w:marLeft w:val="0"/>
                  <w:marRight w:val="0"/>
                  <w:marTop w:val="0"/>
                  <w:marBottom w:val="0"/>
                  <w:divBdr>
                    <w:top w:val="none" w:sz="0" w:space="0" w:color="auto"/>
                    <w:left w:val="none" w:sz="0" w:space="0" w:color="auto"/>
                    <w:bottom w:val="none" w:sz="0" w:space="0" w:color="auto"/>
                    <w:right w:val="none" w:sz="0" w:space="0" w:color="auto"/>
                  </w:divBdr>
                  <w:divsChild>
                    <w:div w:id="1588461871">
                      <w:marLeft w:val="0"/>
                      <w:marRight w:val="0"/>
                      <w:marTop w:val="0"/>
                      <w:marBottom w:val="0"/>
                      <w:divBdr>
                        <w:top w:val="none" w:sz="0" w:space="0" w:color="auto"/>
                        <w:left w:val="none" w:sz="0" w:space="0" w:color="auto"/>
                        <w:bottom w:val="none" w:sz="0" w:space="0" w:color="auto"/>
                        <w:right w:val="none" w:sz="0" w:space="0" w:color="auto"/>
                      </w:divBdr>
                      <w:divsChild>
                        <w:div w:id="30435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106578">
          <w:marLeft w:val="0"/>
          <w:marRight w:val="0"/>
          <w:marTop w:val="0"/>
          <w:marBottom w:val="0"/>
          <w:divBdr>
            <w:top w:val="none" w:sz="0" w:space="0" w:color="auto"/>
            <w:left w:val="none" w:sz="0" w:space="0" w:color="auto"/>
            <w:bottom w:val="none" w:sz="0" w:space="0" w:color="auto"/>
            <w:right w:val="none" w:sz="0" w:space="0" w:color="auto"/>
          </w:divBdr>
          <w:divsChild>
            <w:div w:id="750270738">
              <w:marLeft w:val="0"/>
              <w:marRight w:val="0"/>
              <w:marTop w:val="0"/>
              <w:marBottom w:val="0"/>
              <w:divBdr>
                <w:top w:val="none" w:sz="0" w:space="0" w:color="auto"/>
                <w:left w:val="none" w:sz="0" w:space="0" w:color="auto"/>
                <w:bottom w:val="none" w:sz="0" w:space="0" w:color="auto"/>
                <w:right w:val="none" w:sz="0" w:space="0" w:color="auto"/>
              </w:divBdr>
              <w:divsChild>
                <w:div w:id="96413953">
                  <w:marLeft w:val="0"/>
                  <w:marRight w:val="0"/>
                  <w:marTop w:val="0"/>
                  <w:marBottom w:val="0"/>
                  <w:divBdr>
                    <w:top w:val="none" w:sz="0" w:space="0" w:color="auto"/>
                    <w:left w:val="none" w:sz="0" w:space="0" w:color="auto"/>
                    <w:bottom w:val="none" w:sz="0" w:space="0" w:color="auto"/>
                    <w:right w:val="none" w:sz="0" w:space="0" w:color="auto"/>
                  </w:divBdr>
                  <w:divsChild>
                    <w:div w:id="1963420046">
                      <w:marLeft w:val="0"/>
                      <w:marRight w:val="0"/>
                      <w:marTop w:val="0"/>
                      <w:marBottom w:val="0"/>
                      <w:divBdr>
                        <w:top w:val="none" w:sz="0" w:space="0" w:color="auto"/>
                        <w:left w:val="none" w:sz="0" w:space="0" w:color="auto"/>
                        <w:bottom w:val="none" w:sz="0" w:space="0" w:color="auto"/>
                        <w:right w:val="none" w:sz="0" w:space="0" w:color="auto"/>
                      </w:divBdr>
                      <w:divsChild>
                        <w:div w:id="69909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9941095">
      <w:bodyDiv w:val="1"/>
      <w:marLeft w:val="0"/>
      <w:marRight w:val="0"/>
      <w:marTop w:val="0"/>
      <w:marBottom w:val="0"/>
      <w:divBdr>
        <w:top w:val="none" w:sz="0" w:space="0" w:color="auto"/>
        <w:left w:val="none" w:sz="0" w:space="0" w:color="auto"/>
        <w:bottom w:val="none" w:sz="0" w:space="0" w:color="auto"/>
        <w:right w:val="none" w:sz="0" w:space="0" w:color="auto"/>
      </w:divBdr>
    </w:div>
    <w:div w:id="1480534686">
      <w:bodyDiv w:val="1"/>
      <w:marLeft w:val="0"/>
      <w:marRight w:val="0"/>
      <w:marTop w:val="0"/>
      <w:marBottom w:val="0"/>
      <w:divBdr>
        <w:top w:val="none" w:sz="0" w:space="0" w:color="auto"/>
        <w:left w:val="none" w:sz="0" w:space="0" w:color="auto"/>
        <w:bottom w:val="none" w:sz="0" w:space="0" w:color="auto"/>
        <w:right w:val="none" w:sz="0" w:space="0" w:color="auto"/>
      </w:divBdr>
      <w:divsChild>
        <w:div w:id="1691563293">
          <w:marLeft w:val="0"/>
          <w:marRight w:val="0"/>
          <w:marTop w:val="0"/>
          <w:marBottom w:val="0"/>
          <w:divBdr>
            <w:top w:val="none" w:sz="0" w:space="0" w:color="auto"/>
            <w:left w:val="none" w:sz="0" w:space="0" w:color="auto"/>
            <w:bottom w:val="none" w:sz="0" w:space="0" w:color="auto"/>
            <w:right w:val="none" w:sz="0" w:space="0" w:color="auto"/>
          </w:divBdr>
          <w:divsChild>
            <w:div w:id="740712140">
              <w:marLeft w:val="0"/>
              <w:marRight w:val="0"/>
              <w:marTop w:val="0"/>
              <w:marBottom w:val="0"/>
              <w:divBdr>
                <w:top w:val="none" w:sz="0" w:space="0" w:color="auto"/>
                <w:left w:val="none" w:sz="0" w:space="0" w:color="auto"/>
                <w:bottom w:val="none" w:sz="0" w:space="0" w:color="auto"/>
                <w:right w:val="none" w:sz="0" w:space="0" w:color="auto"/>
              </w:divBdr>
              <w:divsChild>
                <w:div w:id="994918879">
                  <w:marLeft w:val="0"/>
                  <w:marRight w:val="0"/>
                  <w:marTop w:val="0"/>
                  <w:marBottom w:val="0"/>
                  <w:divBdr>
                    <w:top w:val="none" w:sz="0" w:space="0" w:color="auto"/>
                    <w:left w:val="none" w:sz="0" w:space="0" w:color="auto"/>
                    <w:bottom w:val="none" w:sz="0" w:space="0" w:color="auto"/>
                    <w:right w:val="none" w:sz="0" w:space="0" w:color="auto"/>
                  </w:divBdr>
                  <w:divsChild>
                    <w:div w:id="1104155457">
                      <w:marLeft w:val="0"/>
                      <w:marRight w:val="0"/>
                      <w:marTop w:val="0"/>
                      <w:marBottom w:val="0"/>
                      <w:divBdr>
                        <w:top w:val="none" w:sz="0" w:space="0" w:color="auto"/>
                        <w:left w:val="none" w:sz="0" w:space="0" w:color="auto"/>
                        <w:bottom w:val="none" w:sz="0" w:space="0" w:color="auto"/>
                        <w:right w:val="none" w:sz="0" w:space="0" w:color="auto"/>
                      </w:divBdr>
                      <w:divsChild>
                        <w:div w:id="129178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049535">
          <w:marLeft w:val="0"/>
          <w:marRight w:val="0"/>
          <w:marTop w:val="0"/>
          <w:marBottom w:val="0"/>
          <w:divBdr>
            <w:top w:val="none" w:sz="0" w:space="0" w:color="auto"/>
            <w:left w:val="none" w:sz="0" w:space="0" w:color="auto"/>
            <w:bottom w:val="none" w:sz="0" w:space="0" w:color="auto"/>
            <w:right w:val="none" w:sz="0" w:space="0" w:color="auto"/>
          </w:divBdr>
          <w:divsChild>
            <w:div w:id="1122917613">
              <w:marLeft w:val="0"/>
              <w:marRight w:val="0"/>
              <w:marTop w:val="0"/>
              <w:marBottom w:val="0"/>
              <w:divBdr>
                <w:top w:val="none" w:sz="0" w:space="0" w:color="auto"/>
                <w:left w:val="none" w:sz="0" w:space="0" w:color="auto"/>
                <w:bottom w:val="none" w:sz="0" w:space="0" w:color="auto"/>
                <w:right w:val="none" w:sz="0" w:space="0" w:color="auto"/>
              </w:divBdr>
              <w:divsChild>
                <w:div w:id="1825972224">
                  <w:marLeft w:val="0"/>
                  <w:marRight w:val="0"/>
                  <w:marTop w:val="0"/>
                  <w:marBottom w:val="0"/>
                  <w:divBdr>
                    <w:top w:val="none" w:sz="0" w:space="0" w:color="auto"/>
                    <w:left w:val="none" w:sz="0" w:space="0" w:color="auto"/>
                    <w:bottom w:val="none" w:sz="0" w:space="0" w:color="auto"/>
                    <w:right w:val="none" w:sz="0" w:space="0" w:color="auto"/>
                  </w:divBdr>
                  <w:divsChild>
                    <w:div w:id="1326936585">
                      <w:marLeft w:val="0"/>
                      <w:marRight w:val="0"/>
                      <w:marTop w:val="0"/>
                      <w:marBottom w:val="0"/>
                      <w:divBdr>
                        <w:top w:val="none" w:sz="0" w:space="0" w:color="auto"/>
                        <w:left w:val="none" w:sz="0" w:space="0" w:color="auto"/>
                        <w:bottom w:val="none" w:sz="0" w:space="0" w:color="auto"/>
                        <w:right w:val="none" w:sz="0" w:space="0" w:color="auto"/>
                      </w:divBdr>
                      <w:divsChild>
                        <w:div w:id="97166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059509">
          <w:marLeft w:val="0"/>
          <w:marRight w:val="0"/>
          <w:marTop w:val="0"/>
          <w:marBottom w:val="0"/>
          <w:divBdr>
            <w:top w:val="none" w:sz="0" w:space="0" w:color="auto"/>
            <w:left w:val="none" w:sz="0" w:space="0" w:color="auto"/>
            <w:bottom w:val="none" w:sz="0" w:space="0" w:color="auto"/>
            <w:right w:val="none" w:sz="0" w:space="0" w:color="auto"/>
          </w:divBdr>
          <w:divsChild>
            <w:div w:id="859973389">
              <w:marLeft w:val="0"/>
              <w:marRight w:val="0"/>
              <w:marTop w:val="0"/>
              <w:marBottom w:val="0"/>
              <w:divBdr>
                <w:top w:val="none" w:sz="0" w:space="0" w:color="auto"/>
                <w:left w:val="none" w:sz="0" w:space="0" w:color="auto"/>
                <w:bottom w:val="none" w:sz="0" w:space="0" w:color="auto"/>
                <w:right w:val="none" w:sz="0" w:space="0" w:color="auto"/>
              </w:divBdr>
              <w:divsChild>
                <w:div w:id="735083623">
                  <w:marLeft w:val="0"/>
                  <w:marRight w:val="0"/>
                  <w:marTop w:val="0"/>
                  <w:marBottom w:val="0"/>
                  <w:divBdr>
                    <w:top w:val="none" w:sz="0" w:space="0" w:color="auto"/>
                    <w:left w:val="none" w:sz="0" w:space="0" w:color="auto"/>
                    <w:bottom w:val="none" w:sz="0" w:space="0" w:color="auto"/>
                    <w:right w:val="none" w:sz="0" w:space="0" w:color="auto"/>
                  </w:divBdr>
                  <w:divsChild>
                    <w:div w:id="1584224447">
                      <w:marLeft w:val="0"/>
                      <w:marRight w:val="0"/>
                      <w:marTop w:val="0"/>
                      <w:marBottom w:val="0"/>
                      <w:divBdr>
                        <w:top w:val="none" w:sz="0" w:space="0" w:color="auto"/>
                        <w:left w:val="none" w:sz="0" w:space="0" w:color="auto"/>
                        <w:bottom w:val="none" w:sz="0" w:space="0" w:color="auto"/>
                        <w:right w:val="none" w:sz="0" w:space="0" w:color="auto"/>
                      </w:divBdr>
                      <w:divsChild>
                        <w:div w:id="67511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163636">
          <w:marLeft w:val="0"/>
          <w:marRight w:val="0"/>
          <w:marTop w:val="0"/>
          <w:marBottom w:val="0"/>
          <w:divBdr>
            <w:top w:val="none" w:sz="0" w:space="0" w:color="auto"/>
            <w:left w:val="none" w:sz="0" w:space="0" w:color="auto"/>
            <w:bottom w:val="none" w:sz="0" w:space="0" w:color="auto"/>
            <w:right w:val="none" w:sz="0" w:space="0" w:color="auto"/>
          </w:divBdr>
          <w:divsChild>
            <w:div w:id="64955896">
              <w:marLeft w:val="0"/>
              <w:marRight w:val="0"/>
              <w:marTop w:val="0"/>
              <w:marBottom w:val="0"/>
              <w:divBdr>
                <w:top w:val="none" w:sz="0" w:space="0" w:color="auto"/>
                <w:left w:val="none" w:sz="0" w:space="0" w:color="auto"/>
                <w:bottom w:val="none" w:sz="0" w:space="0" w:color="auto"/>
                <w:right w:val="none" w:sz="0" w:space="0" w:color="auto"/>
              </w:divBdr>
              <w:divsChild>
                <w:div w:id="2110394996">
                  <w:marLeft w:val="0"/>
                  <w:marRight w:val="0"/>
                  <w:marTop w:val="0"/>
                  <w:marBottom w:val="0"/>
                  <w:divBdr>
                    <w:top w:val="none" w:sz="0" w:space="0" w:color="auto"/>
                    <w:left w:val="none" w:sz="0" w:space="0" w:color="auto"/>
                    <w:bottom w:val="none" w:sz="0" w:space="0" w:color="auto"/>
                    <w:right w:val="none" w:sz="0" w:space="0" w:color="auto"/>
                  </w:divBdr>
                  <w:divsChild>
                    <w:div w:id="1023483529">
                      <w:marLeft w:val="0"/>
                      <w:marRight w:val="0"/>
                      <w:marTop w:val="0"/>
                      <w:marBottom w:val="0"/>
                      <w:divBdr>
                        <w:top w:val="none" w:sz="0" w:space="0" w:color="auto"/>
                        <w:left w:val="none" w:sz="0" w:space="0" w:color="auto"/>
                        <w:bottom w:val="none" w:sz="0" w:space="0" w:color="auto"/>
                        <w:right w:val="none" w:sz="0" w:space="0" w:color="auto"/>
                      </w:divBdr>
                      <w:divsChild>
                        <w:div w:id="161763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578022">
          <w:marLeft w:val="0"/>
          <w:marRight w:val="0"/>
          <w:marTop w:val="0"/>
          <w:marBottom w:val="0"/>
          <w:divBdr>
            <w:top w:val="none" w:sz="0" w:space="0" w:color="auto"/>
            <w:left w:val="none" w:sz="0" w:space="0" w:color="auto"/>
            <w:bottom w:val="none" w:sz="0" w:space="0" w:color="auto"/>
            <w:right w:val="none" w:sz="0" w:space="0" w:color="auto"/>
          </w:divBdr>
          <w:divsChild>
            <w:div w:id="854730062">
              <w:marLeft w:val="0"/>
              <w:marRight w:val="0"/>
              <w:marTop w:val="0"/>
              <w:marBottom w:val="0"/>
              <w:divBdr>
                <w:top w:val="none" w:sz="0" w:space="0" w:color="auto"/>
                <w:left w:val="none" w:sz="0" w:space="0" w:color="auto"/>
                <w:bottom w:val="none" w:sz="0" w:space="0" w:color="auto"/>
                <w:right w:val="none" w:sz="0" w:space="0" w:color="auto"/>
              </w:divBdr>
              <w:divsChild>
                <w:div w:id="1898735711">
                  <w:marLeft w:val="0"/>
                  <w:marRight w:val="0"/>
                  <w:marTop w:val="0"/>
                  <w:marBottom w:val="0"/>
                  <w:divBdr>
                    <w:top w:val="none" w:sz="0" w:space="0" w:color="auto"/>
                    <w:left w:val="none" w:sz="0" w:space="0" w:color="auto"/>
                    <w:bottom w:val="none" w:sz="0" w:space="0" w:color="auto"/>
                    <w:right w:val="none" w:sz="0" w:space="0" w:color="auto"/>
                  </w:divBdr>
                  <w:divsChild>
                    <w:div w:id="1816069357">
                      <w:marLeft w:val="0"/>
                      <w:marRight w:val="0"/>
                      <w:marTop w:val="0"/>
                      <w:marBottom w:val="0"/>
                      <w:divBdr>
                        <w:top w:val="none" w:sz="0" w:space="0" w:color="auto"/>
                        <w:left w:val="none" w:sz="0" w:space="0" w:color="auto"/>
                        <w:bottom w:val="none" w:sz="0" w:space="0" w:color="auto"/>
                        <w:right w:val="none" w:sz="0" w:space="0" w:color="auto"/>
                      </w:divBdr>
                      <w:divsChild>
                        <w:div w:id="85264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968789">
          <w:marLeft w:val="0"/>
          <w:marRight w:val="0"/>
          <w:marTop w:val="0"/>
          <w:marBottom w:val="0"/>
          <w:divBdr>
            <w:top w:val="none" w:sz="0" w:space="0" w:color="auto"/>
            <w:left w:val="none" w:sz="0" w:space="0" w:color="auto"/>
            <w:bottom w:val="none" w:sz="0" w:space="0" w:color="auto"/>
            <w:right w:val="none" w:sz="0" w:space="0" w:color="auto"/>
          </w:divBdr>
          <w:divsChild>
            <w:div w:id="1489709576">
              <w:marLeft w:val="0"/>
              <w:marRight w:val="0"/>
              <w:marTop w:val="0"/>
              <w:marBottom w:val="0"/>
              <w:divBdr>
                <w:top w:val="none" w:sz="0" w:space="0" w:color="auto"/>
                <w:left w:val="none" w:sz="0" w:space="0" w:color="auto"/>
                <w:bottom w:val="none" w:sz="0" w:space="0" w:color="auto"/>
                <w:right w:val="none" w:sz="0" w:space="0" w:color="auto"/>
              </w:divBdr>
              <w:divsChild>
                <w:div w:id="264001091">
                  <w:marLeft w:val="0"/>
                  <w:marRight w:val="0"/>
                  <w:marTop w:val="0"/>
                  <w:marBottom w:val="0"/>
                  <w:divBdr>
                    <w:top w:val="none" w:sz="0" w:space="0" w:color="auto"/>
                    <w:left w:val="none" w:sz="0" w:space="0" w:color="auto"/>
                    <w:bottom w:val="none" w:sz="0" w:space="0" w:color="auto"/>
                    <w:right w:val="none" w:sz="0" w:space="0" w:color="auto"/>
                  </w:divBdr>
                  <w:divsChild>
                    <w:div w:id="441995170">
                      <w:marLeft w:val="0"/>
                      <w:marRight w:val="0"/>
                      <w:marTop w:val="0"/>
                      <w:marBottom w:val="0"/>
                      <w:divBdr>
                        <w:top w:val="none" w:sz="0" w:space="0" w:color="auto"/>
                        <w:left w:val="none" w:sz="0" w:space="0" w:color="auto"/>
                        <w:bottom w:val="none" w:sz="0" w:space="0" w:color="auto"/>
                        <w:right w:val="none" w:sz="0" w:space="0" w:color="auto"/>
                      </w:divBdr>
                      <w:divsChild>
                        <w:div w:id="110653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927294">
          <w:marLeft w:val="0"/>
          <w:marRight w:val="0"/>
          <w:marTop w:val="0"/>
          <w:marBottom w:val="0"/>
          <w:divBdr>
            <w:top w:val="none" w:sz="0" w:space="0" w:color="auto"/>
            <w:left w:val="none" w:sz="0" w:space="0" w:color="auto"/>
            <w:bottom w:val="none" w:sz="0" w:space="0" w:color="auto"/>
            <w:right w:val="none" w:sz="0" w:space="0" w:color="auto"/>
          </w:divBdr>
          <w:divsChild>
            <w:div w:id="1339890373">
              <w:marLeft w:val="0"/>
              <w:marRight w:val="0"/>
              <w:marTop w:val="0"/>
              <w:marBottom w:val="0"/>
              <w:divBdr>
                <w:top w:val="none" w:sz="0" w:space="0" w:color="auto"/>
                <w:left w:val="none" w:sz="0" w:space="0" w:color="auto"/>
                <w:bottom w:val="none" w:sz="0" w:space="0" w:color="auto"/>
                <w:right w:val="none" w:sz="0" w:space="0" w:color="auto"/>
              </w:divBdr>
              <w:divsChild>
                <w:div w:id="650839726">
                  <w:marLeft w:val="0"/>
                  <w:marRight w:val="0"/>
                  <w:marTop w:val="0"/>
                  <w:marBottom w:val="0"/>
                  <w:divBdr>
                    <w:top w:val="none" w:sz="0" w:space="0" w:color="auto"/>
                    <w:left w:val="none" w:sz="0" w:space="0" w:color="auto"/>
                    <w:bottom w:val="none" w:sz="0" w:space="0" w:color="auto"/>
                    <w:right w:val="none" w:sz="0" w:space="0" w:color="auto"/>
                  </w:divBdr>
                  <w:divsChild>
                    <w:div w:id="465120947">
                      <w:marLeft w:val="0"/>
                      <w:marRight w:val="0"/>
                      <w:marTop w:val="0"/>
                      <w:marBottom w:val="0"/>
                      <w:divBdr>
                        <w:top w:val="none" w:sz="0" w:space="0" w:color="auto"/>
                        <w:left w:val="none" w:sz="0" w:space="0" w:color="auto"/>
                        <w:bottom w:val="none" w:sz="0" w:space="0" w:color="auto"/>
                        <w:right w:val="none" w:sz="0" w:space="0" w:color="auto"/>
                      </w:divBdr>
                      <w:divsChild>
                        <w:div w:id="185980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39992">
          <w:marLeft w:val="0"/>
          <w:marRight w:val="0"/>
          <w:marTop w:val="0"/>
          <w:marBottom w:val="0"/>
          <w:divBdr>
            <w:top w:val="none" w:sz="0" w:space="0" w:color="auto"/>
            <w:left w:val="none" w:sz="0" w:space="0" w:color="auto"/>
            <w:bottom w:val="none" w:sz="0" w:space="0" w:color="auto"/>
            <w:right w:val="none" w:sz="0" w:space="0" w:color="auto"/>
          </w:divBdr>
          <w:divsChild>
            <w:div w:id="460540616">
              <w:marLeft w:val="0"/>
              <w:marRight w:val="0"/>
              <w:marTop w:val="0"/>
              <w:marBottom w:val="0"/>
              <w:divBdr>
                <w:top w:val="none" w:sz="0" w:space="0" w:color="auto"/>
                <w:left w:val="none" w:sz="0" w:space="0" w:color="auto"/>
                <w:bottom w:val="none" w:sz="0" w:space="0" w:color="auto"/>
                <w:right w:val="none" w:sz="0" w:space="0" w:color="auto"/>
              </w:divBdr>
              <w:divsChild>
                <w:div w:id="760179770">
                  <w:marLeft w:val="0"/>
                  <w:marRight w:val="0"/>
                  <w:marTop w:val="0"/>
                  <w:marBottom w:val="0"/>
                  <w:divBdr>
                    <w:top w:val="none" w:sz="0" w:space="0" w:color="auto"/>
                    <w:left w:val="none" w:sz="0" w:space="0" w:color="auto"/>
                    <w:bottom w:val="none" w:sz="0" w:space="0" w:color="auto"/>
                    <w:right w:val="none" w:sz="0" w:space="0" w:color="auto"/>
                  </w:divBdr>
                  <w:divsChild>
                    <w:div w:id="431780489">
                      <w:marLeft w:val="0"/>
                      <w:marRight w:val="0"/>
                      <w:marTop w:val="0"/>
                      <w:marBottom w:val="0"/>
                      <w:divBdr>
                        <w:top w:val="none" w:sz="0" w:space="0" w:color="auto"/>
                        <w:left w:val="none" w:sz="0" w:space="0" w:color="auto"/>
                        <w:bottom w:val="none" w:sz="0" w:space="0" w:color="auto"/>
                        <w:right w:val="none" w:sz="0" w:space="0" w:color="auto"/>
                      </w:divBdr>
                      <w:divsChild>
                        <w:div w:id="148978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980294">
          <w:marLeft w:val="0"/>
          <w:marRight w:val="0"/>
          <w:marTop w:val="0"/>
          <w:marBottom w:val="0"/>
          <w:divBdr>
            <w:top w:val="none" w:sz="0" w:space="0" w:color="auto"/>
            <w:left w:val="none" w:sz="0" w:space="0" w:color="auto"/>
            <w:bottom w:val="none" w:sz="0" w:space="0" w:color="auto"/>
            <w:right w:val="none" w:sz="0" w:space="0" w:color="auto"/>
          </w:divBdr>
          <w:divsChild>
            <w:div w:id="542718640">
              <w:marLeft w:val="0"/>
              <w:marRight w:val="0"/>
              <w:marTop w:val="0"/>
              <w:marBottom w:val="0"/>
              <w:divBdr>
                <w:top w:val="none" w:sz="0" w:space="0" w:color="auto"/>
                <w:left w:val="none" w:sz="0" w:space="0" w:color="auto"/>
                <w:bottom w:val="none" w:sz="0" w:space="0" w:color="auto"/>
                <w:right w:val="none" w:sz="0" w:space="0" w:color="auto"/>
              </w:divBdr>
              <w:divsChild>
                <w:div w:id="1967619312">
                  <w:marLeft w:val="0"/>
                  <w:marRight w:val="0"/>
                  <w:marTop w:val="0"/>
                  <w:marBottom w:val="0"/>
                  <w:divBdr>
                    <w:top w:val="none" w:sz="0" w:space="0" w:color="auto"/>
                    <w:left w:val="none" w:sz="0" w:space="0" w:color="auto"/>
                    <w:bottom w:val="none" w:sz="0" w:space="0" w:color="auto"/>
                    <w:right w:val="none" w:sz="0" w:space="0" w:color="auto"/>
                  </w:divBdr>
                  <w:divsChild>
                    <w:div w:id="1788503057">
                      <w:marLeft w:val="0"/>
                      <w:marRight w:val="0"/>
                      <w:marTop w:val="0"/>
                      <w:marBottom w:val="0"/>
                      <w:divBdr>
                        <w:top w:val="none" w:sz="0" w:space="0" w:color="auto"/>
                        <w:left w:val="none" w:sz="0" w:space="0" w:color="auto"/>
                        <w:bottom w:val="none" w:sz="0" w:space="0" w:color="auto"/>
                        <w:right w:val="none" w:sz="0" w:space="0" w:color="auto"/>
                      </w:divBdr>
                      <w:divsChild>
                        <w:div w:id="36918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213630">
          <w:marLeft w:val="0"/>
          <w:marRight w:val="0"/>
          <w:marTop w:val="0"/>
          <w:marBottom w:val="0"/>
          <w:divBdr>
            <w:top w:val="none" w:sz="0" w:space="0" w:color="auto"/>
            <w:left w:val="none" w:sz="0" w:space="0" w:color="auto"/>
            <w:bottom w:val="none" w:sz="0" w:space="0" w:color="auto"/>
            <w:right w:val="none" w:sz="0" w:space="0" w:color="auto"/>
          </w:divBdr>
          <w:divsChild>
            <w:div w:id="1260217181">
              <w:marLeft w:val="0"/>
              <w:marRight w:val="0"/>
              <w:marTop w:val="0"/>
              <w:marBottom w:val="0"/>
              <w:divBdr>
                <w:top w:val="none" w:sz="0" w:space="0" w:color="auto"/>
                <w:left w:val="none" w:sz="0" w:space="0" w:color="auto"/>
                <w:bottom w:val="none" w:sz="0" w:space="0" w:color="auto"/>
                <w:right w:val="none" w:sz="0" w:space="0" w:color="auto"/>
              </w:divBdr>
              <w:divsChild>
                <w:div w:id="60519944">
                  <w:marLeft w:val="0"/>
                  <w:marRight w:val="0"/>
                  <w:marTop w:val="0"/>
                  <w:marBottom w:val="0"/>
                  <w:divBdr>
                    <w:top w:val="none" w:sz="0" w:space="0" w:color="auto"/>
                    <w:left w:val="none" w:sz="0" w:space="0" w:color="auto"/>
                    <w:bottom w:val="none" w:sz="0" w:space="0" w:color="auto"/>
                    <w:right w:val="none" w:sz="0" w:space="0" w:color="auto"/>
                  </w:divBdr>
                  <w:divsChild>
                    <w:div w:id="471412302">
                      <w:marLeft w:val="0"/>
                      <w:marRight w:val="0"/>
                      <w:marTop w:val="0"/>
                      <w:marBottom w:val="0"/>
                      <w:divBdr>
                        <w:top w:val="none" w:sz="0" w:space="0" w:color="auto"/>
                        <w:left w:val="none" w:sz="0" w:space="0" w:color="auto"/>
                        <w:bottom w:val="none" w:sz="0" w:space="0" w:color="auto"/>
                        <w:right w:val="none" w:sz="0" w:space="0" w:color="auto"/>
                      </w:divBdr>
                      <w:divsChild>
                        <w:div w:id="164646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864376">
      <w:bodyDiv w:val="1"/>
      <w:marLeft w:val="0"/>
      <w:marRight w:val="0"/>
      <w:marTop w:val="0"/>
      <w:marBottom w:val="0"/>
      <w:divBdr>
        <w:top w:val="none" w:sz="0" w:space="0" w:color="auto"/>
        <w:left w:val="none" w:sz="0" w:space="0" w:color="auto"/>
        <w:bottom w:val="none" w:sz="0" w:space="0" w:color="auto"/>
        <w:right w:val="none" w:sz="0" w:space="0" w:color="auto"/>
      </w:divBdr>
    </w:div>
    <w:div w:id="1520201422">
      <w:bodyDiv w:val="1"/>
      <w:marLeft w:val="0"/>
      <w:marRight w:val="0"/>
      <w:marTop w:val="0"/>
      <w:marBottom w:val="0"/>
      <w:divBdr>
        <w:top w:val="none" w:sz="0" w:space="0" w:color="auto"/>
        <w:left w:val="none" w:sz="0" w:space="0" w:color="auto"/>
        <w:bottom w:val="none" w:sz="0" w:space="0" w:color="auto"/>
        <w:right w:val="none" w:sz="0" w:space="0" w:color="auto"/>
      </w:divBdr>
      <w:divsChild>
        <w:div w:id="86462232">
          <w:marLeft w:val="0"/>
          <w:marRight w:val="0"/>
          <w:marTop w:val="0"/>
          <w:marBottom w:val="0"/>
          <w:divBdr>
            <w:top w:val="none" w:sz="0" w:space="0" w:color="auto"/>
            <w:left w:val="none" w:sz="0" w:space="0" w:color="auto"/>
            <w:bottom w:val="none" w:sz="0" w:space="0" w:color="auto"/>
            <w:right w:val="none" w:sz="0" w:space="0" w:color="auto"/>
          </w:divBdr>
          <w:divsChild>
            <w:div w:id="1182476014">
              <w:marLeft w:val="0"/>
              <w:marRight w:val="0"/>
              <w:marTop w:val="0"/>
              <w:marBottom w:val="0"/>
              <w:divBdr>
                <w:top w:val="none" w:sz="0" w:space="0" w:color="auto"/>
                <w:left w:val="none" w:sz="0" w:space="0" w:color="auto"/>
                <w:bottom w:val="none" w:sz="0" w:space="0" w:color="auto"/>
                <w:right w:val="none" w:sz="0" w:space="0" w:color="auto"/>
              </w:divBdr>
              <w:divsChild>
                <w:div w:id="1280449820">
                  <w:marLeft w:val="0"/>
                  <w:marRight w:val="0"/>
                  <w:marTop w:val="0"/>
                  <w:marBottom w:val="0"/>
                  <w:divBdr>
                    <w:top w:val="none" w:sz="0" w:space="0" w:color="auto"/>
                    <w:left w:val="none" w:sz="0" w:space="0" w:color="auto"/>
                    <w:bottom w:val="none" w:sz="0" w:space="0" w:color="auto"/>
                    <w:right w:val="none" w:sz="0" w:space="0" w:color="auto"/>
                  </w:divBdr>
                  <w:divsChild>
                    <w:div w:id="864363758">
                      <w:marLeft w:val="0"/>
                      <w:marRight w:val="0"/>
                      <w:marTop w:val="0"/>
                      <w:marBottom w:val="0"/>
                      <w:divBdr>
                        <w:top w:val="none" w:sz="0" w:space="0" w:color="auto"/>
                        <w:left w:val="none" w:sz="0" w:space="0" w:color="auto"/>
                        <w:bottom w:val="none" w:sz="0" w:space="0" w:color="auto"/>
                        <w:right w:val="none" w:sz="0" w:space="0" w:color="auto"/>
                      </w:divBdr>
                      <w:divsChild>
                        <w:div w:id="129564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73492">
          <w:marLeft w:val="0"/>
          <w:marRight w:val="0"/>
          <w:marTop w:val="0"/>
          <w:marBottom w:val="0"/>
          <w:divBdr>
            <w:top w:val="none" w:sz="0" w:space="0" w:color="auto"/>
            <w:left w:val="none" w:sz="0" w:space="0" w:color="auto"/>
            <w:bottom w:val="none" w:sz="0" w:space="0" w:color="auto"/>
            <w:right w:val="none" w:sz="0" w:space="0" w:color="auto"/>
          </w:divBdr>
          <w:divsChild>
            <w:div w:id="17582726">
              <w:marLeft w:val="0"/>
              <w:marRight w:val="0"/>
              <w:marTop w:val="0"/>
              <w:marBottom w:val="0"/>
              <w:divBdr>
                <w:top w:val="none" w:sz="0" w:space="0" w:color="auto"/>
                <w:left w:val="none" w:sz="0" w:space="0" w:color="auto"/>
                <w:bottom w:val="none" w:sz="0" w:space="0" w:color="auto"/>
                <w:right w:val="none" w:sz="0" w:space="0" w:color="auto"/>
              </w:divBdr>
              <w:divsChild>
                <w:div w:id="207881206">
                  <w:marLeft w:val="0"/>
                  <w:marRight w:val="0"/>
                  <w:marTop w:val="0"/>
                  <w:marBottom w:val="0"/>
                  <w:divBdr>
                    <w:top w:val="none" w:sz="0" w:space="0" w:color="auto"/>
                    <w:left w:val="none" w:sz="0" w:space="0" w:color="auto"/>
                    <w:bottom w:val="none" w:sz="0" w:space="0" w:color="auto"/>
                    <w:right w:val="none" w:sz="0" w:space="0" w:color="auto"/>
                  </w:divBdr>
                  <w:divsChild>
                    <w:div w:id="1807772633">
                      <w:marLeft w:val="0"/>
                      <w:marRight w:val="0"/>
                      <w:marTop w:val="0"/>
                      <w:marBottom w:val="0"/>
                      <w:divBdr>
                        <w:top w:val="none" w:sz="0" w:space="0" w:color="auto"/>
                        <w:left w:val="none" w:sz="0" w:space="0" w:color="auto"/>
                        <w:bottom w:val="none" w:sz="0" w:space="0" w:color="auto"/>
                        <w:right w:val="none" w:sz="0" w:space="0" w:color="auto"/>
                      </w:divBdr>
                      <w:divsChild>
                        <w:div w:id="172884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619360">
          <w:marLeft w:val="0"/>
          <w:marRight w:val="0"/>
          <w:marTop w:val="0"/>
          <w:marBottom w:val="0"/>
          <w:divBdr>
            <w:top w:val="none" w:sz="0" w:space="0" w:color="auto"/>
            <w:left w:val="none" w:sz="0" w:space="0" w:color="auto"/>
            <w:bottom w:val="none" w:sz="0" w:space="0" w:color="auto"/>
            <w:right w:val="none" w:sz="0" w:space="0" w:color="auto"/>
          </w:divBdr>
          <w:divsChild>
            <w:div w:id="1710034214">
              <w:marLeft w:val="0"/>
              <w:marRight w:val="0"/>
              <w:marTop w:val="0"/>
              <w:marBottom w:val="0"/>
              <w:divBdr>
                <w:top w:val="none" w:sz="0" w:space="0" w:color="auto"/>
                <w:left w:val="none" w:sz="0" w:space="0" w:color="auto"/>
                <w:bottom w:val="none" w:sz="0" w:space="0" w:color="auto"/>
                <w:right w:val="none" w:sz="0" w:space="0" w:color="auto"/>
              </w:divBdr>
              <w:divsChild>
                <w:div w:id="862062095">
                  <w:marLeft w:val="0"/>
                  <w:marRight w:val="0"/>
                  <w:marTop w:val="0"/>
                  <w:marBottom w:val="0"/>
                  <w:divBdr>
                    <w:top w:val="none" w:sz="0" w:space="0" w:color="auto"/>
                    <w:left w:val="none" w:sz="0" w:space="0" w:color="auto"/>
                    <w:bottom w:val="none" w:sz="0" w:space="0" w:color="auto"/>
                    <w:right w:val="none" w:sz="0" w:space="0" w:color="auto"/>
                  </w:divBdr>
                  <w:divsChild>
                    <w:div w:id="930285700">
                      <w:marLeft w:val="0"/>
                      <w:marRight w:val="0"/>
                      <w:marTop w:val="0"/>
                      <w:marBottom w:val="0"/>
                      <w:divBdr>
                        <w:top w:val="none" w:sz="0" w:space="0" w:color="auto"/>
                        <w:left w:val="none" w:sz="0" w:space="0" w:color="auto"/>
                        <w:bottom w:val="none" w:sz="0" w:space="0" w:color="auto"/>
                        <w:right w:val="none" w:sz="0" w:space="0" w:color="auto"/>
                      </w:divBdr>
                      <w:divsChild>
                        <w:div w:id="26084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559433">
          <w:marLeft w:val="0"/>
          <w:marRight w:val="0"/>
          <w:marTop w:val="0"/>
          <w:marBottom w:val="0"/>
          <w:divBdr>
            <w:top w:val="none" w:sz="0" w:space="0" w:color="auto"/>
            <w:left w:val="none" w:sz="0" w:space="0" w:color="auto"/>
            <w:bottom w:val="none" w:sz="0" w:space="0" w:color="auto"/>
            <w:right w:val="none" w:sz="0" w:space="0" w:color="auto"/>
          </w:divBdr>
          <w:divsChild>
            <w:div w:id="1919557132">
              <w:marLeft w:val="0"/>
              <w:marRight w:val="0"/>
              <w:marTop w:val="0"/>
              <w:marBottom w:val="0"/>
              <w:divBdr>
                <w:top w:val="none" w:sz="0" w:space="0" w:color="auto"/>
                <w:left w:val="single" w:sz="48" w:space="0" w:color="E1E4E8"/>
                <w:bottom w:val="none" w:sz="0" w:space="0" w:color="auto"/>
                <w:right w:val="none" w:sz="0" w:space="0" w:color="auto"/>
              </w:divBdr>
              <w:divsChild>
                <w:div w:id="551035789">
                  <w:marLeft w:val="0"/>
                  <w:marRight w:val="0"/>
                  <w:marTop w:val="0"/>
                  <w:marBottom w:val="0"/>
                  <w:divBdr>
                    <w:top w:val="none" w:sz="0" w:space="0" w:color="auto"/>
                    <w:left w:val="none" w:sz="0" w:space="0" w:color="auto"/>
                    <w:bottom w:val="none" w:sz="0" w:space="0" w:color="auto"/>
                    <w:right w:val="none" w:sz="0" w:space="0" w:color="auto"/>
                  </w:divBdr>
                  <w:divsChild>
                    <w:div w:id="803161244">
                      <w:marLeft w:val="0"/>
                      <w:marRight w:val="0"/>
                      <w:marTop w:val="0"/>
                      <w:marBottom w:val="0"/>
                      <w:divBdr>
                        <w:top w:val="none" w:sz="0" w:space="0" w:color="auto"/>
                        <w:left w:val="none" w:sz="0" w:space="0" w:color="auto"/>
                        <w:bottom w:val="none" w:sz="0" w:space="0" w:color="auto"/>
                        <w:right w:val="none" w:sz="0" w:space="0" w:color="auto"/>
                      </w:divBdr>
                      <w:divsChild>
                        <w:div w:id="128951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9631746">
          <w:marLeft w:val="0"/>
          <w:marRight w:val="0"/>
          <w:marTop w:val="0"/>
          <w:marBottom w:val="0"/>
          <w:divBdr>
            <w:top w:val="none" w:sz="0" w:space="0" w:color="auto"/>
            <w:left w:val="none" w:sz="0" w:space="0" w:color="auto"/>
            <w:bottom w:val="none" w:sz="0" w:space="0" w:color="auto"/>
            <w:right w:val="none" w:sz="0" w:space="0" w:color="auto"/>
          </w:divBdr>
          <w:divsChild>
            <w:div w:id="662704458">
              <w:marLeft w:val="0"/>
              <w:marRight w:val="0"/>
              <w:marTop w:val="0"/>
              <w:marBottom w:val="0"/>
              <w:divBdr>
                <w:top w:val="none" w:sz="0" w:space="0" w:color="auto"/>
                <w:left w:val="none" w:sz="0" w:space="0" w:color="auto"/>
                <w:bottom w:val="none" w:sz="0" w:space="0" w:color="auto"/>
                <w:right w:val="none" w:sz="0" w:space="0" w:color="auto"/>
              </w:divBdr>
              <w:divsChild>
                <w:div w:id="314454297">
                  <w:marLeft w:val="0"/>
                  <w:marRight w:val="0"/>
                  <w:marTop w:val="0"/>
                  <w:marBottom w:val="0"/>
                  <w:divBdr>
                    <w:top w:val="none" w:sz="0" w:space="0" w:color="auto"/>
                    <w:left w:val="none" w:sz="0" w:space="0" w:color="auto"/>
                    <w:bottom w:val="none" w:sz="0" w:space="0" w:color="auto"/>
                    <w:right w:val="none" w:sz="0" w:space="0" w:color="auto"/>
                  </w:divBdr>
                  <w:divsChild>
                    <w:div w:id="1564872782">
                      <w:marLeft w:val="0"/>
                      <w:marRight w:val="0"/>
                      <w:marTop w:val="0"/>
                      <w:marBottom w:val="0"/>
                      <w:divBdr>
                        <w:top w:val="none" w:sz="0" w:space="0" w:color="auto"/>
                        <w:left w:val="none" w:sz="0" w:space="0" w:color="auto"/>
                        <w:bottom w:val="none" w:sz="0" w:space="0" w:color="auto"/>
                        <w:right w:val="none" w:sz="0" w:space="0" w:color="auto"/>
                      </w:divBdr>
                      <w:divsChild>
                        <w:div w:id="170481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4383939">
      <w:bodyDiv w:val="1"/>
      <w:marLeft w:val="0"/>
      <w:marRight w:val="0"/>
      <w:marTop w:val="0"/>
      <w:marBottom w:val="0"/>
      <w:divBdr>
        <w:top w:val="none" w:sz="0" w:space="0" w:color="auto"/>
        <w:left w:val="none" w:sz="0" w:space="0" w:color="auto"/>
        <w:bottom w:val="none" w:sz="0" w:space="0" w:color="auto"/>
        <w:right w:val="none" w:sz="0" w:space="0" w:color="auto"/>
      </w:divBdr>
      <w:divsChild>
        <w:div w:id="1915123971">
          <w:marLeft w:val="0"/>
          <w:marRight w:val="0"/>
          <w:marTop w:val="0"/>
          <w:marBottom w:val="0"/>
          <w:divBdr>
            <w:top w:val="none" w:sz="0" w:space="0" w:color="auto"/>
            <w:left w:val="none" w:sz="0" w:space="0" w:color="auto"/>
            <w:bottom w:val="none" w:sz="0" w:space="0" w:color="auto"/>
            <w:right w:val="none" w:sz="0" w:space="0" w:color="auto"/>
          </w:divBdr>
          <w:divsChild>
            <w:div w:id="1003895972">
              <w:marLeft w:val="0"/>
              <w:marRight w:val="0"/>
              <w:marTop w:val="0"/>
              <w:marBottom w:val="0"/>
              <w:divBdr>
                <w:top w:val="none" w:sz="0" w:space="0" w:color="auto"/>
                <w:left w:val="none" w:sz="0" w:space="0" w:color="auto"/>
                <w:bottom w:val="none" w:sz="0" w:space="0" w:color="auto"/>
                <w:right w:val="none" w:sz="0" w:space="0" w:color="auto"/>
              </w:divBdr>
              <w:divsChild>
                <w:div w:id="1809324893">
                  <w:marLeft w:val="0"/>
                  <w:marRight w:val="0"/>
                  <w:marTop w:val="0"/>
                  <w:marBottom w:val="0"/>
                  <w:divBdr>
                    <w:top w:val="none" w:sz="0" w:space="0" w:color="auto"/>
                    <w:left w:val="none" w:sz="0" w:space="0" w:color="auto"/>
                    <w:bottom w:val="none" w:sz="0" w:space="0" w:color="auto"/>
                    <w:right w:val="none" w:sz="0" w:space="0" w:color="auto"/>
                  </w:divBdr>
                  <w:divsChild>
                    <w:div w:id="882449946">
                      <w:marLeft w:val="0"/>
                      <w:marRight w:val="0"/>
                      <w:marTop w:val="0"/>
                      <w:marBottom w:val="0"/>
                      <w:divBdr>
                        <w:top w:val="none" w:sz="0" w:space="0" w:color="auto"/>
                        <w:left w:val="none" w:sz="0" w:space="0" w:color="auto"/>
                        <w:bottom w:val="none" w:sz="0" w:space="0" w:color="auto"/>
                        <w:right w:val="none" w:sz="0" w:space="0" w:color="auto"/>
                      </w:divBdr>
                      <w:divsChild>
                        <w:div w:id="8565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8692097">
          <w:marLeft w:val="0"/>
          <w:marRight w:val="0"/>
          <w:marTop w:val="0"/>
          <w:marBottom w:val="0"/>
          <w:divBdr>
            <w:top w:val="none" w:sz="0" w:space="0" w:color="auto"/>
            <w:left w:val="none" w:sz="0" w:space="0" w:color="auto"/>
            <w:bottom w:val="none" w:sz="0" w:space="0" w:color="auto"/>
            <w:right w:val="none" w:sz="0" w:space="0" w:color="auto"/>
          </w:divBdr>
          <w:divsChild>
            <w:div w:id="1376269150">
              <w:marLeft w:val="0"/>
              <w:marRight w:val="0"/>
              <w:marTop w:val="0"/>
              <w:marBottom w:val="0"/>
              <w:divBdr>
                <w:top w:val="none" w:sz="0" w:space="0" w:color="auto"/>
                <w:left w:val="none" w:sz="0" w:space="0" w:color="auto"/>
                <w:bottom w:val="none" w:sz="0" w:space="0" w:color="auto"/>
                <w:right w:val="none" w:sz="0" w:space="0" w:color="auto"/>
              </w:divBdr>
              <w:divsChild>
                <w:div w:id="598753340">
                  <w:marLeft w:val="0"/>
                  <w:marRight w:val="0"/>
                  <w:marTop w:val="0"/>
                  <w:marBottom w:val="0"/>
                  <w:divBdr>
                    <w:top w:val="none" w:sz="0" w:space="0" w:color="auto"/>
                    <w:left w:val="none" w:sz="0" w:space="0" w:color="auto"/>
                    <w:bottom w:val="none" w:sz="0" w:space="0" w:color="auto"/>
                    <w:right w:val="none" w:sz="0" w:space="0" w:color="auto"/>
                  </w:divBdr>
                  <w:divsChild>
                    <w:div w:id="306321457">
                      <w:marLeft w:val="0"/>
                      <w:marRight w:val="0"/>
                      <w:marTop w:val="0"/>
                      <w:marBottom w:val="0"/>
                      <w:divBdr>
                        <w:top w:val="none" w:sz="0" w:space="0" w:color="auto"/>
                        <w:left w:val="none" w:sz="0" w:space="0" w:color="auto"/>
                        <w:bottom w:val="none" w:sz="0" w:space="0" w:color="auto"/>
                        <w:right w:val="none" w:sz="0" w:space="0" w:color="auto"/>
                      </w:divBdr>
                      <w:divsChild>
                        <w:div w:id="38876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4844168">
      <w:bodyDiv w:val="1"/>
      <w:marLeft w:val="0"/>
      <w:marRight w:val="0"/>
      <w:marTop w:val="0"/>
      <w:marBottom w:val="0"/>
      <w:divBdr>
        <w:top w:val="none" w:sz="0" w:space="0" w:color="auto"/>
        <w:left w:val="none" w:sz="0" w:space="0" w:color="auto"/>
        <w:bottom w:val="none" w:sz="0" w:space="0" w:color="auto"/>
        <w:right w:val="none" w:sz="0" w:space="0" w:color="auto"/>
      </w:divBdr>
    </w:div>
    <w:div w:id="1873497604">
      <w:bodyDiv w:val="1"/>
      <w:marLeft w:val="0"/>
      <w:marRight w:val="0"/>
      <w:marTop w:val="0"/>
      <w:marBottom w:val="0"/>
      <w:divBdr>
        <w:top w:val="none" w:sz="0" w:space="0" w:color="auto"/>
        <w:left w:val="none" w:sz="0" w:space="0" w:color="auto"/>
        <w:bottom w:val="none" w:sz="0" w:space="0" w:color="auto"/>
        <w:right w:val="none" w:sz="0" w:space="0" w:color="auto"/>
      </w:divBdr>
    </w:div>
    <w:div w:id="1908958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xtoph\Downloads\Sathaliyawala_Immunity_2013" TargetMode="External"/><Relationship Id="rId21" Type="http://schemas.openxmlformats.org/officeDocument/2006/relationships/image" Target="media/image12.png"/><Relationship Id="rId42" Type="http://schemas.openxmlformats.org/officeDocument/2006/relationships/hyperlink" Target="file:///C:\Users\xtoph\Downloads\Lam_Immunity_2025" TargetMode="External"/><Relationship Id="rId47" Type="http://schemas.openxmlformats.org/officeDocument/2006/relationships/hyperlink" Target="file:///C:\Users\xtoph\Downloads\Du_ProcNatlAcadSciUSA_2014" TargetMode="External"/><Relationship Id="rId63" Type="http://schemas.openxmlformats.org/officeDocument/2006/relationships/hyperlink" Target="file:///C:\Users\xtoph\Downloads\Mackay_Immunity_2015" TargetMode="External"/><Relationship Id="rId68" Type="http://schemas.openxmlformats.org/officeDocument/2006/relationships/hyperlink" Target="file:///C:\Users\xtoph\Downloads\Obers_Immunity_2024" TargetMode="External"/><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hyperlink" Target="file:///C:\Users\xtoph\Downloads\Crowl_NatImmunol_2022" TargetMode="External"/><Relationship Id="rId37" Type="http://schemas.openxmlformats.org/officeDocument/2006/relationships/hyperlink" Target="file:///C:\Users\xtoph\Downloads\Buquicchio_Immunity_2024b" TargetMode="External"/><Relationship Id="rId53" Type="http://schemas.openxmlformats.org/officeDocument/2006/relationships/hyperlink" Target="file:///C:\Users\xtoph\Downloads\Buquicchio_Immunity_2024b" TargetMode="External"/><Relationship Id="rId58" Type="http://schemas.openxmlformats.org/officeDocument/2006/relationships/hyperlink" Target="file:///C:\Users\xtoph\Downloads\Kurd_SciImmunol_2020" TargetMode="External"/><Relationship Id="rId74" Type="http://schemas.openxmlformats.org/officeDocument/2006/relationships/hyperlink" Target="file:///C:\Users\xtoph\Downloads\Mani_Science_2019a" TargetMode="External"/><Relationship Id="rId79" Type="http://schemas.openxmlformats.org/officeDocument/2006/relationships/image" Target="media/image20.png"/><Relationship Id="rId5" Type="http://schemas.openxmlformats.org/officeDocument/2006/relationships/webSettings" Target="webSettings.xml"/><Relationship Id="rId61" Type="http://schemas.openxmlformats.org/officeDocument/2006/relationships/hyperlink" Target="file:///C:\Users\xtoph\Downloads\Crowl_NatImmunol_2022" TargetMode="External"/><Relationship Id="rId82"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svg"/><Relationship Id="rId27" Type="http://schemas.openxmlformats.org/officeDocument/2006/relationships/hyperlink" Target="file:///C:\Users\xtoph\Downloads\Sathaliyawala_Immunity_2013" TargetMode="External"/><Relationship Id="rId30" Type="http://schemas.openxmlformats.org/officeDocument/2006/relationships/hyperlink" Target="file:///C:\Users\xtoph\Downloads\Christo_NatImmunol_2021" TargetMode="External"/><Relationship Id="rId35" Type="http://schemas.openxmlformats.org/officeDocument/2006/relationships/hyperlink" Target="file:///C:\Users\xtoph\Downloads\Obers_Immunity_2024" TargetMode="External"/><Relationship Id="rId43" Type="http://schemas.openxmlformats.org/officeDocument/2006/relationships/image" Target="media/image17.png"/><Relationship Id="rId48" Type="http://schemas.openxmlformats.org/officeDocument/2006/relationships/hyperlink" Target="file:///C:\Users\xtoph\Downloads\Milner_Nature_2017" TargetMode="External"/><Relationship Id="rId56" Type="http://schemas.openxmlformats.org/officeDocument/2006/relationships/hyperlink" Target="file:///C:\Users\xtoph\Downloads\Laidlaw_Immunity_2014" TargetMode="External"/><Relationship Id="rId64" Type="http://schemas.openxmlformats.org/officeDocument/2006/relationships/hyperlink" Target="file:///C:\Users\xtoph\Downloads\Mackay_Immunity_2015" TargetMode="External"/><Relationship Id="rId69" Type="http://schemas.openxmlformats.org/officeDocument/2006/relationships/hyperlink" Target="file:///C:\Users\xtoph\Downloads\Obers_Immunity_2024" TargetMode="External"/><Relationship Id="rId77" Type="http://schemas.openxmlformats.org/officeDocument/2006/relationships/hyperlink" Target="file:///C:\Users\xtoph\Downloads\Thompson_CellRep_2019" TargetMode="External"/><Relationship Id="rId8" Type="http://schemas.microsoft.com/office/2016/09/relationships/commentsIds" Target="commentsIds.xml"/><Relationship Id="rId51" Type="http://schemas.openxmlformats.org/officeDocument/2006/relationships/hyperlink" Target="file:///C:\Users\xtoph\Downloads\Buquicchio_Immunity_2024b" TargetMode="External"/><Relationship Id="rId72" Type="http://schemas.openxmlformats.org/officeDocument/2006/relationships/hyperlink" Target="file:///C:\Users\xtoph\Downloads\Bourdely_Immunity_2020"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svg"/><Relationship Id="rId25" Type="http://schemas.openxmlformats.org/officeDocument/2006/relationships/image" Target="media/image16.png"/><Relationship Id="rId33" Type="http://schemas.openxmlformats.org/officeDocument/2006/relationships/hyperlink" Target="file:///C:\Users\xtoph\Downloads\Crowl_NatImmunol_2022" TargetMode="External"/><Relationship Id="rId38" Type="http://schemas.openxmlformats.org/officeDocument/2006/relationships/hyperlink" Target="file:///C:\Users\xtoph\Downloads\Schenkel_Science_2014" TargetMode="External"/><Relationship Id="rId46" Type="http://schemas.openxmlformats.org/officeDocument/2006/relationships/hyperlink" Target="file:///C:\Users\xtoph\Downloads\Skon_NatImmunol_2013" TargetMode="External"/><Relationship Id="rId59" Type="http://schemas.openxmlformats.org/officeDocument/2006/relationships/hyperlink" Target="file:///C:\Users\xtoph\Downloads\Kurd_SciImmunol_2020" TargetMode="External"/><Relationship Id="rId67" Type="http://schemas.openxmlformats.org/officeDocument/2006/relationships/hyperlink" Target="file:///C:\Users\xtoph\Downloads\Mackay_Science_2016" TargetMode="External"/><Relationship Id="rId20" Type="http://schemas.openxmlformats.org/officeDocument/2006/relationships/image" Target="media/image11.png"/><Relationship Id="rId41" Type="http://schemas.openxmlformats.org/officeDocument/2006/relationships/hyperlink" Target="file:///C:\Users\xtoph\Downloads\Poon_NatImmunol_2023" TargetMode="External"/><Relationship Id="rId54" Type="http://schemas.openxmlformats.org/officeDocument/2006/relationships/hyperlink" Target="file:///C:\Users\xtoph\Downloads\Christo_NatImmunol_2021" TargetMode="External"/><Relationship Id="rId62" Type="http://schemas.openxmlformats.org/officeDocument/2006/relationships/hyperlink" Target="file:///C:\Users\xtoph\Downloads\Crowl_NatImmunol_2022" TargetMode="External"/><Relationship Id="rId70" Type="http://schemas.openxmlformats.org/officeDocument/2006/relationships/hyperlink" Target="file:///C:\Users\xtoph\Downloads\Park_NatImmunol_2026" TargetMode="External"/><Relationship Id="rId75" Type="http://schemas.openxmlformats.org/officeDocument/2006/relationships/hyperlink" Target="file:///C:\Users\xtoph\Downloads\Yu_Immunity_2013" TargetMode="External"/><Relationship Id="rId1" Type="http://schemas.openxmlformats.org/officeDocument/2006/relationships/customXml" Target="../customXml/item1.xml"/><Relationship Id="rId6" Type="http://schemas.openxmlformats.org/officeDocument/2006/relationships/comments" Target="comments.xml"/><Relationship Id="rId15" Type="http://schemas.openxmlformats.org/officeDocument/2006/relationships/image" Target="media/image6.svg"/><Relationship Id="rId23" Type="http://schemas.openxmlformats.org/officeDocument/2006/relationships/image" Target="media/image14.png"/><Relationship Id="rId28" Type="http://schemas.openxmlformats.org/officeDocument/2006/relationships/hyperlink" Target="file:///C:\Users\xtoph\Downloads\Mackay_NatImmunol_2013" TargetMode="External"/><Relationship Id="rId36" Type="http://schemas.openxmlformats.org/officeDocument/2006/relationships/hyperlink" Target="file:///C:\Users\xtoph\Downloads\Buquicchio_Immunity_2024b" TargetMode="External"/><Relationship Id="rId49" Type="http://schemas.openxmlformats.org/officeDocument/2006/relationships/hyperlink" Target="file:///C:\Users\xtoph\Downloads\Hombrink_NatImmunol_2016" TargetMode="External"/><Relationship Id="rId57" Type="http://schemas.openxmlformats.org/officeDocument/2006/relationships/hyperlink" Target="file:///C:\Users\xtoph\Downloads\Kurd_SciImmunol_2020" TargetMode="External"/><Relationship Id="rId10" Type="http://schemas.openxmlformats.org/officeDocument/2006/relationships/image" Target="media/image1.png"/><Relationship Id="rId31" Type="http://schemas.openxmlformats.org/officeDocument/2006/relationships/hyperlink" Target="file:///C:\Users\xtoph\Downloads\Mathew_JExpMed_2026" TargetMode="External"/><Relationship Id="rId44" Type="http://schemas.openxmlformats.org/officeDocument/2006/relationships/image" Target="media/image18.png"/><Relationship Id="rId52" Type="http://schemas.openxmlformats.org/officeDocument/2006/relationships/hyperlink" Target="file:///C:\Users\xtoph\Downloads\Virassamy_CancerCell_2023" TargetMode="External"/><Relationship Id="rId60" Type="http://schemas.openxmlformats.org/officeDocument/2006/relationships/hyperlink" Target="file:///C:\Users\xtoph\Downloads\Zaid_ProcNatlAcadSciUSA_2014" TargetMode="External"/><Relationship Id="rId65" Type="http://schemas.openxmlformats.org/officeDocument/2006/relationships/hyperlink" Target="file:///C:\Users\xtoph\Downloads\Behr_FrontImmunol_2019" TargetMode="External"/><Relationship Id="rId73" Type="http://schemas.openxmlformats.org/officeDocument/2006/relationships/hyperlink" Target="file:///C:\Users\xtoph\Downloads\Iborra_Immunity_2016" TargetMode="External"/><Relationship Id="rId78" Type="http://schemas.openxmlformats.org/officeDocument/2006/relationships/hyperlink" Target="file:///C:\Users\xtoph\Downloads\Anadon_CancerCell_2022" TargetMode="External"/><Relationship Id="rId81" Type="http://schemas.microsoft.com/office/2011/relationships/people" Target="people.xml"/><Relationship Id="rId4" Type="http://schemas.openxmlformats.org/officeDocument/2006/relationships/settings" Target="settings.xml"/><Relationship Id="rId9" Type="http://schemas.microsoft.com/office/2018/08/relationships/commentsExtensible" Target="commentsExtensible.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file:///C:\Users\xtoph\Downloads\Park_NatImmunol_2026" TargetMode="External"/><Relationship Id="rId34" Type="http://schemas.openxmlformats.org/officeDocument/2006/relationships/hyperlink" Target="file:///C:\Users\xtoph\Downloads\Mackay_Immunity_2015" TargetMode="External"/><Relationship Id="rId50" Type="http://schemas.openxmlformats.org/officeDocument/2006/relationships/hyperlink" Target="file:///C:\Users\xtoph\Downloads\Buquicchio_Immunity_2024b" TargetMode="External"/><Relationship Id="rId55" Type="http://schemas.openxmlformats.org/officeDocument/2006/relationships/hyperlink" Target="file:///C:\Users\xtoph\Downloads\Christo_NatImmunol_2021" TargetMode="External"/><Relationship Id="rId76" Type="http://schemas.openxmlformats.org/officeDocument/2006/relationships/hyperlink" Target="file:///C:\Users\xtoph\Downloads\Mohammed_NatImmunol_2016a" TargetMode="External"/><Relationship Id="rId7" Type="http://schemas.microsoft.com/office/2011/relationships/commentsExtended" Target="commentsExtended.xml"/><Relationship Id="rId71" Type="http://schemas.openxmlformats.org/officeDocument/2006/relationships/hyperlink" Target="file:///C:\Users\xtoph\Downloads\Park_NatImmunol_2026" TargetMode="External"/><Relationship Id="rId2" Type="http://schemas.openxmlformats.org/officeDocument/2006/relationships/numbering" Target="numbering.xml"/><Relationship Id="rId29" Type="http://schemas.openxmlformats.org/officeDocument/2006/relationships/hyperlink" Target="file:///C:\Users\xtoph\Downloads\Crowl_NatImmunol_2022" TargetMode="External"/><Relationship Id="rId24" Type="http://schemas.openxmlformats.org/officeDocument/2006/relationships/image" Target="media/image15.jpeg"/><Relationship Id="rId40" Type="http://schemas.openxmlformats.org/officeDocument/2006/relationships/hyperlink" Target="file:///C:\Users\xtoph\Downloads\Urban_NatImmunol_2020" TargetMode="External"/><Relationship Id="rId45" Type="http://schemas.openxmlformats.org/officeDocument/2006/relationships/image" Target="media/image19.png"/><Relationship Id="rId66" Type="http://schemas.openxmlformats.org/officeDocument/2006/relationships/hyperlink" Target="file:///C:\Users\xtoph\Downloads\Behr_FrontImmunol_2019"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D49D19-BBEB-47D2-848D-F085983023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1116</TotalTime>
  <Pages>104</Pages>
  <Words>37725</Words>
  <Characters>215035</Characters>
  <Application>Microsoft Office Word</Application>
  <DocSecurity>0</DocSecurity>
  <Lines>1791</Lines>
  <Paragraphs>504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LALOY Emilien</dc:creator>
  <cp:keywords/>
  <dc:description/>
  <cp:lastModifiedBy>LALOY Emilien</cp:lastModifiedBy>
  <cp:revision>5</cp:revision>
  <dcterms:created xsi:type="dcterms:W3CDTF">2026-08-26T10:10:00Z</dcterms:created>
  <dcterms:modified xsi:type="dcterms:W3CDTF">2026-09-04T07:04:00Z</dcterms:modified>
</cp:coreProperties>
</file>